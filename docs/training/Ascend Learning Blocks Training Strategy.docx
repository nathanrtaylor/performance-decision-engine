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BA45" w14:textId="0013E131" w:rsidR="00C720F3" w:rsidRDefault="7B435DF2" w:rsidP="3FFA3EB6">
      <w:pPr>
        <w:pStyle w:val="p1"/>
        <w:jc w:val="center"/>
      </w:pPr>
      <w:r w:rsidRPr="7B435DF2">
        <w:rPr>
          <w:b/>
          <w:bCs/>
          <w:i/>
          <w:iCs/>
          <w:sz w:val="36"/>
          <w:szCs w:val="36"/>
        </w:rPr>
        <w:t>ASCEND</w:t>
      </w:r>
      <w:r w:rsidRPr="7B435DF2">
        <w:rPr>
          <w:b/>
          <w:bCs/>
          <w:sz w:val="36"/>
          <w:szCs w:val="36"/>
        </w:rPr>
        <w:t xml:space="preserve"> Learning Block Training Strategy</w:t>
      </w:r>
      <w:r>
        <w:t xml:space="preserve"> </w:t>
      </w:r>
    </w:p>
    <w:p w14:paraId="1A524F16" w14:textId="3E74FA41" w:rsidR="00C720F3" w:rsidRDefault="3FFA3EB6" w:rsidP="00C720F3">
      <w:pPr>
        <w:pStyle w:val="p1"/>
      </w:pPr>
      <w:r>
        <w:t>Need support establishing a consolidated Philippines view across Nuvali, Iloilo, and Clark, specifically identifying the 20-person classes where secondary Trainers are being removed and Coach support will be required. This will enable us to align Coach coverage to immediate class needs while creating capacity for Ascend upskilling.</w:t>
      </w:r>
    </w:p>
    <w:p w14:paraId="78ECFB7A" w14:textId="62B0C9B2" w:rsidR="00B833F6" w:rsidRPr="00DC4ECF" w:rsidRDefault="00B833F6" w:rsidP="005B034A">
      <w:pPr>
        <w:pStyle w:val="IntenseQuote"/>
        <w:spacing w:before="0" w:after="0" w:line="240" w:lineRule="auto"/>
        <w:rPr>
          <w:b/>
          <w:bCs/>
          <w:i w:val="0"/>
          <w:iCs w:val="0"/>
          <w:sz w:val="36"/>
          <w:szCs w:val="36"/>
        </w:rPr>
      </w:pPr>
    </w:p>
    <w:p w14:paraId="487BECFE" w14:textId="77777777" w:rsidR="0071586A" w:rsidRPr="0071586A" w:rsidRDefault="0071586A" w:rsidP="005B034A">
      <w:pPr>
        <w:spacing w:after="0" w:line="240" w:lineRule="auto"/>
      </w:pPr>
    </w:p>
    <w:sdt>
      <w:sdtPr>
        <w:rPr>
          <w:rFonts w:asciiTheme="minorHAnsi" w:eastAsiaTheme="minorEastAsia" w:hAnsiTheme="minorHAnsi" w:cstheme="minorBidi"/>
          <w:color w:val="auto"/>
          <w:kern w:val="2"/>
          <w:sz w:val="24"/>
          <w:szCs w:val="24"/>
          <w14:ligatures w14:val="standardContextual"/>
        </w:rPr>
        <w:id w:val="743920196"/>
        <w:docPartObj>
          <w:docPartGallery w:val="Table of Contents"/>
          <w:docPartUnique/>
        </w:docPartObj>
      </w:sdtPr>
      <w:sdtEndPr>
        <w:rPr>
          <w:b/>
          <w:bCs/>
        </w:rPr>
      </w:sdtEndPr>
      <w:sdtContent>
        <w:p w14:paraId="364E1197" w14:textId="4AF0E270" w:rsidR="00BB34CF" w:rsidRDefault="00BB34CF" w:rsidP="005B034A">
          <w:pPr>
            <w:pStyle w:val="TOCHeading"/>
            <w:spacing w:before="0" w:line="240" w:lineRule="auto"/>
            <w:rPr>
              <w:rFonts w:hint="eastAsia"/>
            </w:rPr>
          </w:pPr>
          <w:r>
            <w:t>Contents</w:t>
          </w:r>
        </w:p>
        <w:p w14:paraId="1C17C775" w14:textId="0A94EB9F" w:rsidR="00820F5D" w:rsidRDefault="00BB34CF">
          <w:pPr>
            <w:pStyle w:val="TOC2"/>
            <w:tabs>
              <w:tab w:val="right" w:leader="dot" w:pos="13948"/>
            </w:tabs>
            <w:rPr>
              <w:rFonts w:eastAsiaTheme="minorEastAsia"/>
              <w:noProof/>
            </w:rPr>
          </w:pPr>
          <w:r>
            <w:fldChar w:fldCharType="begin"/>
          </w:r>
          <w:r>
            <w:instrText xml:space="preserve"> TOC \o "1-3" \h \z \u </w:instrText>
          </w:r>
          <w:r>
            <w:fldChar w:fldCharType="separate"/>
          </w:r>
          <w:hyperlink w:anchor="_Toc236830907" w:history="1">
            <w:r w:rsidR="00820F5D" w:rsidRPr="00C60CB0">
              <w:rPr>
                <w:rStyle w:val="Hyperlink"/>
                <w:noProof/>
              </w:rPr>
              <w:t>Learning Block 1: Welcome to Asurion</w:t>
            </w:r>
            <w:r w:rsidR="00820F5D">
              <w:rPr>
                <w:noProof/>
                <w:webHidden/>
              </w:rPr>
              <w:tab/>
            </w:r>
            <w:r w:rsidR="00820F5D">
              <w:rPr>
                <w:noProof/>
                <w:webHidden/>
              </w:rPr>
              <w:fldChar w:fldCharType="begin"/>
            </w:r>
            <w:r w:rsidR="00820F5D">
              <w:rPr>
                <w:noProof/>
                <w:webHidden/>
              </w:rPr>
              <w:instrText xml:space="preserve"> PAGEREF _Toc236830907 \h </w:instrText>
            </w:r>
            <w:r w:rsidR="00820F5D">
              <w:rPr>
                <w:noProof/>
                <w:webHidden/>
              </w:rPr>
            </w:r>
            <w:r w:rsidR="00820F5D">
              <w:rPr>
                <w:noProof/>
                <w:webHidden/>
              </w:rPr>
              <w:fldChar w:fldCharType="separate"/>
            </w:r>
            <w:r w:rsidR="00820F5D">
              <w:rPr>
                <w:noProof/>
                <w:webHidden/>
              </w:rPr>
              <w:t>3</w:t>
            </w:r>
            <w:r w:rsidR="00820F5D">
              <w:rPr>
                <w:noProof/>
                <w:webHidden/>
              </w:rPr>
              <w:fldChar w:fldCharType="end"/>
            </w:r>
          </w:hyperlink>
        </w:p>
        <w:p w14:paraId="574B9E82" w14:textId="7982BBD0" w:rsidR="00820F5D" w:rsidRDefault="00820F5D">
          <w:pPr>
            <w:pStyle w:val="TOC2"/>
            <w:tabs>
              <w:tab w:val="right" w:leader="dot" w:pos="13948"/>
            </w:tabs>
            <w:rPr>
              <w:rFonts w:eastAsiaTheme="minorEastAsia"/>
              <w:noProof/>
            </w:rPr>
          </w:pPr>
          <w:hyperlink w:anchor="_Toc236830908" w:history="1">
            <w:r w:rsidRPr="00C60CB0">
              <w:rPr>
                <w:rStyle w:val="Hyperlink"/>
                <w:noProof/>
              </w:rPr>
              <w:t>Learning Block 2: Expert Foundations- The Tech Coach Role &amp; Call Flow</w:t>
            </w:r>
            <w:r>
              <w:rPr>
                <w:noProof/>
                <w:webHidden/>
              </w:rPr>
              <w:tab/>
            </w:r>
            <w:r>
              <w:rPr>
                <w:noProof/>
                <w:webHidden/>
              </w:rPr>
              <w:fldChar w:fldCharType="begin"/>
            </w:r>
            <w:r>
              <w:rPr>
                <w:noProof/>
                <w:webHidden/>
              </w:rPr>
              <w:instrText xml:space="preserve"> PAGEREF _Toc236830908 \h </w:instrText>
            </w:r>
            <w:r>
              <w:rPr>
                <w:noProof/>
                <w:webHidden/>
              </w:rPr>
            </w:r>
            <w:r>
              <w:rPr>
                <w:noProof/>
                <w:webHidden/>
              </w:rPr>
              <w:fldChar w:fldCharType="separate"/>
            </w:r>
            <w:r>
              <w:rPr>
                <w:noProof/>
                <w:webHidden/>
              </w:rPr>
              <w:t>4</w:t>
            </w:r>
            <w:r>
              <w:rPr>
                <w:noProof/>
                <w:webHidden/>
              </w:rPr>
              <w:fldChar w:fldCharType="end"/>
            </w:r>
          </w:hyperlink>
        </w:p>
        <w:p w14:paraId="0B0CB440" w14:textId="756ECF6F" w:rsidR="00820F5D" w:rsidRDefault="00820F5D">
          <w:pPr>
            <w:pStyle w:val="TOC2"/>
            <w:tabs>
              <w:tab w:val="right" w:leader="dot" w:pos="13948"/>
            </w:tabs>
            <w:rPr>
              <w:rFonts w:eastAsiaTheme="minorEastAsia"/>
              <w:noProof/>
            </w:rPr>
          </w:pPr>
          <w:hyperlink w:anchor="_Toc236830909" w:history="1">
            <w:r w:rsidRPr="00C60CB0">
              <w:rPr>
                <w:rStyle w:val="Hyperlink"/>
                <w:noProof/>
              </w:rPr>
              <w:t>Learning Block 3: Tools for the Call Flow- Asurion Tools</w:t>
            </w:r>
            <w:r>
              <w:rPr>
                <w:noProof/>
                <w:webHidden/>
              </w:rPr>
              <w:tab/>
            </w:r>
            <w:r>
              <w:rPr>
                <w:noProof/>
                <w:webHidden/>
              </w:rPr>
              <w:fldChar w:fldCharType="begin"/>
            </w:r>
            <w:r>
              <w:rPr>
                <w:noProof/>
                <w:webHidden/>
              </w:rPr>
              <w:instrText xml:space="preserve"> PAGEREF _Toc236830909 \h </w:instrText>
            </w:r>
            <w:r>
              <w:rPr>
                <w:noProof/>
                <w:webHidden/>
              </w:rPr>
            </w:r>
            <w:r>
              <w:rPr>
                <w:noProof/>
                <w:webHidden/>
              </w:rPr>
              <w:fldChar w:fldCharType="separate"/>
            </w:r>
            <w:r>
              <w:rPr>
                <w:noProof/>
                <w:webHidden/>
              </w:rPr>
              <w:t>7</w:t>
            </w:r>
            <w:r>
              <w:rPr>
                <w:noProof/>
                <w:webHidden/>
              </w:rPr>
              <w:fldChar w:fldCharType="end"/>
            </w:r>
          </w:hyperlink>
        </w:p>
        <w:p w14:paraId="016BB89F" w14:textId="4F7985B7" w:rsidR="00820F5D" w:rsidRDefault="00820F5D">
          <w:pPr>
            <w:pStyle w:val="TOC2"/>
            <w:tabs>
              <w:tab w:val="right" w:leader="dot" w:pos="13948"/>
            </w:tabs>
            <w:rPr>
              <w:rFonts w:eastAsiaTheme="minorEastAsia"/>
              <w:noProof/>
            </w:rPr>
          </w:pPr>
          <w:hyperlink w:anchor="_Toc236830910" w:history="1">
            <w:r w:rsidRPr="00C60CB0">
              <w:rPr>
                <w:rStyle w:val="Hyperlink"/>
                <w:noProof/>
              </w:rPr>
              <w:t>Learning Block 4: Tools for the Call Flow- Client Tools</w:t>
            </w:r>
            <w:r>
              <w:rPr>
                <w:noProof/>
                <w:webHidden/>
              </w:rPr>
              <w:tab/>
            </w:r>
            <w:r>
              <w:rPr>
                <w:noProof/>
                <w:webHidden/>
              </w:rPr>
              <w:fldChar w:fldCharType="begin"/>
            </w:r>
            <w:r>
              <w:rPr>
                <w:noProof/>
                <w:webHidden/>
              </w:rPr>
              <w:instrText xml:space="preserve"> PAGEREF _Toc236830910 \h </w:instrText>
            </w:r>
            <w:r>
              <w:rPr>
                <w:noProof/>
                <w:webHidden/>
              </w:rPr>
            </w:r>
            <w:r>
              <w:rPr>
                <w:noProof/>
                <w:webHidden/>
              </w:rPr>
              <w:fldChar w:fldCharType="separate"/>
            </w:r>
            <w:r>
              <w:rPr>
                <w:noProof/>
                <w:webHidden/>
              </w:rPr>
              <w:t>9</w:t>
            </w:r>
            <w:r>
              <w:rPr>
                <w:noProof/>
                <w:webHidden/>
              </w:rPr>
              <w:fldChar w:fldCharType="end"/>
            </w:r>
          </w:hyperlink>
        </w:p>
        <w:p w14:paraId="1C96562C" w14:textId="4F146FCB" w:rsidR="00820F5D" w:rsidRDefault="00820F5D">
          <w:pPr>
            <w:pStyle w:val="TOC2"/>
            <w:tabs>
              <w:tab w:val="right" w:leader="dot" w:pos="13948"/>
            </w:tabs>
            <w:rPr>
              <w:rFonts w:eastAsiaTheme="minorEastAsia"/>
              <w:noProof/>
            </w:rPr>
          </w:pPr>
          <w:hyperlink w:anchor="_Toc236830911" w:history="1">
            <w:r w:rsidRPr="00C60CB0">
              <w:rPr>
                <w:rStyle w:val="Hyperlink"/>
                <w:noProof/>
              </w:rPr>
              <w:t>Learning Block 5: Sales Foundation- Product Knowledge, Compliance, &amp; Integrity</w:t>
            </w:r>
            <w:r>
              <w:rPr>
                <w:noProof/>
                <w:webHidden/>
              </w:rPr>
              <w:tab/>
            </w:r>
            <w:r>
              <w:rPr>
                <w:noProof/>
                <w:webHidden/>
              </w:rPr>
              <w:fldChar w:fldCharType="begin"/>
            </w:r>
            <w:r>
              <w:rPr>
                <w:noProof/>
                <w:webHidden/>
              </w:rPr>
              <w:instrText xml:space="preserve"> PAGEREF _Toc236830911 \h </w:instrText>
            </w:r>
            <w:r>
              <w:rPr>
                <w:noProof/>
                <w:webHidden/>
              </w:rPr>
            </w:r>
            <w:r>
              <w:rPr>
                <w:noProof/>
                <w:webHidden/>
              </w:rPr>
              <w:fldChar w:fldCharType="separate"/>
            </w:r>
            <w:r>
              <w:rPr>
                <w:noProof/>
                <w:webHidden/>
              </w:rPr>
              <w:t>11</w:t>
            </w:r>
            <w:r>
              <w:rPr>
                <w:noProof/>
                <w:webHidden/>
              </w:rPr>
              <w:fldChar w:fldCharType="end"/>
            </w:r>
          </w:hyperlink>
        </w:p>
        <w:p w14:paraId="4E74A87B" w14:textId="6356ECD4" w:rsidR="00820F5D" w:rsidRDefault="00820F5D">
          <w:pPr>
            <w:pStyle w:val="TOC2"/>
            <w:tabs>
              <w:tab w:val="right" w:leader="dot" w:pos="13948"/>
            </w:tabs>
            <w:rPr>
              <w:rFonts w:eastAsiaTheme="minorEastAsia"/>
              <w:noProof/>
            </w:rPr>
          </w:pPr>
          <w:hyperlink w:anchor="_Toc236830912" w:history="1">
            <w:r w:rsidRPr="00C60CB0">
              <w:rPr>
                <w:rStyle w:val="Hyperlink"/>
                <w:noProof/>
              </w:rPr>
              <w:t>Learning Block 6: Call Flow Stage 1: Greeting, Verify, Asses, Empathy &amp; Assurance</w:t>
            </w:r>
            <w:r>
              <w:rPr>
                <w:noProof/>
                <w:webHidden/>
              </w:rPr>
              <w:tab/>
            </w:r>
            <w:r>
              <w:rPr>
                <w:noProof/>
                <w:webHidden/>
              </w:rPr>
              <w:fldChar w:fldCharType="begin"/>
            </w:r>
            <w:r>
              <w:rPr>
                <w:noProof/>
                <w:webHidden/>
              </w:rPr>
              <w:instrText xml:space="preserve"> PAGEREF _Toc236830912 \h </w:instrText>
            </w:r>
            <w:r>
              <w:rPr>
                <w:noProof/>
                <w:webHidden/>
              </w:rPr>
            </w:r>
            <w:r>
              <w:rPr>
                <w:noProof/>
                <w:webHidden/>
              </w:rPr>
              <w:fldChar w:fldCharType="separate"/>
            </w:r>
            <w:r>
              <w:rPr>
                <w:noProof/>
                <w:webHidden/>
              </w:rPr>
              <w:t>13</w:t>
            </w:r>
            <w:r>
              <w:rPr>
                <w:noProof/>
                <w:webHidden/>
              </w:rPr>
              <w:fldChar w:fldCharType="end"/>
            </w:r>
          </w:hyperlink>
        </w:p>
        <w:p w14:paraId="6C705B7F" w14:textId="5A6368F1" w:rsidR="00820F5D" w:rsidRDefault="00820F5D">
          <w:pPr>
            <w:pStyle w:val="TOC2"/>
            <w:tabs>
              <w:tab w:val="right" w:leader="dot" w:pos="13948"/>
            </w:tabs>
            <w:rPr>
              <w:rFonts w:eastAsiaTheme="minorEastAsia"/>
              <w:noProof/>
            </w:rPr>
          </w:pPr>
          <w:hyperlink w:anchor="_Toc236830913" w:history="1">
            <w:r w:rsidRPr="00C60CB0">
              <w:rPr>
                <w:rStyle w:val="Hyperlink"/>
                <w:noProof/>
              </w:rPr>
              <w:t>Learning Block 7: Call Flow Stage 2: Troubleshooting Basics</w:t>
            </w:r>
            <w:r>
              <w:rPr>
                <w:noProof/>
                <w:webHidden/>
              </w:rPr>
              <w:tab/>
            </w:r>
            <w:r>
              <w:rPr>
                <w:noProof/>
                <w:webHidden/>
              </w:rPr>
              <w:fldChar w:fldCharType="begin"/>
            </w:r>
            <w:r>
              <w:rPr>
                <w:noProof/>
                <w:webHidden/>
              </w:rPr>
              <w:instrText xml:space="preserve"> PAGEREF _Toc236830913 \h </w:instrText>
            </w:r>
            <w:r>
              <w:rPr>
                <w:noProof/>
                <w:webHidden/>
              </w:rPr>
            </w:r>
            <w:r>
              <w:rPr>
                <w:noProof/>
                <w:webHidden/>
              </w:rPr>
              <w:fldChar w:fldCharType="separate"/>
            </w:r>
            <w:r>
              <w:rPr>
                <w:noProof/>
                <w:webHidden/>
              </w:rPr>
              <w:t>16</w:t>
            </w:r>
            <w:r>
              <w:rPr>
                <w:noProof/>
                <w:webHidden/>
              </w:rPr>
              <w:fldChar w:fldCharType="end"/>
            </w:r>
          </w:hyperlink>
        </w:p>
        <w:p w14:paraId="2D73135F" w14:textId="06F885BA" w:rsidR="00820F5D" w:rsidRDefault="00820F5D">
          <w:pPr>
            <w:pStyle w:val="TOC2"/>
            <w:tabs>
              <w:tab w:val="right" w:leader="dot" w:pos="13948"/>
            </w:tabs>
            <w:rPr>
              <w:rFonts w:eastAsiaTheme="minorEastAsia"/>
              <w:noProof/>
            </w:rPr>
          </w:pPr>
          <w:hyperlink w:anchor="_Toc236830914" w:history="1">
            <w:r w:rsidRPr="00C60CB0">
              <w:rPr>
                <w:rStyle w:val="Hyperlink"/>
                <w:noProof/>
              </w:rPr>
              <w:t xml:space="preserve">Learning Block 8: Call Flow Stage </w:t>
            </w:r>
            <w:r w:rsidR="009666AD">
              <w:rPr>
                <w:rStyle w:val="Hyperlink"/>
                <w:noProof/>
              </w:rPr>
              <w:t>3</w:t>
            </w:r>
            <w:r w:rsidRPr="00C60CB0">
              <w:rPr>
                <w:rStyle w:val="Hyperlink"/>
                <w:noProof/>
              </w:rPr>
              <w:t>: Solve &amp; Test - Device Basics</w:t>
            </w:r>
            <w:r>
              <w:rPr>
                <w:noProof/>
                <w:webHidden/>
              </w:rPr>
              <w:tab/>
            </w:r>
            <w:r>
              <w:rPr>
                <w:noProof/>
                <w:webHidden/>
              </w:rPr>
              <w:fldChar w:fldCharType="begin"/>
            </w:r>
            <w:r>
              <w:rPr>
                <w:noProof/>
                <w:webHidden/>
              </w:rPr>
              <w:instrText xml:space="preserve"> PAGEREF _Toc236830914 \h </w:instrText>
            </w:r>
            <w:r>
              <w:rPr>
                <w:noProof/>
                <w:webHidden/>
              </w:rPr>
            </w:r>
            <w:r>
              <w:rPr>
                <w:noProof/>
                <w:webHidden/>
              </w:rPr>
              <w:fldChar w:fldCharType="separate"/>
            </w:r>
            <w:r>
              <w:rPr>
                <w:noProof/>
                <w:webHidden/>
              </w:rPr>
              <w:t>18</w:t>
            </w:r>
            <w:r>
              <w:rPr>
                <w:noProof/>
                <w:webHidden/>
              </w:rPr>
              <w:fldChar w:fldCharType="end"/>
            </w:r>
          </w:hyperlink>
        </w:p>
        <w:p w14:paraId="32BADD48" w14:textId="75391CCF" w:rsidR="00820F5D" w:rsidRDefault="00820F5D">
          <w:pPr>
            <w:pStyle w:val="TOC2"/>
            <w:tabs>
              <w:tab w:val="right" w:leader="dot" w:pos="13948"/>
            </w:tabs>
            <w:rPr>
              <w:rFonts w:eastAsiaTheme="minorEastAsia"/>
              <w:noProof/>
            </w:rPr>
          </w:pPr>
          <w:hyperlink w:anchor="_Toc236830915" w:history="1">
            <w:r w:rsidRPr="00C60CB0">
              <w:rPr>
                <w:rStyle w:val="Hyperlink"/>
                <w:noProof/>
              </w:rPr>
              <w:t xml:space="preserve">Learning Block 9: Call Flow Stage </w:t>
            </w:r>
            <w:r w:rsidR="009666AD">
              <w:rPr>
                <w:rStyle w:val="Hyperlink"/>
                <w:noProof/>
              </w:rPr>
              <w:t>3</w:t>
            </w:r>
            <w:r w:rsidRPr="00C60CB0">
              <w:rPr>
                <w:rStyle w:val="Hyperlink"/>
                <w:noProof/>
              </w:rPr>
              <w:t>- Solve &amp; Test- Hardware vs Software</w:t>
            </w:r>
            <w:r>
              <w:rPr>
                <w:noProof/>
                <w:webHidden/>
              </w:rPr>
              <w:tab/>
            </w:r>
            <w:r>
              <w:rPr>
                <w:noProof/>
                <w:webHidden/>
              </w:rPr>
              <w:fldChar w:fldCharType="begin"/>
            </w:r>
            <w:r>
              <w:rPr>
                <w:noProof/>
                <w:webHidden/>
              </w:rPr>
              <w:instrText xml:space="preserve"> PAGEREF _Toc236830915 \h </w:instrText>
            </w:r>
            <w:r>
              <w:rPr>
                <w:noProof/>
                <w:webHidden/>
              </w:rPr>
            </w:r>
            <w:r>
              <w:rPr>
                <w:noProof/>
                <w:webHidden/>
              </w:rPr>
              <w:fldChar w:fldCharType="separate"/>
            </w:r>
            <w:r>
              <w:rPr>
                <w:noProof/>
                <w:webHidden/>
              </w:rPr>
              <w:t>20</w:t>
            </w:r>
            <w:r>
              <w:rPr>
                <w:noProof/>
                <w:webHidden/>
              </w:rPr>
              <w:fldChar w:fldCharType="end"/>
            </w:r>
          </w:hyperlink>
        </w:p>
        <w:p w14:paraId="45C7EEB8" w14:textId="18F69E34" w:rsidR="00820F5D" w:rsidRDefault="00820F5D">
          <w:pPr>
            <w:pStyle w:val="TOC2"/>
            <w:tabs>
              <w:tab w:val="right" w:leader="dot" w:pos="13948"/>
            </w:tabs>
            <w:rPr>
              <w:rFonts w:eastAsiaTheme="minorEastAsia"/>
              <w:noProof/>
            </w:rPr>
          </w:pPr>
          <w:hyperlink w:anchor="_Toc236830916" w:history="1">
            <w:r w:rsidRPr="00C60CB0">
              <w:rPr>
                <w:rStyle w:val="Hyperlink"/>
                <w:noProof/>
              </w:rPr>
              <w:t xml:space="preserve">Learning Block 10: Call Flow Stage </w:t>
            </w:r>
            <w:r w:rsidR="009666AD">
              <w:rPr>
                <w:rStyle w:val="Hyperlink"/>
                <w:noProof/>
              </w:rPr>
              <w:t>3</w:t>
            </w:r>
            <w:r w:rsidRPr="00C60CB0">
              <w:rPr>
                <w:rStyle w:val="Hyperlink"/>
                <w:noProof/>
              </w:rPr>
              <w:t>- Solve &amp; Test- Networking</w:t>
            </w:r>
            <w:r>
              <w:rPr>
                <w:noProof/>
                <w:webHidden/>
              </w:rPr>
              <w:tab/>
            </w:r>
            <w:r>
              <w:rPr>
                <w:noProof/>
                <w:webHidden/>
              </w:rPr>
              <w:fldChar w:fldCharType="begin"/>
            </w:r>
            <w:r>
              <w:rPr>
                <w:noProof/>
                <w:webHidden/>
              </w:rPr>
              <w:instrText xml:space="preserve"> PAGEREF _Toc236830916 \h </w:instrText>
            </w:r>
            <w:r>
              <w:rPr>
                <w:noProof/>
                <w:webHidden/>
              </w:rPr>
            </w:r>
            <w:r>
              <w:rPr>
                <w:noProof/>
                <w:webHidden/>
              </w:rPr>
              <w:fldChar w:fldCharType="separate"/>
            </w:r>
            <w:r>
              <w:rPr>
                <w:noProof/>
                <w:webHidden/>
              </w:rPr>
              <w:t>22</w:t>
            </w:r>
            <w:r>
              <w:rPr>
                <w:noProof/>
                <w:webHidden/>
              </w:rPr>
              <w:fldChar w:fldCharType="end"/>
            </w:r>
          </w:hyperlink>
        </w:p>
        <w:p w14:paraId="221DE156" w14:textId="0D5A3B5D" w:rsidR="00820F5D" w:rsidRDefault="00820F5D">
          <w:pPr>
            <w:pStyle w:val="TOC2"/>
            <w:tabs>
              <w:tab w:val="right" w:leader="dot" w:pos="13948"/>
            </w:tabs>
            <w:rPr>
              <w:rFonts w:eastAsiaTheme="minorEastAsia"/>
              <w:noProof/>
            </w:rPr>
          </w:pPr>
          <w:hyperlink w:anchor="_Toc236830917" w:history="1">
            <w:r w:rsidRPr="00C60CB0">
              <w:rPr>
                <w:rStyle w:val="Hyperlink"/>
                <w:noProof/>
              </w:rPr>
              <w:t xml:space="preserve">Learning Block 11: Call Flow Stage </w:t>
            </w:r>
            <w:r w:rsidR="009666AD">
              <w:rPr>
                <w:rStyle w:val="Hyperlink"/>
                <w:noProof/>
              </w:rPr>
              <w:t>3</w:t>
            </w:r>
            <w:r w:rsidRPr="00C60CB0">
              <w:rPr>
                <w:rStyle w:val="Hyperlink"/>
                <w:noProof/>
              </w:rPr>
              <w:t>- Solve &amp; Test- Activations and Device Onboarding</w:t>
            </w:r>
            <w:r>
              <w:rPr>
                <w:noProof/>
                <w:webHidden/>
              </w:rPr>
              <w:tab/>
            </w:r>
            <w:r>
              <w:rPr>
                <w:noProof/>
                <w:webHidden/>
              </w:rPr>
              <w:fldChar w:fldCharType="begin"/>
            </w:r>
            <w:r>
              <w:rPr>
                <w:noProof/>
                <w:webHidden/>
              </w:rPr>
              <w:instrText xml:space="preserve"> PAGEREF _Toc236830917 \h </w:instrText>
            </w:r>
            <w:r>
              <w:rPr>
                <w:noProof/>
                <w:webHidden/>
              </w:rPr>
            </w:r>
            <w:r>
              <w:rPr>
                <w:noProof/>
                <w:webHidden/>
              </w:rPr>
              <w:fldChar w:fldCharType="separate"/>
            </w:r>
            <w:r>
              <w:rPr>
                <w:noProof/>
                <w:webHidden/>
              </w:rPr>
              <w:t>25</w:t>
            </w:r>
            <w:r>
              <w:rPr>
                <w:noProof/>
                <w:webHidden/>
              </w:rPr>
              <w:fldChar w:fldCharType="end"/>
            </w:r>
          </w:hyperlink>
        </w:p>
        <w:p w14:paraId="6F5A6792" w14:textId="61B2BB0E" w:rsidR="00820F5D" w:rsidRDefault="00820F5D">
          <w:pPr>
            <w:pStyle w:val="TOC2"/>
            <w:tabs>
              <w:tab w:val="right" w:leader="dot" w:pos="13948"/>
            </w:tabs>
            <w:rPr>
              <w:rFonts w:eastAsiaTheme="minorEastAsia"/>
              <w:noProof/>
            </w:rPr>
          </w:pPr>
          <w:hyperlink w:anchor="_Toc236830918" w:history="1">
            <w:r w:rsidRPr="00C60CB0">
              <w:rPr>
                <w:rStyle w:val="Hyperlink"/>
                <w:noProof/>
              </w:rPr>
              <w:t>Learning Block 12: Call Flow Stage</w:t>
            </w:r>
            <w:r w:rsidR="009666AD">
              <w:rPr>
                <w:rStyle w:val="Hyperlink"/>
                <w:noProof/>
              </w:rPr>
              <w:t xml:space="preserve"> 3</w:t>
            </w:r>
            <w:r w:rsidRPr="00C60CB0">
              <w:rPr>
                <w:rStyle w:val="Hyperlink"/>
                <w:noProof/>
              </w:rPr>
              <w:t>- Solve &amp; Test- Carrier Account</w:t>
            </w:r>
            <w:r>
              <w:rPr>
                <w:noProof/>
                <w:webHidden/>
              </w:rPr>
              <w:tab/>
            </w:r>
            <w:r>
              <w:rPr>
                <w:noProof/>
                <w:webHidden/>
              </w:rPr>
              <w:fldChar w:fldCharType="begin"/>
            </w:r>
            <w:r>
              <w:rPr>
                <w:noProof/>
                <w:webHidden/>
              </w:rPr>
              <w:instrText xml:space="preserve"> PAGEREF _Toc236830918 \h </w:instrText>
            </w:r>
            <w:r>
              <w:rPr>
                <w:noProof/>
                <w:webHidden/>
              </w:rPr>
            </w:r>
            <w:r>
              <w:rPr>
                <w:noProof/>
                <w:webHidden/>
              </w:rPr>
              <w:fldChar w:fldCharType="separate"/>
            </w:r>
            <w:r>
              <w:rPr>
                <w:noProof/>
                <w:webHidden/>
              </w:rPr>
              <w:t>28</w:t>
            </w:r>
            <w:r>
              <w:rPr>
                <w:noProof/>
                <w:webHidden/>
              </w:rPr>
              <w:fldChar w:fldCharType="end"/>
            </w:r>
          </w:hyperlink>
        </w:p>
        <w:p w14:paraId="7A44493E" w14:textId="5AAB1C31" w:rsidR="00820F5D" w:rsidRDefault="00820F5D">
          <w:pPr>
            <w:pStyle w:val="TOC2"/>
            <w:tabs>
              <w:tab w:val="right" w:leader="dot" w:pos="13948"/>
            </w:tabs>
            <w:rPr>
              <w:rFonts w:eastAsiaTheme="minorEastAsia"/>
              <w:noProof/>
            </w:rPr>
          </w:pPr>
          <w:hyperlink w:anchor="_Toc236830919" w:history="1">
            <w:r w:rsidRPr="00C60CB0">
              <w:rPr>
                <w:rStyle w:val="Hyperlink"/>
                <w:noProof/>
              </w:rPr>
              <w:t xml:space="preserve">Learning Block 13: Call Flow Stage </w:t>
            </w:r>
            <w:r w:rsidR="009666AD">
              <w:rPr>
                <w:rStyle w:val="Hyperlink"/>
                <w:noProof/>
              </w:rPr>
              <w:t>3</w:t>
            </w:r>
            <w:r w:rsidRPr="00C60CB0">
              <w:rPr>
                <w:rStyle w:val="Hyperlink"/>
                <w:noProof/>
              </w:rPr>
              <w:t>- Solve &amp; Test- Insurance &amp; Warranty Claims</w:t>
            </w:r>
            <w:r>
              <w:rPr>
                <w:noProof/>
                <w:webHidden/>
              </w:rPr>
              <w:tab/>
            </w:r>
            <w:r>
              <w:rPr>
                <w:noProof/>
                <w:webHidden/>
              </w:rPr>
              <w:fldChar w:fldCharType="begin"/>
            </w:r>
            <w:r>
              <w:rPr>
                <w:noProof/>
                <w:webHidden/>
              </w:rPr>
              <w:instrText xml:space="preserve"> PAGEREF _Toc236830919 \h </w:instrText>
            </w:r>
            <w:r>
              <w:rPr>
                <w:noProof/>
                <w:webHidden/>
              </w:rPr>
            </w:r>
            <w:r>
              <w:rPr>
                <w:noProof/>
                <w:webHidden/>
              </w:rPr>
              <w:fldChar w:fldCharType="separate"/>
            </w:r>
            <w:r>
              <w:rPr>
                <w:noProof/>
                <w:webHidden/>
              </w:rPr>
              <w:t>30</w:t>
            </w:r>
            <w:r>
              <w:rPr>
                <w:noProof/>
                <w:webHidden/>
              </w:rPr>
              <w:fldChar w:fldCharType="end"/>
            </w:r>
          </w:hyperlink>
        </w:p>
        <w:p w14:paraId="28BABD72" w14:textId="792DAE09" w:rsidR="00820F5D" w:rsidRDefault="00820F5D">
          <w:pPr>
            <w:pStyle w:val="TOC2"/>
            <w:tabs>
              <w:tab w:val="right" w:leader="dot" w:pos="13948"/>
            </w:tabs>
            <w:rPr>
              <w:rFonts w:eastAsiaTheme="minorEastAsia"/>
              <w:noProof/>
            </w:rPr>
          </w:pPr>
          <w:hyperlink w:anchor="_Toc236830920" w:history="1">
            <w:r w:rsidRPr="00C60CB0">
              <w:rPr>
                <w:rStyle w:val="Hyperlink"/>
                <w:noProof/>
              </w:rPr>
              <w:t>Learning Block 14: Call Flow Stage 4- Sales in Action</w:t>
            </w:r>
            <w:r>
              <w:rPr>
                <w:noProof/>
                <w:webHidden/>
              </w:rPr>
              <w:tab/>
            </w:r>
            <w:r>
              <w:rPr>
                <w:noProof/>
                <w:webHidden/>
              </w:rPr>
              <w:fldChar w:fldCharType="begin"/>
            </w:r>
            <w:r>
              <w:rPr>
                <w:noProof/>
                <w:webHidden/>
              </w:rPr>
              <w:instrText xml:space="preserve"> PAGEREF _Toc236830920 \h </w:instrText>
            </w:r>
            <w:r>
              <w:rPr>
                <w:noProof/>
                <w:webHidden/>
              </w:rPr>
            </w:r>
            <w:r>
              <w:rPr>
                <w:noProof/>
                <w:webHidden/>
              </w:rPr>
              <w:fldChar w:fldCharType="separate"/>
            </w:r>
            <w:r>
              <w:rPr>
                <w:noProof/>
                <w:webHidden/>
              </w:rPr>
              <w:t>32</w:t>
            </w:r>
            <w:r>
              <w:rPr>
                <w:noProof/>
                <w:webHidden/>
              </w:rPr>
              <w:fldChar w:fldCharType="end"/>
            </w:r>
          </w:hyperlink>
        </w:p>
        <w:p w14:paraId="1F0283E0" w14:textId="3FF61141" w:rsidR="00820F5D" w:rsidRDefault="00820F5D">
          <w:pPr>
            <w:pStyle w:val="TOC2"/>
            <w:tabs>
              <w:tab w:val="right" w:leader="dot" w:pos="13948"/>
            </w:tabs>
            <w:rPr>
              <w:rFonts w:eastAsiaTheme="minorEastAsia"/>
              <w:noProof/>
            </w:rPr>
          </w:pPr>
          <w:hyperlink w:anchor="_Toc236830921" w:history="1">
            <w:r w:rsidRPr="00C60CB0">
              <w:rPr>
                <w:rStyle w:val="Hyperlink"/>
                <w:noProof/>
              </w:rPr>
              <w:t>Learning Block 15: Call Flow Stage 5- Confirm, Recap, Close Part 2</w:t>
            </w:r>
            <w:r>
              <w:rPr>
                <w:noProof/>
                <w:webHidden/>
              </w:rPr>
              <w:tab/>
            </w:r>
            <w:r>
              <w:rPr>
                <w:noProof/>
                <w:webHidden/>
              </w:rPr>
              <w:fldChar w:fldCharType="begin"/>
            </w:r>
            <w:r>
              <w:rPr>
                <w:noProof/>
                <w:webHidden/>
              </w:rPr>
              <w:instrText xml:space="preserve"> PAGEREF _Toc236830921 \h </w:instrText>
            </w:r>
            <w:r>
              <w:rPr>
                <w:noProof/>
                <w:webHidden/>
              </w:rPr>
            </w:r>
            <w:r>
              <w:rPr>
                <w:noProof/>
                <w:webHidden/>
              </w:rPr>
              <w:fldChar w:fldCharType="separate"/>
            </w:r>
            <w:r>
              <w:rPr>
                <w:noProof/>
                <w:webHidden/>
              </w:rPr>
              <w:t>35</w:t>
            </w:r>
            <w:r>
              <w:rPr>
                <w:noProof/>
                <w:webHidden/>
              </w:rPr>
              <w:fldChar w:fldCharType="end"/>
            </w:r>
          </w:hyperlink>
        </w:p>
        <w:p w14:paraId="3E89EA76" w14:textId="5ECB0452" w:rsidR="00820F5D" w:rsidRDefault="00820F5D">
          <w:pPr>
            <w:pStyle w:val="TOC2"/>
            <w:tabs>
              <w:tab w:val="right" w:leader="dot" w:pos="13948"/>
            </w:tabs>
            <w:rPr>
              <w:rFonts w:eastAsiaTheme="minorEastAsia"/>
              <w:noProof/>
            </w:rPr>
          </w:pPr>
          <w:hyperlink w:anchor="_Toc236830922" w:history="1">
            <w:r w:rsidRPr="00C60CB0">
              <w:rPr>
                <w:rStyle w:val="Hyperlink"/>
                <w:noProof/>
              </w:rPr>
              <w:t>Learning Block 16: Expert Readiness- Training Closing</w:t>
            </w:r>
            <w:r>
              <w:rPr>
                <w:noProof/>
                <w:webHidden/>
              </w:rPr>
              <w:tab/>
            </w:r>
            <w:r>
              <w:rPr>
                <w:noProof/>
                <w:webHidden/>
              </w:rPr>
              <w:fldChar w:fldCharType="begin"/>
            </w:r>
            <w:r>
              <w:rPr>
                <w:noProof/>
                <w:webHidden/>
              </w:rPr>
              <w:instrText xml:space="preserve"> PAGEREF _Toc236830922 \h </w:instrText>
            </w:r>
            <w:r>
              <w:rPr>
                <w:noProof/>
                <w:webHidden/>
              </w:rPr>
            </w:r>
            <w:r>
              <w:rPr>
                <w:noProof/>
                <w:webHidden/>
              </w:rPr>
              <w:fldChar w:fldCharType="separate"/>
            </w:r>
            <w:r>
              <w:rPr>
                <w:noProof/>
                <w:webHidden/>
              </w:rPr>
              <w:t>37</w:t>
            </w:r>
            <w:r>
              <w:rPr>
                <w:noProof/>
                <w:webHidden/>
              </w:rPr>
              <w:fldChar w:fldCharType="end"/>
            </w:r>
          </w:hyperlink>
        </w:p>
        <w:p w14:paraId="4BF492A6" w14:textId="7A542756" w:rsidR="00820F5D" w:rsidRDefault="00820F5D">
          <w:pPr>
            <w:pStyle w:val="TOC2"/>
            <w:tabs>
              <w:tab w:val="right" w:leader="dot" w:pos="13948"/>
            </w:tabs>
            <w:rPr>
              <w:rFonts w:eastAsiaTheme="minorEastAsia"/>
              <w:noProof/>
            </w:rPr>
          </w:pPr>
          <w:hyperlink w:anchor="_Toc236830923" w:history="1">
            <w:r w:rsidRPr="00C60CB0">
              <w:rPr>
                <w:rStyle w:val="Hyperlink"/>
                <w:noProof/>
              </w:rPr>
              <w:t>Additional Activities</w:t>
            </w:r>
            <w:r>
              <w:rPr>
                <w:noProof/>
                <w:webHidden/>
              </w:rPr>
              <w:tab/>
            </w:r>
            <w:r>
              <w:rPr>
                <w:noProof/>
                <w:webHidden/>
              </w:rPr>
              <w:fldChar w:fldCharType="begin"/>
            </w:r>
            <w:r>
              <w:rPr>
                <w:noProof/>
                <w:webHidden/>
              </w:rPr>
              <w:instrText xml:space="preserve"> PAGEREF _Toc236830923 \h </w:instrText>
            </w:r>
            <w:r>
              <w:rPr>
                <w:noProof/>
                <w:webHidden/>
              </w:rPr>
            </w:r>
            <w:r>
              <w:rPr>
                <w:noProof/>
                <w:webHidden/>
              </w:rPr>
              <w:fldChar w:fldCharType="separate"/>
            </w:r>
            <w:r>
              <w:rPr>
                <w:noProof/>
                <w:webHidden/>
              </w:rPr>
              <w:t>40</w:t>
            </w:r>
            <w:r>
              <w:rPr>
                <w:noProof/>
                <w:webHidden/>
              </w:rPr>
              <w:fldChar w:fldCharType="end"/>
            </w:r>
          </w:hyperlink>
        </w:p>
        <w:p w14:paraId="00AAC5B9" w14:textId="11F81306" w:rsidR="00820F5D" w:rsidRDefault="00820F5D">
          <w:pPr>
            <w:pStyle w:val="TOC2"/>
            <w:tabs>
              <w:tab w:val="right" w:leader="dot" w:pos="13948"/>
            </w:tabs>
            <w:rPr>
              <w:rFonts w:eastAsiaTheme="minorEastAsia"/>
              <w:noProof/>
            </w:rPr>
          </w:pPr>
          <w:hyperlink w:anchor="_Toc236830924" w:history="1">
            <w:r w:rsidRPr="00C60CB0">
              <w:rPr>
                <w:rStyle w:val="Hyperlink"/>
                <w:noProof/>
              </w:rPr>
              <w:t>LaunchPad Outcome</w:t>
            </w:r>
            <w:r>
              <w:rPr>
                <w:noProof/>
                <w:webHidden/>
              </w:rPr>
              <w:tab/>
            </w:r>
            <w:r>
              <w:rPr>
                <w:noProof/>
                <w:webHidden/>
              </w:rPr>
              <w:fldChar w:fldCharType="begin"/>
            </w:r>
            <w:r>
              <w:rPr>
                <w:noProof/>
                <w:webHidden/>
              </w:rPr>
              <w:instrText xml:space="preserve"> PAGEREF _Toc236830924 \h </w:instrText>
            </w:r>
            <w:r>
              <w:rPr>
                <w:noProof/>
                <w:webHidden/>
              </w:rPr>
            </w:r>
            <w:r>
              <w:rPr>
                <w:noProof/>
                <w:webHidden/>
              </w:rPr>
              <w:fldChar w:fldCharType="separate"/>
            </w:r>
            <w:r>
              <w:rPr>
                <w:noProof/>
                <w:webHidden/>
              </w:rPr>
              <w:t>40</w:t>
            </w:r>
            <w:r>
              <w:rPr>
                <w:noProof/>
                <w:webHidden/>
              </w:rPr>
              <w:fldChar w:fldCharType="end"/>
            </w:r>
          </w:hyperlink>
        </w:p>
        <w:p w14:paraId="6C059CE7" w14:textId="326FEE66" w:rsidR="00BB34CF" w:rsidRDefault="00BB34CF" w:rsidP="005B034A">
          <w:pPr>
            <w:spacing w:after="0" w:line="240" w:lineRule="auto"/>
          </w:pPr>
          <w:r>
            <w:rPr>
              <w:b/>
              <w:bCs/>
              <w:noProof/>
            </w:rPr>
            <w:fldChar w:fldCharType="end"/>
          </w:r>
        </w:p>
      </w:sdtContent>
    </w:sdt>
    <w:p w14:paraId="06B2C168" w14:textId="77777777" w:rsidR="005761F4" w:rsidRDefault="005761F4" w:rsidP="005B034A">
      <w:pPr>
        <w:spacing w:after="0" w:line="240" w:lineRule="auto"/>
      </w:pPr>
    </w:p>
    <w:p w14:paraId="46F6690C" w14:textId="77777777" w:rsidR="00256BD5" w:rsidRDefault="00256BD5" w:rsidP="005B034A">
      <w:pPr>
        <w:spacing w:after="0" w:line="240" w:lineRule="auto"/>
        <w:rPr>
          <w:rFonts w:ascii="Aptos" w:eastAsia="Aptos" w:hAnsi="Aptos" w:cs="Aptos"/>
          <w:b/>
        </w:rPr>
      </w:pPr>
      <w:r>
        <w:rPr>
          <w:rFonts w:ascii="Aptos" w:eastAsia="Aptos" w:hAnsi="Aptos" w:cs="Aptos"/>
          <w:b/>
        </w:rPr>
        <w:br w:type="page"/>
      </w:r>
    </w:p>
    <w:p w14:paraId="1AE0E607" w14:textId="121B9381" w:rsidR="00AB3E17" w:rsidRPr="00AD774D" w:rsidRDefault="00AD774D" w:rsidP="005B034A">
      <w:pPr>
        <w:spacing w:after="0" w:line="240" w:lineRule="auto"/>
        <w:jc w:val="both"/>
      </w:pPr>
      <w:r w:rsidRPr="3C448DA6">
        <w:rPr>
          <w:rFonts w:ascii="Aptos" w:eastAsia="Aptos" w:hAnsi="Aptos" w:cs="Aptos"/>
          <w:b/>
        </w:rPr>
        <w:t>ASCEND</w:t>
      </w:r>
      <w:r w:rsidR="221B0101" w:rsidRPr="3C448DA6">
        <w:rPr>
          <w:rFonts w:ascii="Aptos" w:eastAsia="Aptos" w:hAnsi="Aptos" w:cs="Aptos"/>
          <w:b/>
          <w:bCs/>
        </w:rPr>
        <w:t>™</w:t>
      </w:r>
      <w:r w:rsidRPr="3C448DA6">
        <w:rPr>
          <w:rFonts w:ascii="Aptos" w:eastAsia="Aptos" w:hAnsi="Aptos" w:cs="Aptos"/>
          <w:b/>
        </w:rPr>
        <w:t xml:space="preserve"> </w:t>
      </w:r>
      <w:r w:rsidRPr="3C448DA6">
        <w:rPr>
          <w:rFonts w:ascii="Aptos" w:eastAsia="Aptos" w:hAnsi="Aptos" w:cs="Aptos"/>
        </w:rPr>
        <w:t xml:space="preserve">is </w:t>
      </w:r>
      <w:r w:rsidR="221B0101" w:rsidRPr="3C448DA6">
        <w:rPr>
          <w:rFonts w:ascii="Aptos" w:eastAsia="Aptos" w:hAnsi="Aptos" w:cs="Aptos"/>
        </w:rPr>
        <w:t>our enterprise strategy for transforming how we develop experts across the organization.</w:t>
      </w:r>
      <w:r>
        <w:t xml:space="preserve"> </w:t>
      </w:r>
      <w:r w:rsidR="71048544">
        <w:t>The Launchpad training strategy was</w:t>
      </w:r>
      <w:r w:rsidRPr="00AD774D">
        <w:t xml:space="preserve"> designed to prepare Experts for </w:t>
      </w:r>
      <w:r w:rsidR="736BD0F4">
        <w:t>their job</w:t>
      </w:r>
      <w:r w:rsidRPr="00AD774D">
        <w:t xml:space="preserve"> by shifting the </w:t>
      </w:r>
      <w:r w:rsidR="72EA58EF">
        <w:t xml:space="preserve">learning </w:t>
      </w:r>
      <w:r w:rsidRPr="00AD774D">
        <w:t>experience from content completion to demonstrated readiness. Experts will learn through bite-size CBTs that introduce essential knowledge and happy-path workflows, then immediately apply those skills through guided practice, Training Assist scenarios, simulations, coaching, and remediation. This structure helps Experts build confidence and consistency by practicing the work before they are expected to perform it with customers.</w:t>
      </w:r>
    </w:p>
    <w:p w14:paraId="170AD806" w14:textId="5CFCC03F" w:rsidR="008E527A" w:rsidRDefault="00AD774D" w:rsidP="005B034A">
      <w:pPr>
        <w:spacing w:after="0" w:line="240" w:lineRule="auto"/>
        <w:jc w:val="both"/>
      </w:pPr>
      <w:r w:rsidRPr="00AD774D">
        <w:t xml:space="preserve">Throughout training, Experts will complete </w:t>
      </w:r>
      <w:r w:rsidRPr="00C835E1">
        <w:rPr>
          <w:b/>
        </w:rPr>
        <w:t>100</w:t>
      </w:r>
      <w:r w:rsidR="50FC0AF7" w:rsidRPr="2B03E1EF">
        <w:rPr>
          <w:b/>
          <w:bCs/>
        </w:rPr>
        <w:t>+</w:t>
      </w:r>
      <w:r w:rsidRPr="00C835E1">
        <w:rPr>
          <w:b/>
        </w:rPr>
        <w:t xml:space="preserve"> </w:t>
      </w:r>
      <w:r w:rsidRPr="00AD774D">
        <w:t>progressive</w:t>
      </w:r>
      <w:r w:rsidR="008B5C80">
        <w:t>, trackable</w:t>
      </w:r>
      <w:r w:rsidRPr="00AD774D">
        <w:t xml:space="preserve"> simulated customer interactions aligned to business demand, customer impact, and known performance gaps. These simulations will focus on high-priority call types </w:t>
      </w:r>
      <w:r w:rsidR="5ED7F0D6">
        <w:t>that cover 80%+ of scenarios,</w:t>
      </w:r>
      <w:r>
        <w:t xml:space="preserve"> </w:t>
      </w:r>
      <w:r w:rsidRPr="00AD774D">
        <w:t xml:space="preserve">such as activations, network troubleshooting, insurance and warranty support, carrier account needs, apps and software issues, hardware triage, and mixed-intent scenarios. By the end of training, </w:t>
      </w:r>
      <w:commentRangeStart w:id="0"/>
      <w:r w:rsidRPr="00AD774D">
        <w:t xml:space="preserve">Experts </w:t>
      </w:r>
      <w:commentRangeEnd w:id="0"/>
      <w:r w:rsidR="00CB2884" w:rsidRPr="00AD774D">
        <w:rPr>
          <w:rStyle w:val="CommentReference"/>
          <w:sz w:val="24"/>
          <w:szCs w:val="24"/>
        </w:rPr>
        <w:commentReference w:id="0"/>
      </w:r>
      <w:r w:rsidRPr="00AD774D">
        <w:t>will be expected to demonstrate accurate verification, proper CPNI handling, correct tool and workflow use, strong customer experience behaviors, sound troubleshooting logic, appropriate scope and transfer decisions, compliant sales behaviors, accurate documentation, and readiness to support customers</w:t>
      </w:r>
      <w:r w:rsidR="3BC7DB2D">
        <w:t>.</w:t>
      </w:r>
    </w:p>
    <w:p w14:paraId="3AF492BB" w14:textId="2C94F011" w:rsidR="00017E17" w:rsidRDefault="3FF26376" w:rsidP="005B034A">
      <w:pPr>
        <w:pStyle w:val="Subtitle"/>
        <w:spacing w:after="0" w:line="240" w:lineRule="auto"/>
        <w:rPr>
          <w:rFonts w:hint="eastAsia"/>
        </w:rPr>
      </w:pPr>
      <w:r>
        <w:t>Supplemental</w:t>
      </w:r>
      <w:r w:rsidR="23360617">
        <w:t xml:space="preserve"> Note</w:t>
      </w:r>
      <w:r w:rsidR="4A21223C">
        <w:t>s</w:t>
      </w:r>
      <w:r w:rsidR="3DADD55D">
        <w:t>:</w:t>
      </w:r>
    </w:p>
    <w:p w14:paraId="149DEC2D" w14:textId="5DD64D54" w:rsidR="004477BB" w:rsidRDefault="004477BB" w:rsidP="004D2D43">
      <w:pPr>
        <w:pStyle w:val="ListParagraph"/>
        <w:numPr>
          <w:ilvl w:val="0"/>
          <w:numId w:val="1"/>
        </w:numPr>
        <w:spacing w:after="0" w:line="240" w:lineRule="auto"/>
      </w:pPr>
      <w:r>
        <w:t>T</w:t>
      </w:r>
      <w:commentRangeStart w:id="4"/>
      <w:commentRangeStart w:id="5"/>
      <w:r>
        <w:t xml:space="preserve">raining </w:t>
      </w:r>
      <w:r w:rsidR="240AAC6F">
        <w:t>Resources</w:t>
      </w:r>
    </w:p>
    <w:p w14:paraId="1174E77D" w14:textId="5287B0EC" w:rsidR="00EC7078" w:rsidRDefault="409605C2" w:rsidP="004D2D43">
      <w:pPr>
        <w:pStyle w:val="ListParagraph"/>
        <w:numPr>
          <w:ilvl w:val="1"/>
          <w:numId w:val="1"/>
        </w:numPr>
        <w:spacing w:after="0" w:line="240" w:lineRule="auto"/>
      </w:pPr>
      <w:r>
        <w:t xml:space="preserve">Visual Support for </w:t>
      </w:r>
      <w:r w:rsidR="44217D36">
        <w:t xml:space="preserve">Training </w:t>
      </w:r>
      <w:r w:rsidR="612893BC">
        <w:t>D</w:t>
      </w:r>
      <w:r w:rsidR="44217D36">
        <w:t>evelopment</w:t>
      </w:r>
    </w:p>
    <w:p w14:paraId="1039C9E7" w14:textId="7050846D" w:rsidR="004B178E" w:rsidRDefault="6C48B6AF" w:rsidP="004D2D43">
      <w:pPr>
        <w:pStyle w:val="ListParagraph"/>
        <w:numPr>
          <w:ilvl w:val="2"/>
          <w:numId w:val="1"/>
        </w:numPr>
        <w:spacing w:after="0" w:line="240" w:lineRule="auto"/>
      </w:pPr>
      <w:r>
        <w:t>C</w:t>
      </w:r>
      <w:r w:rsidR="0501BD74">
        <w:t>BT</w:t>
      </w:r>
      <w:r>
        <w:t>,</w:t>
      </w:r>
      <w:r w:rsidR="001913D6">
        <w:t xml:space="preserve"> Trainer Guide</w:t>
      </w:r>
      <w:r w:rsidR="009934D8">
        <w:t xml:space="preserve">, </w:t>
      </w:r>
      <w:r w:rsidR="00C75B4D">
        <w:t xml:space="preserve">and </w:t>
      </w:r>
      <w:commentRangeStart w:id="6"/>
      <w:commentRangeStart w:id="7"/>
      <w:r w:rsidR="009934D8">
        <w:t xml:space="preserve">Simulation </w:t>
      </w:r>
      <w:r w:rsidR="001F5EC5">
        <w:t>Job Aid</w:t>
      </w:r>
      <w:r w:rsidR="00C75B4D">
        <w:t xml:space="preserve"> templates </w:t>
      </w:r>
      <w:commentRangeEnd w:id="6"/>
      <w:r>
        <w:rPr>
          <w:rStyle w:val="CommentReference"/>
          <w:sz w:val="24"/>
          <w:szCs w:val="24"/>
        </w:rPr>
        <w:commentReference w:id="6"/>
      </w:r>
      <w:commentRangeEnd w:id="7"/>
      <w:r>
        <w:rPr>
          <w:rStyle w:val="CommentReference"/>
          <w:sz w:val="24"/>
          <w:szCs w:val="24"/>
        </w:rPr>
        <w:commentReference w:id="7"/>
      </w:r>
      <w:r w:rsidR="07F21027">
        <w:t>will be created</w:t>
      </w:r>
      <w:r w:rsidR="7273B620">
        <w:t xml:space="preserve"> </w:t>
      </w:r>
      <w:r w:rsidR="00C75B4D">
        <w:t xml:space="preserve">to </w:t>
      </w:r>
      <w:r w:rsidR="00532EEA">
        <w:t xml:space="preserve">give all training materials </w:t>
      </w:r>
      <w:r w:rsidR="001723D1">
        <w:t>a cohesive look and feel</w:t>
      </w:r>
      <w:r w:rsidR="57578865">
        <w:t xml:space="preserve">, </w:t>
      </w:r>
      <w:r w:rsidR="03BAD16F">
        <w:t>creat</w:t>
      </w:r>
      <w:r w:rsidR="7E950073">
        <w:t>ing</w:t>
      </w:r>
      <w:r w:rsidR="001F5EC5">
        <w:t xml:space="preserve"> a better training experience for both trainers and learners.</w:t>
      </w:r>
    </w:p>
    <w:p w14:paraId="103799D2" w14:textId="1153DCF4" w:rsidR="00EC7078" w:rsidRDefault="17653834" w:rsidP="004D2D43">
      <w:pPr>
        <w:pStyle w:val="ListParagraph"/>
        <w:numPr>
          <w:ilvl w:val="2"/>
          <w:numId w:val="1"/>
        </w:numPr>
        <w:spacing w:after="0" w:line="240" w:lineRule="auto"/>
      </w:pPr>
      <w:r>
        <w:t>Also, visual design will p</w:t>
      </w:r>
      <w:r w:rsidR="10C274D5">
        <w:t>artner</w:t>
      </w:r>
      <w:r w:rsidR="00EC7078">
        <w:t xml:space="preserve"> with </w:t>
      </w:r>
      <w:r w:rsidR="10C274D5">
        <w:t>T</w:t>
      </w:r>
      <w:r w:rsidR="03864136">
        <w:t>D</w:t>
      </w:r>
      <w:r w:rsidR="00EC7078">
        <w:t xml:space="preserve"> to </w:t>
      </w:r>
      <w:r w:rsidR="00345F69">
        <w:t xml:space="preserve">visually </w:t>
      </w:r>
      <w:r w:rsidR="00CB1B99">
        <w:t xml:space="preserve">design </w:t>
      </w:r>
      <w:r w:rsidR="0DDAF9E5">
        <w:t xml:space="preserve">materials needed for </w:t>
      </w:r>
      <w:r w:rsidR="0087196E">
        <w:t xml:space="preserve">trainer </w:t>
      </w:r>
      <w:r w:rsidR="00CB1B99">
        <w:t xml:space="preserve">upskilling sessions </w:t>
      </w:r>
      <w:r w:rsidR="5DE67474">
        <w:t>to align to the</w:t>
      </w:r>
      <w:r w:rsidR="00CB1B99">
        <w:t xml:space="preserve"> cohesive experience</w:t>
      </w:r>
      <w:r w:rsidR="375196E9">
        <w:t>.</w:t>
      </w:r>
    </w:p>
    <w:p w14:paraId="30A41929" w14:textId="508AD2C3" w:rsidR="004477BB" w:rsidRDefault="0068556D" w:rsidP="004D2D43">
      <w:pPr>
        <w:pStyle w:val="ListParagraph"/>
        <w:numPr>
          <w:ilvl w:val="1"/>
          <w:numId w:val="1"/>
        </w:numPr>
        <w:spacing w:after="0" w:line="240" w:lineRule="auto"/>
      </w:pPr>
      <w:r>
        <w:t xml:space="preserve">Ascend </w:t>
      </w:r>
      <w:r w:rsidR="000B273F">
        <w:t>User Manual</w:t>
      </w:r>
    </w:p>
    <w:p w14:paraId="3FCF6C06" w14:textId="2E926DEE" w:rsidR="13617757" w:rsidRDefault="491D30FF" w:rsidP="004D2D43">
      <w:pPr>
        <w:pStyle w:val="ListParagraph"/>
        <w:numPr>
          <w:ilvl w:val="2"/>
          <w:numId w:val="1"/>
        </w:numPr>
        <w:spacing w:after="0" w:line="240" w:lineRule="auto"/>
      </w:pPr>
      <w:r>
        <w:t xml:space="preserve">A </w:t>
      </w:r>
      <w:r w:rsidR="0E46AF49">
        <w:t>high-level</w:t>
      </w:r>
      <w:r>
        <w:t xml:space="preserve"> overview for </w:t>
      </w:r>
      <w:r w:rsidR="20332BDC">
        <w:t>t</w:t>
      </w:r>
      <w:r>
        <w:t xml:space="preserve">rainers and leaders to detail the Ascend training experience </w:t>
      </w:r>
      <w:r w:rsidR="4B92046A">
        <w:t>at a high level</w:t>
      </w:r>
      <w:r>
        <w:t xml:space="preserve">, </w:t>
      </w:r>
      <w:r w:rsidR="358B4B06">
        <w:t xml:space="preserve">along with expectations for the duration of the Launchpad phase and </w:t>
      </w:r>
      <w:r>
        <w:t>resources they can use</w:t>
      </w:r>
      <w:r w:rsidR="2500641F">
        <w:t xml:space="preserve"> throughout.</w:t>
      </w:r>
    </w:p>
    <w:p w14:paraId="2D2C9481" w14:textId="77777777" w:rsidR="0068556D" w:rsidRDefault="0068556D" w:rsidP="004D2D43">
      <w:pPr>
        <w:pStyle w:val="ListParagraph"/>
        <w:numPr>
          <w:ilvl w:val="1"/>
          <w:numId w:val="1"/>
        </w:numPr>
        <w:spacing w:after="0" w:line="240" w:lineRule="auto"/>
      </w:pPr>
      <w:r>
        <w:t>Learning Block Trainer Guides</w:t>
      </w:r>
    </w:p>
    <w:p w14:paraId="10A0E82D" w14:textId="713FED79" w:rsidR="001F6016" w:rsidRDefault="001F6016" w:rsidP="004D2D43">
      <w:pPr>
        <w:pStyle w:val="ListParagraph"/>
        <w:numPr>
          <w:ilvl w:val="2"/>
          <w:numId w:val="1"/>
        </w:numPr>
        <w:spacing w:after="0" w:line="240" w:lineRule="auto"/>
      </w:pPr>
      <w:r>
        <w:t xml:space="preserve">Each learning block will include a Trainer Guide that covers </w:t>
      </w:r>
      <w:r w:rsidR="1B2BB454">
        <w:t>the learning</w:t>
      </w:r>
      <w:r w:rsidR="49DF257A">
        <w:t xml:space="preserve"> </w:t>
      </w:r>
      <w:r w:rsidR="1B2BB454">
        <w:t xml:space="preserve">objectives and </w:t>
      </w:r>
      <w:r>
        <w:t xml:space="preserve">core concepts in the Learning Block, </w:t>
      </w:r>
      <w:r w:rsidR="179A1F07">
        <w:t>expectations for that section,</w:t>
      </w:r>
      <w:r w:rsidR="49DF257A">
        <w:t xml:space="preserve"> </w:t>
      </w:r>
      <w:r>
        <w:t>knowledge checks, and remediation</w:t>
      </w:r>
      <w:r w:rsidR="55B1C7AC">
        <w:t>.</w:t>
      </w:r>
      <w:r w:rsidR="526476A8">
        <w:t xml:space="preserve"> Plus</w:t>
      </w:r>
      <w:r w:rsidR="32B20F43">
        <w:t>,</w:t>
      </w:r>
      <w:r w:rsidR="526476A8">
        <w:t xml:space="preserve"> recommended sequence, estimated timing, transitions, and break points</w:t>
      </w:r>
      <w:r w:rsidR="000E1D72">
        <w:t>.</w:t>
      </w:r>
    </w:p>
    <w:p w14:paraId="5FAF0AC0" w14:textId="24EA72BD" w:rsidR="526476A8" w:rsidRDefault="526476A8" w:rsidP="004D2D43">
      <w:pPr>
        <w:pStyle w:val="ListParagraph"/>
        <w:numPr>
          <w:ilvl w:val="2"/>
          <w:numId w:val="1"/>
        </w:numPr>
        <w:spacing w:after="0" w:line="240" w:lineRule="auto"/>
      </w:pPr>
      <w:r>
        <w:t>It will also include Trainer Expectations while Experts are working through self-paced training and simulations </w:t>
      </w:r>
    </w:p>
    <w:p w14:paraId="121345EB" w14:textId="77777777" w:rsidR="00B42F42" w:rsidRDefault="00472721" w:rsidP="004D2D43">
      <w:pPr>
        <w:pStyle w:val="ListParagraph"/>
        <w:numPr>
          <w:ilvl w:val="1"/>
          <w:numId w:val="1"/>
        </w:numPr>
        <w:spacing w:after="0" w:line="240" w:lineRule="auto"/>
      </w:pPr>
      <w:r>
        <w:t xml:space="preserve"> Job Aids for experts to </w:t>
      </w:r>
      <w:r w:rsidR="009A7E62">
        <w:t>reference</w:t>
      </w:r>
      <w:r>
        <w:t xml:space="preserve"> with steps and tips they’ll need to complete a simulation</w:t>
      </w:r>
      <w:r w:rsidR="3E06CBAD">
        <w:t>.</w:t>
      </w:r>
    </w:p>
    <w:p w14:paraId="4A0E40D5" w14:textId="41909FC8" w:rsidR="00B42F42" w:rsidRDefault="00B42F42" w:rsidP="004D2D43">
      <w:pPr>
        <w:pStyle w:val="ListParagraph"/>
        <w:numPr>
          <w:ilvl w:val="1"/>
          <w:numId w:val="1"/>
        </w:numPr>
        <w:spacing w:after="0" w:line="240" w:lineRule="auto"/>
        <w:rPr>
          <w:rStyle w:val="Hyperlink"/>
        </w:rPr>
      </w:pPr>
      <w:r w:rsidRPr="00A8547D">
        <w:t>Each simulation should have a unique ID number</w:t>
      </w:r>
      <w:r w:rsidR="7817AD20">
        <w:t>,</w:t>
      </w:r>
      <w:r w:rsidRPr="00A8547D">
        <w:t xml:space="preserve"> so scenarios can be tracked, assigned, updated, and referenced consistently. </w:t>
      </w:r>
      <w:r w:rsidR="00433BD1">
        <w:t xml:space="preserve">A breakdown of the simulations can be found here: </w:t>
      </w:r>
      <w:hyperlink r:id="rId12">
        <w:r w:rsidR="00433BD1" w:rsidRPr="2B03E1EF">
          <w:rPr>
            <w:rStyle w:val="Hyperlink"/>
          </w:rPr>
          <w:t>Ascend Simulations.xlsx</w:t>
        </w:r>
      </w:hyperlink>
      <w:commentRangeEnd w:id="4"/>
      <w:r>
        <w:rPr>
          <w:rStyle w:val="CommentReference"/>
          <w:color w:val="467886" w:themeColor="hyperlink"/>
          <w:sz w:val="24"/>
          <w:szCs w:val="24"/>
          <w:u w:val="single"/>
        </w:rPr>
        <w:commentReference w:id="4"/>
      </w:r>
      <w:commentRangeEnd w:id="5"/>
      <w:r>
        <w:rPr>
          <w:rStyle w:val="CommentReference"/>
          <w:color w:val="467886" w:themeColor="hyperlink"/>
          <w:sz w:val="24"/>
          <w:szCs w:val="24"/>
          <w:u w:val="single"/>
        </w:rPr>
        <w:commentReference w:id="5"/>
      </w:r>
    </w:p>
    <w:p w14:paraId="6D03B0CD" w14:textId="2C3B8990" w:rsidR="00AB3E17" w:rsidRDefault="009513ED" w:rsidP="004D2D43">
      <w:pPr>
        <w:pStyle w:val="ListParagraph"/>
        <w:numPr>
          <w:ilvl w:val="0"/>
          <w:numId w:val="1"/>
        </w:numPr>
        <w:spacing w:after="0" w:line="240" w:lineRule="auto"/>
      </w:pPr>
      <w:r>
        <w:t>Class</w:t>
      </w:r>
      <w:r w:rsidR="009B75D3">
        <w:t xml:space="preserve">room </w:t>
      </w:r>
      <w:r w:rsidR="7EEC1040">
        <w:t>Branding, Celebration,</w:t>
      </w:r>
      <w:r w:rsidR="009B75D3">
        <w:t xml:space="preserve"> and</w:t>
      </w:r>
      <w:r>
        <w:t xml:space="preserve"> </w:t>
      </w:r>
      <w:r w:rsidR="7EEC1040">
        <w:t>Recognition</w:t>
      </w:r>
    </w:p>
    <w:p w14:paraId="1BDCEC97" w14:textId="7D0D15F4" w:rsidR="007F0DDA" w:rsidRDefault="12551B54" w:rsidP="004D2D43">
      <w:pPr>
        <w:pStyle w:val="ListParagraph"/>
        <w:numPr>
          <w:ilvl w:val="1"/>
          <w:numId w:val="1"/>
        </w:numPr>
        <w:spacing w:after="0" w:line="240" w:lineRule="auto"/>
      </w:pPr>
      <w:r>
        <w:t xml:space="preserve">In order to immerse the new hires in the ASCEND experience and give it a different feel, the team is working on classroom branding </w:t>
      </w:r>
      <w:r w:rsidR="60655546">
        <w:t>that could include c</w:t>
      </w:r>
      <w:r w:rsidR="002D19E1">
        <w:t>ustom w</w:t>
      </w:r>
      <w:r w:rsidR="00015D7A">
        <w:t>all wrap</w:t>
      </w:r>
      <w:r w:rsidR="5AC2CCF7">
        <w:t>s</w:t>
      </w:r>
      <w:r w:rsidR="00552F2E">
        <w:t xml:space="preserve">, </w:t>
      </w:r>
      <w:r w:rsidR="002D19E1">
        <w:t>desktop backgrounds</w:t>
      </w:r>
      <w:r w:rsidR="00552F2E">
        <w:t>, and laminated posters</w:t>
      </w:r>
      <w:r w:rsidR="002D19E1">
        <w:t xml:space="preserve"> </w:t>
      </w:r>
      <w:r w:rsidR="00BB0982">
        <w:t>to improve classroom appearance</w:t>
      </w:r>
      <w:r w:rsidR="00552F2E">
        <w:t xml:space="preserve"> and create a warm and welcoming learning environment</w:t>
      </w:r>
      <w:r w:rsidR="1A8E7F96">
        <w:t xml:space="preserve">. Also looking at options for </w:t>
      </w:r>
      <w:r w:rsidR="7F8875D9">
        <w:t xml:space="preserve">a </w:t>
      </w:r>
      <w:r w:rsidR="00767BBB">
        <w:t xml:space="preserve">Day 1 </w:t>
      </w:r>
      <w:r w:rsidR="00405DE0">
        <w:t>welcome</w:t>
      </w:r>
      <w:r w:rsidR="00767BBB">
        <w:t xml:space="preserve"> gift </w:t>
      </w:r>
      <w:r w:rsidR="00A33BB8">
        <w:t xml:space="preserve">to </w:t>
      </w:r>
      <w:r w:rsidR="16E47897">
        <w:t xml:space="preserve">have on desks to </w:t>
      </w:r>
      <w:r w:rsidR="00A33BB8">
        <w:t xml:space="preserve">welcome experts to Asurion and </w:t>
      </w:r>
      <w:r w:rsidR="004E0EB7">
        <w:t>generate</w:t>
      </w:r>
      <w:r w:rsidR="00A33BB8">
        <w:t xml:space="preserve"> </w:t>
      </w:r>
      <w:r w:rsidR="00711E3E">
        <w:t>excitement</w:t>
      </w:r>
      <w:r w:rsidR="70195D55">
        <w:t>.</w:t>
      </w:r>
    </w:p>
    <w:p w14:paraId="43505798" w14:textId="450A0B83" w:rsidR="5B225769" w:rsidRDefault="69647E3E" w:rsidP="004D2D43">
      <w:pPr>
        <w:pStyle w:val="ListParagraph"/>
        <w:numPr>
          <w:ilvl w:val="1"/>
          <w:numId w:val="1"/>
        </w:numPr>
        <w:spacing w:after="0" w:line="240" w:lineRule="auto"/>
      </w:pPr>
      <w:r>
        <w:t>For celebration and recognition, r</w:t>
      </w:r>
      <w:r w:rsidR="00C96891">
        <w:t>affle</w:t>
      </w:r>
      <w:r w:rsidR="00FC3792">
        <w:t xml:space="preserve"> tickets </w:t>
      </w:r>
      <w:r w:rsidR="321F9F06">
        <w:t>will be</w:t>
      </w:r>
      <w:r w:rsidR="00FC3792">
        <w:t xml:space="preserve"> </w:t>
      </w:r>
      <w:r w:rsidR="00A13207">
        <w:t xml:space="preserve">awarded </w:t>
      </w:r>
      <w:r w:rsidR="000460D6">
        <w:t>to recognize the completion of</w:t>
      </w:r>
      <w:r w:rsidR="00435854">
        <w:t xml:space="preserve"> specific tasks (</w:t>
      </w:r>
      <w:r w:rsidR="001C64BD">
        <w:t>i.e. 50</w:t>
      </w:r>
      <w:r w:rsidR="001C64BD" w:rsidRPr="001C64BD">
        <w:rPr>
          <w:vertAlign w:val="superscript"/>
        </w:rPr>
        <w:t>th</w:t>
      </w:r>
      <w:r w:rsidR="001C64BD">
        <w:t xml:space="preserve"> </w:t>
      </w:r>
      <w:r w:rsidR="007517F3">
        <w:t>simulation completion, 100</w:t>
      </w:r>
      <w:r w:rsidR="007517F3" w:rsidRPr="00BB6219">
        <w:rPr>
          <w:vertAlign w:val="superscript"/>
        </w:rPr>
        <w:t>th</w:t>
      </w:r>
      <w:r w:rsidR="00BB6219">
        <w:t xml:space="preserve"> simulation completion</w:t>
      </w:r>
      <w:r w:rsidR="00F277DA">
        <w:t>, scored 100% on troubleshooting knowledge check, etc</w:t>
      </w:r>
      <w:r w:rsidR="00573312">
        <w:t>.</w:t>
      </w:r>
      <w:r w:rsidR="00435854">
        <w:t>)</w:t>
      </w:r>
      <w:r w:rsidR="005E1863">
        <w:t xml:space="preserve"> and to </w:t>
      </w:r>
      <w:r w:rsidR="00DA13C5">
        <w:t>positively</w:t>
      </w:r>
      <w:r w:rsidR="005E1863">
        <w:t xml:space="preserve"> reinforce behaviors </w:t>
      </w:r>
      <w:r w:rsidR="007A157A">
        <w:t xml:space="preserve">exhibited by </w:t>
      </w:r>
      <w:r w:rsidR="00F97BA0">
        <w:t>successful experts</w:t>
      </w:r>
      <w:r w:rsidR="00F00F22">
        <w:t xml:space="preserve">. </w:t>
      </w:r>
      <w:r w:rsidR="006A520D">
        <w:t>Raffle winners can win ACE points and other prizes to be determined</w:t>
      </w:r>
      <w:r w:rsidR="049B7D99">
        <w:t>. There will also be a c</w:t>
      </w:r>
      <w:r w:rsidR="5B225769">
        <w:t>ertificate of completion to celebrate and recognize the accomplishment of completing Launchpad.</w:t>
      </w:r>
    </w:p>
    <w:tbl>
      <w:tblPr>
        <w:tblStyle w:val="TableGrid"/>
        <w:tblpPr w:leftFromText="180" w:rightFromText="180" w:vertAnchor="text" w:horzAnchor="margin" w:tblpXSpec="center" w:tblpY="298"/>
        <w:tblW w:w="0" w:type="auto"/>
        <w:tblLook w:val="04A0" w:firstRow="1" w:lastRow="0" w:firstColumn="1" w:lastColumn="0" w:noHBand="0" w:noVBand="1"/>
      </w:tblPr>
      <w:tblGrid>
        <w:gridCol w:w="3055"/>
        <w:gridCol w:w="2970"/>
      </w:tblGrid>
      <w:tr w:rsidR="00016FDA" w14:paraId="66B78DDD" w14:textId="77777777" w:rsidTr="00016FDA">
        <w:tc>
          <w:tcPr>
            <w:tcW w:w="6025" w:type="dxa"/>
            <w:gridSpan w:val="2"/>
            <w:shd w:val="clear" w:color="auto" w:fill="000000" w:themeFill="text1"/>
          </w:tcPr>
          <w:p w14:paraId="267B63FC" w14:textId="77777777" w:rsidR="00016FDA" w:rsidRDefault="00016FDA" w:rsidP="005B034A">
            <w:pPr>
              <w:jc w:val="center"/>
            </w:pPr>
            <w:r>
              <w:t>Total Number</w:t>
            </w:r>
          </w:p>
        </w:tc>
      </w:tr>
      <w:tr w:rsidR="00016FDA" w14:paraId="165A37E5" w14:textId="77777777" w:rsidTr="00016FDA">
        <w:tc>
          <w:tcPr>
            <w:tcW w:w="3055" w:type="dxa"/>
          </w:tcPr>
          <w:p w14:paraId="2ACA56E4" w14:textId="77777777" w:rsidR="00016FDA" w:rsidRDefault="00016FDA" w:rsidP="005B034A">
            <w:pPr>
              <w:jc w:val="center"/>
            </w:pPr>
            <w:r>
              <w:t>Learning Blocks</w:t>
            </w:r>
          </w:p>
        </w:tc>
        <w:tc>
          <w:tcPr>
            <w:tcW w:w="2970" w:type="dxa"/>
          </w:tcPr>
          <w:p w14:paraId="2F74291E" w14:textId="77777777" w:rsidR="00016FDA" w:rsidRDefault="00016FDA" w:rsidP="005B034A">
            <w:pPr>
              <w:jc w:val="center"/>
            </w:pPr>
            <w:r>
              <w:t>16</w:t>
            </w:r>
          </w:p>
        </w:tc>
      </w:tr>
      <w:tr w:rsidR="00661158" w14:paraId="11E6F425" w14:textId="77777777" w:rsidTr="00016FDA">
        <w:tc>
          <w:tcPr>
            <w:tcW w:w="3055" w:type="dxa"/>
          </w:tcPr>
          <w:p w14:paraId="59F7F0C7" w14:textId="06121F23" w:rsidR="00661158" w:rsidRDefault="00661158" w:rsidP="005B034A">
            <w:pPr>
              <w:jc w:val="center"/>
            </w:pPr>
            <w:r>
              <w:t>ILT</w:t>
            </w:r>
          </w:p>
        </w:tc>
        <w:tc>
          <w:tcPr>
            <w:tcW w:w="2970" w:type="dxa"/>
          </w:tcPr>
          <w:p w14:paraId="17DCEFC4" w14:textId="004131F9" w:rsidR="00661158" w:rsidRDefault="00661158" w:rsidP="005B034A">
            <w:pPr>
              <w:jc w:val="center"/>
            </w:pPr>
            <w:r>
              <w:t>1</w:t>
            </w:r>
          </w:p>
        </w:tc>
      </w:tr>
      <w:tr w:rsidR="00016FDA" w14:paraId="03B2A87B" w14:textId="77777777" w:rsidTr="00016FDA">
        <w:tc>
          <w:tcPr>
            <w:tcW w:w="3055" w:type="dxa"/>
          </w:tcPr>
          <w:p w14:paraId="1E1F176C" w14:textId="77777777" w:rsidR="00016FDA" w:rsidRDefault="00016FDA" w:rsidP="005B034A">
            <w:pPr>
              <w:jc w:val="center"/>
            </w:pPr>
            <w:r>
              <w:t>CBTs</w:t>
            </w:r>
          </w:p>
        </w:tc>
        <w:tc>
          <w:tcPr>
            <w:tcW w:w="2970" w:type="dxa"/>
          </w:tcPr>
          <w:p w14:paraId="29D24BCC" w14:textId="09FAA901" w:rsidR="00016FDA" w:rsidRDefault="00016FDA" w:rsidP="005B034A">
            <w:pPr>
              <w:jc w:val="center"/>
            </w:pPr>
            <w:r>
              <w:t>4</w:t>
            </w:r>
            <w:r w:rsidR="003F0A04">
              <w:t>5</w:t>
            </w:r>
          </w:p>
        </w:tc>
      </w:tr>
      <w:tr w:rsidR="00016FDA" w14:paraId="5BAB13A7" w14:textId="77777777" w:rsidTr="00016FDA">
        <w:tc>
          <w:tcPr>
            <w:tcW w:w="3055" w:type="dxa"/>
          </w:tcPr>
          <w:p w14:paraId="77F62237" w14:textId="77777777" w:rsidR="00016FDA" w:rsidRDefault="00016FDA" w:rsidP="005B034A">
            <w:pPr>
              <w:jc w:val="center"/>
            </w:pPr>
            <w:r>
              <w:t>Videos</w:t>
            </w:r>
          </w:p>
        </w:tc>
        <w:tc>
          <w:tcPr>
            <w:tcW w:w="2970" w:type="dxa"/>
          </w:tcPr>
          <w:p w14:paraId="388B8647" w14:textId="77777777" w:rsidR="00016FDA" w:rsidRDefault="00016FDA" w:rsidP="005B034A">
            <w:pPr>
              <w:jc w:val="center"/>
            </w:pPr>
            <w:r>
              <w:t>23</w:t>
            </w:r>
          </w:p>
        </w:tc>
      </w:tr>
      <w:tr w:rsidR="00016FDA" w14:paraId="49BD64E1" w14:textId="77777777" w:rsidTr="00016FDA">
        <w:tc>
          <w:tcPr>
            <w:tcW w:w="3055" w:type="dxa"/>
          </w:tcPr>
          <w:p w14:paraId="4D1DE0E8" w14:textId="77777777" w:rsidR="00016FDA" w:rsidRDefault="00016FDA" w:rsidP="005B034A">
            <w:pPr>
              <w:jc w:val="center"/>
            </w:pPr>
            <w:r>
              <w:t>Simulations</w:t>
            </w:r>
          </w:p>
        </w:tc>
        <w:tc>
          <w:tcPr>
            <w:tcW w:w="2970" w:type="dxa"/>
          </w:tcPr>
          <w:p w14:paraId="0E4A0C0F" w14:textId="5E389040" w:rsidR="00016FDA" w:rsidRDefault="00016FDA" w:rsidP="005B034A">
            <w:pPr>
              <w:jc w:val="center"/>
            </w:pPr>
            <w:r>
              <w:t>1</w:t>
            </w:r>
            <w:r w:rsidR="00B820F8">
              <w:t>89</w:t>
            </w:r>
          </w:p>
        </w:tc>
      </w:tr>
    </w:tbl>
    <w:p w14:paraId="2A52EE4E" w14:textId="77777777" w:rsidR="005E29EF" w:rsidRDefault="005E29EF" w:rsidP="005B034A">
      <w:pPr>
        <w:spacing w:after="0" w:line="240" w:lineRule="auto"/>
        <w:jc w:val="center"/>
      </w:pPr>
    </w:p>
    <w:p w14:paraId="7E22539B" w14:textId="77777777" w:rsidR="00733D38" w:rsidRDefault="00733D38" w:rsidP="005B034A">
      <w:pPr>
        <w:spacing w:after="0" w:line="240" w:lineRule="auto"/>
        <w:jc w:val="center"/>
      </w:pPr>
    </w:p>
    <w:p w14:paraId="250011B0" w14:textId="77777777" w:rsidR="00733D38" w:rsidRDefault="00733D38" w:rsidP="005B034A">
      <w:pPr>
        <w:spacing w:after="0" w:line="240" w:lineRule="auto"/>
        <w:jc w:val="center"/>
      </w:pPr>
    </w:p>
    <w:p w14:paraId="3B78252A" w14:textId="3381EBD4" w:rsidR="00B870E7" w:rsidRDefault="00B870E7" w:rsidP="005B034A">
      <w:pPr>
        <w:spacing w:after="0" w:line="240" w:lineRule="auto"/>
      </w:pPr>
    </w:p>
    <w:p w14:paraId="3926AFEC" w14:textId="77777777" w:rsidR="00016FDA" w:rsidRDefault="00016FDA" w:rsidP="005B034A">
      <w:pPr>
        <w:spacing w:after="0" w:line="240" w:lineRule="auto"/>
      </w:pPr>
    </w:p>
    <w:p w14:paraId="3F85209A" w14:textId="77777777" w:rsidR="00016FDA" w:rsidRPr="00016FDA" w:rsidRDefault="00016FDA" w:rsidP="005B034A">
      <w:pPr>
        <w:pStyle w:val="Subtitle"/>
        <w:spacing w:after="0" w:line="240" w:lineRule="auto"/>
        <w:rPr>
          <w:rFonts w:hint="eastAsia"/>
        </w:rPr>
      </w:pPr>
    </w:p>
    <w:p w14:paraId="54192EDD" w14:textId="77777777" w:rsidR="00F772C1" w:rsidRDefault="00F772C1" w:rsidP="005B034A">
      <w:pPr>
        <w:pStyle w:val="Subtitle"/>
        <w:spacing w:after="0" w:line="240" w:lineRule="auto"/>
        <w:rPr>
          <w:rFonts w:hint="eastAsia"/>
        </w:rPr>
      </w:pPr>
    </w:p>
    <w:p w14:paraId="3FF94028" w14:textId="77777777" w:rsidR="00F772C1" w:rsidRDefault="00F772C1" w:rsidP="005B034A">
      <w:pPr>
        <w:pStyle w:val="Subtitle"/>
        <w:spacing w:after="0" w:line="240" w:lineRule="auto"/>
        <w:rPr>
          <w:rFonts w:hint="eastAsia"/>
        </w:rPr>
      </w:pPr>
    </w:p>
    <w:p w14:paraId="4EFFBC4F" w14:textId="77777777" w:rsidR="00F03158" w:rsidRPr="00484805" w:rsidRDefault="00F03158" w:rsidP="005B034A">
      <w:pPr>
        <w:pStyle w:val="Subtitle"/>
        <w:spacing w:after="0" w:line="240" w:lineRule="auto"/>
        <w:rPr>
          <w:rFonts w:hint="eastAsia"/>
        </w:rPr>
      </w:pPr>
      <w:r w:rsidRPr="00484805">
        <w:t xml:space="preserve">Instructional Design </w:t>
      </w:r>
      <w:commentRangeStart w:id="8"/>
      <w:commentRangeStart w:id="9"/>
      <w:r w:rsidRPr="00484805">
        <w:t>Guidance</w:t>
      </w:r>
      <w:commentRangeEnd w:id="8"/>
      <w:r w:rsidRPr="00484805">
        <w:rPr>
          <w:rStyle w:val="CommentReference"/>
          <w:rFonts w:hint="eastAsia"/>
          <w:sz w:val="28"/>
          <w:szCs w:val="28"/>
        </w:rPr>
        <w:commentReference w:id="8"/>
      </w:r>
      <w:commentRangeEnd w:id="9"/>
      <w:r w:rsidRPr="00484805">
        <w:rPr>
          <w:rStyle w:val="CommentReference"/>
          <w:rFonts w:hint="eastAsia"/>
          <w:sz w:val="28"/>
          <w:szCs w:val="28"/>
        </w:rPr>
        <w:commentReference w:id="9"/>
      </w:r>
    </w:p>
    <w:p w14:paraId="43E80AC6" w14:textId="77777777" w:rsidR="00F03158" w:rsidRPr="00484805" w:rsidRDefault="00F03158" w:rsidP="005B034A">
      <w:pPr>
        <w:spacing w:after="0" w:line="240" w:lineRule="auto"/>
      </w:pPr>
      <w:r w:rsidRPr="00484805">
        <w:t>For every course within this learning block, instructional designers should define:</w:t>
      </w:r>
    </w:p>
    <w:p w14:paraId="37F2333C" w14:textId="77777777" w:rsidR="00F03158" w:rsidRPr="00484805" w:rsidRDefault="00F03158" w:rsidP="00986EED">
      <w:pPr>
        <w:pStyle w:val="ListParagraph"/>
        <w:numPr>
          <w:ilvl w:val="0"/>
          <w:numId w:val="15"/>
        </w:numPr>
        <w:tabs>
          <w:tab w:val="num" w:pos="720"/>
        </w:tabs>
        <w:spacing w:after="0" w:line="240" w:lineRule="auto"/>
      </w:pPr>
      <w:r w:rsidRPr="00484805">
        <w:t xml:space="preserve">Content: What information is delivered. </w:t>
      </w:r>
    </w:p>
    <w:p w14:paraId="61A44E73" w14:textId="77777777" w:rsidR="00F03158" w:rsidRPr="00484805" w:rsidRDefault="00F03158" w:rsidP="00986EED">
      <w:pPr>
        <w:pStyle w:val="ListParagraph"/>
        <w:numPr>
          <w:ilvl w:val="0"/>
          <w:numId w:val="15"/>
        </w:numPr>
        <w:tabs>
          <w:tab w:val="num" w:pos="720"/>
        </w:tabs>
        <w:spacing w:after="0" w:line="240" w:lineRule="auto"/>
      </w:pPr>
      <w:r w:rsidRPr="00484805">
        <w:t xml:space="preserve">Modality: How the learning is delivered (ILT, CBT, simulation, activity, etc.). </w:t>
      </w:r>
    </w:p>
    <w:p w14:paraId="776280D1" w14:textId="77777777" w:rsidR="00F03158" w:rsidRPr="00484805" w:rsidRDefault="00F03158" w:rsidP="00986EED">
      <w:pPr>
        <w:pStyle w:val="ListParagraph"/>
        <w:numPr>
          <w:ilvl w:val="0"/>
          <w:numId w:val="15"/>
        </w:numPr>
        <w:tabs>
          <w:tab w:val="num" w:pos="720"/>
        </w:tabs>
        <w:spacing w:after="0" w:line="240" w:lineRule="auto"/>
      </w:pPr>
      <w:r w:rsidRPr="00484805">
        <w:t xml:space="preserve">Practice: How Experts apply the knowledge or skill. </w:t>
      </w:r>
    </w:p>
    <w:p w14:paraId="18F4D979" w14:textId="77777777" w:rsidR="00F03158" w:rsidRPr="00484805" w:rsidRDefault="00F03158" w:rsidP="00986EED">
      <w:pPr>
        <w:pStyle w:val="ListParagraph"/>
        <w:numPr>
          <w:ilvl w:val="0"/>
          <w:numId w:val="15"/>
        </w:numPr>
        <w:tabs>
          <w:tab w:val="num" w:pos="720"/>
        </w:tabs>
        <w:spacing w:after="0" w:line="240" w:lineRule="auto"/>
      </w:pPr>
      <w:r w:rsidRPr="00484805">
        <w:t xml:space="preserve">Performance Check: How proficiency is demonstrated. </w:t>
      </w:r>
    </w:p>
    <w:p w14:paraId="0447C111" w14:textId="77777777" w:rsidR="00F03158" w:rsidRPr="00484805" w:rsidRDefault="00F03158" w:rsidP="00986EED">
      <w:pPr>
        <w:pStyle w:val="ListParagraph"/>
        <w:numPr>
          <w:ilvl w:val="0"/>
          <w:numId w:val="15"/>
        </w:numPr>
        <w:tabs>
          <w:tab w:val="num" w:pos="720"/>
        </w:tabs>
        <w:spacing w:after="0" w:line="240" w:lineRule="auto"/>
      </w:pPr>
      <w:r w:rsidRPr="00484805">
        <w:t>Minimum Readiness Criteria: The observable behaviors or outcomes required before progressing to the next learning block.</w:t>
      </w:r>
    </w:p>
    <w:p w14:paraId="6BCBF61E" w14:textId="77777777" w:rsidR="005F07D2" w:rsidRDefault="005F07D2" w:rsidP="005B034A">
      <w:pPr>
        <w:spacing w:after="0" w:line="240" w:lineRule="auto"/>
        <w:rPr>
          <w:rFonts w:asciiTheme="majorHAnsi" w:eastAsiaTheme="majorEastAsia" w:hAnsiTheme="majorHAnsi" w:cstheme="majorBidi" w:hint="eastAsia"/>
          <w:color w:val="0F4761" w:themeColor="accent1" w:themeShade="BF"/>
          <w:sz w:val="32"/>
          <w:szCs w:val="32"/>
        </w:rPr>
      </w:pPr>
      <w:r>
        <w:br w:type="page"/>
      </w:r>
    </w:p>
    <w:p w14:paraId="28EE7C63" w14:textId="766FF210" w:rsidR="00CC6E9F" w:rsidRPr="00F03158" w:rsidRDefault="00CC6E9F" w:rsidP="005B034A">
      <w:pPr>
        <w:pStyle w:val="Heading2"/>
        <w:spacing w:before="0" w:after="0" w:line="240" w:lineRule="auto"/>
        <w:rPr>
          <w:rFonts w:hint="eastAsia"/>
        </w:rPr>
      </w:pPr>
      <w:bookmarkStart w:id="10" w:name="_Toc236830907"/>
      <w:commentRangeStart w:id="11"/>
      <w:commentRangeStart w:id="12"/>
      <w:r w:rsidRPr="00F03158">
        <w:t>Learning Block</w:t>
      </w:r>
      <w:r w:rsidR="19F294D7" w:rsidRPr="00F03158">
        <w:t xml:space="preserve"> 1</w:t>
      </w:r>
      <w:r w:rsidRPr="00F03158">
        <w:t>: Welcome to Asurion</w:t>
      </w:r>
      <w:bookmarkEnd w:id="10"/>
      <w:commentRangeEnd w:id="11"/>
      <w:r w:rsidR="00DC420C" w:rsidRPr="00F03158">
        <w:rPr>
          <w:rStyle w:val="CommentReference"/>
          <w:rFonts w:hint="eastAsia"/>
          <w:sz w:val="32"/>
          <w:szCs w:val="32"/>
        </w:rPr>
        <w:commentReference w:id="11"/>
      </w:r>
      <w:commentRangeEnd w:id="12"/>
      <w:r w:rsidRPr="00F03158">
        <w:rPr>
          <w:rStyle w:val="CommentReference"/>
          <w:rFonts w:hint="eastAsia"/>
          <w:sz w:val="32"/>
          <w:szCs w:val="32"/>
        </w:rPr>
        <w:commentReference w:id="12"/>
      </w:r>
    </w:p>
    <w:p w14:paraId="47AF8CE0" w14:textId="06B462FA" w:rsidR="00CB6249" w:rsidRPr="00E51912" w:rsidRDefault="00CB6249" w:rsidP="005B034A">
      <w:pPr>
        <w:pStyle w:val="Subtitle"/>
        <w:spacing w:after="0" w:line="240" w:lineRule="auto"/>
        <w:rPr>
          <w:rFonts w:hint="eastAsia"/>
        </w:rPr>
      </w:pPr>
      <w:commentRangeStart w:id="13"/>
      <w:commentRangeStart w:id="14"/>
      <w:r w:rsidRPr="00E51912">
        <w:t>Purpose</w:t>
      </w:r>
      <w:commentRangeEnd w:id="13"/>
      <w:r w:rsidR="00DC420C">
        <w:rPr>
          <w:rStyle w:val="CommentReference"/>
          <w:sz w:val="28"/>
          <w:szCs w:val="28"/>
        </w:rPr>
        <w:commentReference w:id="13"/>
      </w:r>
      <w:commentRangeEnd w:id="14"/>
      <w:r>
        <w:rPr>
          <w:rStyle w:val="CommentReference"/>
          <w:sz w:val="28"/>
          <w:szCs w:val="28"/>
        </w:rPr>
        <w:commentReference w:id="14"/>
      </w:r>
      <w:r w:rsidR="00E016A8">
        <w:t xml:space="preserve"> of the Learning Block</w:t>
      </w:r>
    </w:p>
    <w:p w14:paraId="3C55686E" w14:textId="2D26680A" w:rsidR="00A52DDE" w:rsidRDefault="003D358A" w:rsidP="6C1B7B2E">
      <w:pPr>
        <w:pStyle w:val="ListParagraph"/>
        <w:numPr>
          <w:ilvl w:val="0"/>
          <w:numId w:val="144"/>
        </w:numPr>
        <w:spacing w:after="0" w:line="240" w:lineRule="auto"/>
      </w:pPr>
      <w:r>
        <w:t>T</w:t>
      </w:r>
      <w:r w:rsidR="00A52DDE" w:rsidRPr="00A52DDE">
        <w:t xml:space="preserve">he </w:t>
      </w:r>
      <w:r w:rsidR="00A52DDE" w:rsidRPr="00A52DDE">
        <w:rPr>
          <w:b/>
          <w:bCs/>
        </w:rPr>
        <w:t>Welcome to Asurion</w:t>
      </w:r>
      <w:r w:rsidR="00A52DDE" w:rsidRPr="00A52DDE">
        <w:t xml:space="preserve"> learning block establishes the foundation for every Expert's success. It introduces Asurion's culture, values, and expectations while ensuring Experts can confidently navigate the core systems, resources, and policies required throughout training. By the end of this learning block, Experts should understand how their role contributes to the customer experience, know where to find support, and demonstrate safe, compliant handling of customer and company information.</w:t>
      </w:r>
    </w:p>
    <w:p w14:paraId="7C48A8C7" w14:textId="77777777" w:rsidR="004F6720" w:rsidRPr="00E51912" w:rsidRDefault="004F6720" w:rsidP="005B034A">
      <w:pPr>
        <w:pStyle w:val="Subtitle"/>
        <w:spacing w:after="0" w:line="240" w:lineRule="auto"/>
        <w:rPr>
          <w:rFonts w:hint="eastAsia"/>
        </w:rPr>
      </w:pPr>
      <w:commentRangeStart w:id="15"/>
      <w:commentRangeStart w:id="16"/>
      <w:r w:rsidRPr="00E51912">
        <w:t>Learning Objectives </w:t>
      </w:r>
      <w:commentRangeEnd w:id="15"/>
      <w:r w:rsidR="00DC420C" w:rsidRPr="00E51912">
        <w:rPr>
          <w:rStyle w:val="CommentReference"/>
          <w:rFonts w:hint="eastAsia"/>
          <w:sz w:val="28"/>
          <w:szCs w:val="28"/>
        </w:rPr>
        <w:commentReference w:id="15"/>
      </w:r>
      <w:commentRangeEnd w:id="16"/>
      <w:r w:rsidRPr="00E51912">
        <w:rPr>
          <w:rStyle w:val="CommentReference"/>
          <w:rFonts w:hint="eastAsia"/>
          <w:sz w:val="28"/>
          <w:szCs w:val="28"/>
        </w:rPr>
        <w:commentReference w:id="16"/>
      </w:r>
    </w:p>
    <w:p w14:paraId="53FFDD05" w14:textId="77777777" w:rsidR="00726394" w:rsidRPr="00726394" w:rsidRDefault="00726394" w:rsidP="005B034A">
      <w:pPr>
        <w:spacing w:after="0" w:line="240" w:lineRule="auto"/>
      </w:pPr>
      <w:r w:rsidRPr="00726394">
        <w:t>By the end of this learning block, Experts will be able to:</w:t>
      </w:r>
    </w:p>
    <w:p w14:paraId="19CEEB93" w14:textId="77777777" w:rsidR="00726394" w:rsidRPr="00726394" w:rsidRDefault="00726394" w:rsidP="00986EED">
      <w:pPr>
        <w:numPr>
          <w:ilvl w:val="0"/>
          <w:numId w:val="13"/>
        </w:numPr>
        <w:spacing w:after="0" w:line="240" w:lineRule="auto"/>
      </w:pPr>
      <w:commentRangeStart w:id="17"/>
      <w:commentRangeStart w:id="18"/>
      <w:r w:rsidRPr="00726394">
        <w:t xml:space="preserve">Explain </w:t>
      </w:r>
      <w:commentRangeEnd w:id="17"/>
      <w:r w:rsidR="00DC420C" w:rsidRPr="00AA5CC3">
        <w:rPr>
          <w:rStyle w:val="CommentReference"/>
          <w:sz w:val="24"/>
          <w:szCs w:val="24"/>
        </w:rPr>
        <w:commentReference w:id="17"/>
      </w:r>
      <w:commentRangeEnd w:id="18"/>
      <w:r w:rsidRPr="00AA5CC3">
        <w:rPr>
          <w:rStyle w:val="CommentReference"/>
          <w:sz w:val="24"/>
          <w:szCs w:val="24"/>
        </w:rPr>
        <w:commentReference w:id="18"/>
      </w:r>
      <w:r w:rsidRPr="00AA5CC3">
        <w:t xml:space="preserve">Asurion's mission, culture, </w:t>
      </w:r>
      <w:r w:rsidRPr="00B828EC">
        <w:t>and</w:t>
      </w:r>
      <w:r w:rsidRPr="00AA5CC3">
        <w:t xml:space="preserve"> role expectations</w:t>
      </w:r>
      <w:r w:rsidRPr="00726394">
        <w:t xml:space="preserve">. </w:t>
      </w:r>
    </w:p>
    <w:p w14:paraId="32302951" w14:textId="77777777" w:rsidR="00726394" w:rsidRPr="00726394" w:rsidRDefault="00726394" w:rsidP="00986EED">
      <w:pPr>
        <w:numPr>
          <w:ilvl w:val="0"/>
          <w:numId w:val="13"/>
        </w:numPr>
        <w:spacing w:after="0" w:line="240" w:lineRule="auto"/>
      </w:pPr>
      <w:r w:rsidRPr="00726394">
        <w:t xml:space="preserve">Navigate core </w:t>
      </w:r>
      <w:r w:rsidRPr="00AA5CC3">
        <w:t>employee systems</w:t>
      </w:r>
      <w:r w:rsidRPr="00726394">
        <w:t xml:space="preserve"> and </w:t>
      </w:r>
      <w:r w:rsidRPr="00AA5CC3">
        <w:t>learning resources</w:t>
      </w:r>
      <w:r w:rsidRPr="00726394">
        <w:t xml:space="preserve"> (Homebase, Workday, Workday Learning, UKG, Quest Password Manager). </w:t>
      </w:r>
    </w:p>
    <w:p w14:paraId="7CADC3C4" w14:textId="77777777" w:rsidR="00726394" w:rsidRPr="00726394" w:rsidRDefault="00726394" w:rsidP="00986EED">
      <w:pPr>
        <w:numPr>
          <w:ilvl w:val="0"/>
          <w:numId w:val="13"/>
        </w:numPr>
        <w:spacing w:after="0" w:line="240" w:lineRule="auto"/>
      </w:pPr>
      <w:r w:rsidRPr="00726394">
        <w:t xml:space="preserve">Apply day-one policies related to </w:t>
      </w:r>
      <w:r w:rsidRPr="00AA5CC3">
        <w:t>attendance, equipment, clean desk practices, information security</w:t>
      </w:r>
      <w:r w:rsidRPr="00726394">
        <w:t xml:space="preserve">, and </w:t>
      </w:r>
      <w:r w:rsidRPr="00AA5CC3">
        <w:t>collaboration tools</w:t>
      </w:r>
      <w:r w:rsidRPr="00726394">
        <w:t xml:space="preserve">. </w:t>
      </w:r>
    </w:p>
    <w:p w14:paraId="313C3103" w14:textId="77777777" w:rsidR="00726394" w:rsidRPr="00726394" w:rsidRDefault="00726394" w:rsidP="00986EED">
      <w:pPr>
        <w:numPr>
          <w:ilvl w:val="0"/>
          <w:numId w:val="13"/>
        </w:numPr>
        <w:spacing w:after="0" w:line="240" w:lineRule="auto"/>
      </w:pPr>
      <w:r w:rsidRPr="00726394">
        <w:t xml:space="preserve">Demonstrate proper handling of </w:t>
      </w:r>
      <w:r w:rsidRPr="00AA5CC3">
        <w:t>customer</w:t>
      </w:r>
      <w:r w:rsidRPr="00726394">
        <w:t xml:space="preserve"> and </w:t>
      </w:r>
      <w:r w:rsidRPr="00AA5CC3">
        <w:t>company information</w:t>
      </w:r>
      <w:r w:rsidRPr="00726394">
        <w:t xml:space="preserve">, including </w:t>
      </w:r>
      <w:r w:rsidRPr="00AA5CC3">
        <w:t>CPNI requirements</w:t>
      </w:r>
      <w:r w:rsidRPr="00726394">
        <w:t xml:space="preserve">. </w:t>
      </w:r>
    </w:p>
    <w:p w14:paraId="6D310ED6" w14:textId="77777777" w:rsidR="00726394" w:rsidRDefault="00726394" w:rsidP="00986EED">
      <w:pPr>
        <w:numPr>
          <w:ilvl w:val="0"/>
          <w:numId w:val="13"/>
        </w:numPr>
        <w:spacing w:after="0" w:line="240" w:lineRule="auto"/>
      </w:pPr>
      <w:r w:rsidRPr="00726394">
        <w:t xml:space="preserve">Locate and use approved resources </w:t>
      </w:r>
      <w:r w:rsidRPr="00AA5CC3">
        <w:t>to resolve common employee, learning,</w:t>
      </w:r>
      <w:r w:rsidRPr="00522D5C">
        <w:t xml:space="preserve"> and</w:t>
      </w:r>
      <w:r w:rsidRPr="00AA5CC3">
        <w:t xml:space="preserve"> system-access questions</w:t>
      </w:r>
      <w:r w:rsidRPr="00726394">
        <w:t>.</w:t>
      </w:r>
    </w:p>
    <w:p w14:paraId="7E74E447" w14:textId="77777777" w:rsidR="00555FCD" w:rsidRPr="00726394" w:rsidRDefault="00555FCD" w:rsidP="005B034A">
      <w:pPr>
        <w:spacing w:after="0" w:line="240" w:lineRule="auto"/>
        <w:ind w:left="720"/>
      </w:pPr>
    </w:p>
    <w:p w14:paraId="4C20FDB2" w14:textId="4C4124A7" w:rsidR="00726394" w:rsidRPr="00E51912" w:rsidRDefault="00726394" w:rsidP="005B034A">
      <w:pPr>
        <w:pStyle w:val="Subtitle"/>
        <w:spacing w:after="0" w:line="240" w:lineRule="auto"/>
        <w:rPr>
          <w:rFonts w:hint="eastAsia"/>
        </w:rPr>
      </w:pPr>
      <w:commentRangeStart w:id="19"/>
      <w:commentRangeStart w:id="20"/>
      <w:r>
        <w:t>Key Questions Answered</w:t>
      </w:r>
      <w:commentRangeEnd w:id="19"/>
      <w:r w:rsidR="00DC420C" w:rsidRPr="00E51912">
        <w:rPr>
          <w:rStyle w:val="CommentReference"/>
          <w:rFonts w:hint="eastAsia"/>
          <w:sz w:val="28"/>
          <w:szCs w:val="28"/>
        </w:rPr>
        <w:commentReference w:id="19"/>
      </w:r>
      <w:commentRangeEnd w:id="20"/>
      <w:r w:rsidRPr="00E51912">
        <w:rPr>
          <w:rStyle w:val="CommentReference"/>
          <w:rFonts w:hint="eastAsia"/>
          <w:sz w:val="28"/>
          <w:szCs w:val="28"/>
        </w:rPr>
        <w:commentReference w:id="20"/>
      </w:r>
    </w:p>
    <w:p w14:paraId="6E78BD25" w14:textId="77777777" w:rsidR="003F09F3" w:rsidRDefault="003F09F3" w:rsidP="005B034A">
      <w:pPr>
        <w:spacing w:after="0" w:line="240" w:lineRule="auto"/>
      </w:pPr>
      <w:r w:rsidRPr="003F09F3">
        <w:t>Upon completion of this learning block, Experts should be able to answer:</w:t>
      </w:r>
    </w:p>
    <w:p w14:paraId="113339CC" w14:textId="77777777" w:rsidR="003F09F3" w:rsidRDefault="003F09F3" w:rsidP="005B034A">
      <w:pPr>
        <w:spacing w:after="0" w:line="240" w:lineRule="auto"/>
      </w:pPr>
    </w:p>
    <w:p w14:paraId="1072D3BA" w14:textId="7E143FDC" w:rsidR="00B574E2" w:rsidRDefault="00B574E2" w:rsidP="005B034A">
      <w:pPr>
        <w:spacing w:after="0" w:line="240" w:lineRule="auto"/>
      </w:pPr>
      <w:r w:rsidRPr="008D1A24">
        <w:rPr>
          <w:b/>
        </w:rPr>
        <w:t>Company &amp; Culture</w:t>
      </w:r>
    </w:p>
    <w:p w14:paraId="46F9AB89" w14:textId="504D3175" w:rsidR="008D1A24" w:rsidRPr="008D1A24" w:rsidRDefault="008D1A24" w:rsidP="00986EED">
      <w:pPr>
        <w:numPr>
          <w:ilvl w:val="0"/>
          <w:numId w:val="9"/>
        </w:numPr>
        <w:spacing w:after="0" w:line="240" w:lineRule="auto"/>
      </w:pPr>
      <w:r w:rsidRPr="008D1A24">
        <w:t>What is Asurion</w:t>
      </w:r>
      <w:r w:rsidR="003F09F3">
        <w:t>, and how does the Asurion way influence daily behaviors?</w:t>
      </w:r>
    </w:p>
    <w:p w14:paraId="73368660" w14:textId="3534BC64" w:rsidR="008D1A24" w:rsidRDefault="003F09F3" w:rsidP="00986EED">
      <w:pPr>
        <w:numPr>
          <w:ilvl w:val="0"/>
          <w:numId w:val="9"/>
        </w:numPr>
        <w:spacing w:after="0" w:line="240" w:lineRule="auto"/>
      </w:pPr>
      <w:r>
        <w:t>How does Compassion Forward connect to the Expert role?</w:t>
      </w:r>
    </w:p>
    <w:p w14:paraId="2677F07D" w14:textId="165151D7" w:rsidR="00697E16" w:rsidRDefault="00697E16" w:rsidP="00986EED">
      <w:pPr>
        <w:numPr>
          <w:ilvl w:val="0"/>
          <w:numId w:val="9"/>
        </w:numPr>
        <w:spacing w:after="0" w:line="240" w:lineRule="auto"/>
      </w:pPr>
      <w:r>
        <w:t>What are ERGs and how can I join?</w:t>
      </w:r>
    </w:p>
    <w:p w14:paraId="0C7B7C13" w14:textId="322EF0CB" w:rsidR="003F09F3" w:rsidRDefault="003F09F3" w:rsidP="00986EED">
      <w:pPr>
        <w:numPr>
          <w:ilvl w:val="0"/>
          <w:numId w:val="9"/>
        </w:numPr>
        <w:spacing w:after="0" w:line="240" w:lineRule="auto"/>
      </w:pPr>
      <w:r>
        <w:t>How does my role contribute to creating world-class customer experiences?</w:t>
      </w:r>
    </w:p>
    <w:p w14:paraId="46BE08D1" w14:textId="77777777" w:rsidR="008D1A24" w:rsidRPr="008D1A24" w:rsidRDefault="008D1A24" w:rsidP="005B034A">
      <w:pPr>
        <w:spacing w:after="0" w:line="240" w:lineRule="auto"/>
        <w:ind w:left="720"/>
      </w:pPr>
    </w:p>
    <w:p w14:paraId="0DCE0864" w14:textId="77777777" w:rsidR="008D1A24" w:rsidRPr="008D1A24" w:rsidRDefault="008D1A24" w:rsidP="005B034A">
      <w:pPr>
        <w:spacing w:after="0" w:line="240" w:lineRule="auto"/>
      </w:pPr>
      <w:r w:rsidRPr="008D1A24">
        <w:rPr>
          <w:b/>
          <w:bCs/>
        </w:rPr>
        <w:t>Training Expectations</w:t>
      </w:r>
    </w:p>
    <w:p w14:paraId="34248D04" w14:textId="21F371B2" w:rsidR="008D1A24" w:rsidRPr="008D1A24" w:rsidRDefault="008D1A24" w:rsidP="00986EED">
      <w:pPr>
        <w:numPr>
          <w:ilvl w:val="0"/>
          <w:numId w:val="10"/>
        </w:numPr>
        <w:spacing w:after="0" w:line="240" w:lineRule="auto"/>
      </w:pPr>
      <w:r w:rsidRPr="008D1A24">
        <w:t xml:space="preserve">What should I expect </w:t>
      </w:r>
      <w:r w:rsidR="003F09F3">
        <w:t>throughout</w:t>
      </w:r>
      <w:r w:rsidRPr="008D1A24">
        <w:t xml:space="preserve"> training? </w:t>
      </w:r>
    </w:p>
    <w:p w14:paraId="79429E21" w14:textId="596361C0" w:rsidR="008D1A24" w:rsidRDefault="003F09F3" w:rsidP="00986EED">
      <w:pPr>
        <w:numPr>
          <w:ilvl w:val="0"/>
          <w:numId w:val="10"/>
        </w:numPr>
        <w:spacing w:after="0" w:line="240" w:lineRule="auto"/>
      </w:pPr>
      <w:r>
        <w:t>What can I expect from my trainer?</w:t>
      </w:r>
    </w:p>
    <w:p w14:paraId="17F58B30" w14:textId="78C0DA8F" w:rsidR="003F09F3" w:rsidRDefault="003F09F3" w:rsidP="00986EED">
      <w:pPr>
        <w:numPr>
          <w:ilvl w:val="0"/>
          <w:numId w:val="10"/>
        </w:numPr>
        <w:spacing w:after="0" w:line="240" w:lineRule="auto"/>
      </w:pPr>
      <w:r>
        <w:t>What does successful completion of this learning block look like?</w:t>
      </w:r>
    </w:p>
    <w:p w14:paraId="55CE4DBB" w14:textId="77777777" w:rsidR="008D1A24" w:rsidRPr="008D1A24" w:rsidRDefault="008D1A24" w:rsidP="005B034A">
      <w:pPr>
        <w:spacing w:after="0" w:line="240" w:lineRule="auto"/>
        <w:ind w:left="720"/>
      </w:pPr>
    </w:p>
    <w:p w14:paraId="0BB9435D" w14:textId="77777777" w:rsidR="008D1A24" w:rsidRPr="008D1A24" w:rsidRDefault="008D1A24" w:rsidP="005B034A">
      <w:pPr>
        <w:spacing w:after="0" w:line="240" w:lineRule="auto"/>
      </w:pPr>
      <w:r w:rsidRPr="008D1A24">
        <w:rPr>
          <w:b/>
          <w:bCs/>
        </w:rPr>
        <w:t>Systems</w:t>
      </w:r>
    </w:p>
    <w:p w14:paraId="5D5A0580" w14:textId="24690E2D" w:rsidR="008D1A24" w:rsidRPr="008D1A24" w:rsidRDefault="008D1A24" w:rsidP="00986EED">
      <w:pPr>
        <w:numPr>
          <w:ilvl w:val="0"/>
          <w:numId w:val="11"/>
        </w:numPr>
        <w:spacing w:after="0" w:line="240" w:lineRule="auto"/>
      </w:pPr>
      <w:r w:rsidRPr="008D1A24">
        <w:t>How do I access Homebase</w:t>
      </w:r>
      <w:r w:rsidR="003F09F3">
        <w:t>, Workday, Workday Learning, UKG, and Quest Password Manager?</w:t>
      </w:r>
    </w:p>
    <w:p w14:paraId="6191DA9C" w14:textId="4A3EABAC" w:rsidR="008D1A24" w:rsidRDefault="008D1A24" w:rsidP="00986EED">
      <w:pPr>
        <w:numPr>
          <w:ilvl w:val="0"/>
          <w:numId w:val="11"/>
        </w:numPr>
        <w:spacing w:after="0" w:line="240" w:lineRule="auto"/>
      </w:pPr>
      <w:r w:rsidRPr="008D1A24">
        <w:t xml:space="preserve">Where do I go </w:t>
      </w:r>
      <w:r w:rsidR="007635E3">
        <w:t>when I have a policy, learning, or system-access question</w:t>
      </w:r>
      <w:r w:rsidRPr="008D1A24">
        <w:t xml:space="preserve">? </w:t>
      </w:r>
    </w:p>
    <w:p w14:paraId="2BC2CC2A" w14:textId="77777777" w:rsidR="008D1A24" w:rsidRPr="008D1A24" w:rsidRDefault="008D1A24" w:rsidP="005B034A">
      <w:pPr>
        <w:spacing w:after="0" w:line="240" w:lineRule="auto"/>
        <w:ind w:left="720"/>
      </w:pPr>
    </w:p>
    <w:p w14:paraId="337C8E14" w14:textId="77777777" w:rsidR="008D1A24" w:rsidRPr="008D1A24" w:rsidRDefault="008D1A24" w:rsidP="005B034A">
      <w:pPr>
        <w:spacing w:after="0" w:line="240" w:lineRule="auto"/>
      </w:pPr>
      <w:r w:rsidRPr="008D1A24">
        <w:rPr>
          <w:b/>
          <w:bCs/>
        </w:rPr>
        <w:t>Policies</w:t>
      </w:r>
    </w:p>
    <w:p w14:paraId="4C637553" w14:textId="5BE2303F" w:rsidR="008D1A24" w:rsidRPr="008D1A24" w:rsidRDefault="007635E3" w:rsidP="00986EED">
      <w:pPr>
        <w:numPr>
          <w:ilvl w:val="0"/>
          <w:numId w:val="12"/>
        </w:numPr>
        <w:spacing w:after="0" w:line="240" w:lineRule="auto"/>
      </w:pPr>
      <w:r>
        <w:t>What day-one policies apply to attendance, equipment, clean desk practices, information handling, and Microsoft Teams retention?</w:t>
      </w:r>
    </w:p>
    <w:p w14:paraId="1E98C5C0" w14:textId="7131E703" w:rsidR="008D1A24" w:rsidRPr="008D1A24" w:rsidRDefault="007635E3" w:rsidP="00986EED">
      <w:pPr>
        <w:numPr>
          <w:ilvl w:val="0"/>
          <w:numId w:val="12"/>
        </w:numPr>
        <w:spacing w:after="0" w:line="240" w:lineRule="auto"/>
      </w:pPr>
      <w:r>
        <w:t>What is CPNI, and how do I protect customer information?</w:t>
      </w:r>
    </w:p>
    <w:p w14:paraId="4C88300F" w14:textId="01261392" w:rsidR="00CB6249" w:rsidRPr="00CB6249" w:rsidRDefault="00CB6249" w:rsidP="005B034A">
      <w:pPr>
        <w:spacing w:after="0" w:line="240" w:lineRule="auto"/>
      </w:pPr>
      <w:r w:rsidRPr="00CB6249">
        <w:t>  </w:t>
      </w:r>
    </w:p>
    <w:p w14:paraId="1FA89893" w14:textId="1F265EF4" w:rsidR="00CB6249" w:rsidRPr="00E51912" w:rsidRDefault="33DE90B7" w:rsidP="005B034A">
      <w:pPr>
        <w:pStyle w:val="Subtitle"/>
        <w:spacing w:after="0" w:line="240" w:lineRule="auto"/>
        <w:rPr>
          <w:rFonts w:hint="eastAsia"/>
        </w:rPr>
      </w:pPr>
      <w:commentRangeStart w:id="21"/>
      <w:commentRangeStart w:id="22"/>
      <w:r>
        <w:t xml:space="preserve">Core </w:t>
      </w:r>
      <w:r w:rsidR="00CB6249" w:rsidRPr="00E51912">
        <w:t>Capabilities </w:t>
      </w:r>
      <w:commentRangeEnd w:id="21"/>
      <w:r w:rsidR="00DC420C" w:rsidRPr="00E51912">
        <w:rPr>
          <w:rStyle w:val="CommentReference"/>
          <w:rFonts w:hint="eastAsia"/>
          <w:sz w:val="28"/>
          <w:szCs w:val="28"/>
        </w:rPr>
        <w:commentReference w:id="21"/>
      </w:r>
      <w:commentRangeEnd w:id="22"/>
      <w:r w:rsidRPr="00E51912">
        <w:rPr>
          <w:rStyle w:val="CommentReference"/>
          <w:rFonts w:hint="eastAsia"/>
          <w:sz w:val="28"/>
          <w:szCs w:val="28"/>
        </w:rPr>
        <w:commentReference w:id="22"/>
      </w:r>
    </w:p>
    <w:p w14:paraId="08941BCC" w14:textId="77777777" w:rsidR="00D61C5A" w:rsidRPr="00D61C5A" w:rsidRDefault="00D61C5A" w:rsidP="005B034A">
      <w:pPr>
        <w:spacing w:after="0" w:line="240" w:lineRule="auto"/>
        <w:rPr>
          <w:rFonts w:eastAsia="Times New Roman" w:cs="Times New Roman"/>
          <w:kern w:val="0"/>
          <w14:ligatures w14:val="none"/>
        </w:rPr>
      </w:pPr>
      <w:r w:rsidRPr="00D61C5A">
        <w:rPr>
          <w:rFonts w:eastAsia="Times New Roman" w:cs="Times New Roman"/>
          <w:kern w:val="0"/>
          <w14:ligatures w14:val="none"/>
        </w:rPr>
        <w:t>Upon successful completion of this learning block, Experts are prepared to:</w:t>
      </w:r>
    </w:p>
    <w:p w14:paraId="34FB1E2D" w14:textId="77777777" w:rsidR="00D61C5A" w:rsidRPr="00D61C5A" w:rsidRDefault="00D61C5A" w:rsidP="00986EED">
      <w:pPr>
        <w:numPr>
          <w:ilvl w:val="0"/>
          <w:numId w:val="14"/>
        </w:numPr>
        <w:spacing w:after="0" w:line="240" w:lineRule="auto"/>
        <w:rPr>
          <w:rFonts w:eastAsia="Times New Roman" w:cs="Times New Roman"/>
          <w:kern w:val="0"/>
          <w14:ligatures w14:val="none"/>
        </w:rPr>
      </w:pPr>
      <w:r w:rsidRPr="00D61C5A">
        <w:rPr>
          <w:rFonts w:eastAsia="Times New Roman" w:cs="Times New Roman"/>
          <w:kern w:val="0"/>
          <w14:ligatures w14:val="none"/>
        </w:rPr>
        <w:t>Operate independently within the Asurion learning environment by accessing required systems, completing assigned learning, and locating approved employee resources without instructor assistance.</w:t>
      </w:r>
    </w:p>
    <w:p w14:paraId="20C17F9D" w14:textId="77777777" w:rsidR="00D61C5A" w:rsidRPr="00D61C5A" w:rsidRDefault="00D61C5A" w:rsidP="00986EED">
      <w:pPr>
        <w:numPr>
          <w:ilvl w:val="0"/>
          <w:numId w:val="14"/>
        </w:numPr>
        <w:spacing w:after="0" w:line="240" w:lineRule="auto"/>
        <w:rPr>
          <w:rFonts w:eastAsia="Times New Roman" w:cs="Times New Roman"/>
          <w:kern w:val="0"/>
          <w14:ligatures w14:val="none"/>
        </w:rPr>
      </w:pPr>
      <w:r w:rsidRPr="00D61C5A">
        <w:rPr>
          <w:rFonts w:eastAsia="Times New Roman" w:cs="Times New Roman"/>
          <w:kern w:val="0"/>
          <w14:ligatures w14:val="none"/>
        </w:rPr>
        <w:t>Work within Asurion’s operational and compliance expectations by consistently applying information security, CPNI, equipment, attendance, and workplace policies throughout training.</w:t>
      </w:r>
    </w:p>
    <w:p w14:paraId="3A4966A7" w14:textId="77777777" w:rsidR="00D61C5A" w:rsidRPr="00D61C5A" w:rsidRDefault="00D61C5A" w:rsidP="00986EED">
      <w:pPr>
        <w:numPr>
          <w:ilvl w:val="0"/>
          <w:numId w:val="14"/>
        </w:numPr>
        <w:spacing w:after="0" w:line="240" w:lineRule="auto"/>
        <w:rPr>
          <w:rFonts w:eastAsia="Times New Roman" w:cs="Times New Roman"/>
          <w:kern w:val="0"/>
          <w14:ligatures w14:val="none"/>
        </w:rPr>
      </w:pPr>
      <w:r w:rsidRPr="00D61C5A">
        <w:rPr>
          <w:rFonts w:eastAsia="Times New Roman" w:cs="Times New Roman"/>
          <w:kern w:val="0"/>
          <w14:ligatures w14:val="none"/>
        </w:rPr>
        <w:t>Use approved resources as the primary source of truth for workplace questions, learning activities, and system-access issues rather than relying on memory or informal guidance.</w:t>
      </w:r>
    </w:p>
    <w:p w14:paraId="2CF3EC7C" w14:textId="77777777" w:rsidR="00D61C5A" w:rsidRPr="00D61C5A" w:rsidRDefault="00D61C5A" w:rsidP="00986EED">
      <w:pPr>
        <w:numPr>
          <w:ilvl w:val="0"/>
          <w:numId w:val="14"/>
        </w:numPr>
        <w:spacing w:after="0" w:line="240" w:lineRule="auto"/>
        <w:rPr>
          <w:rFonts w:eastAsia="Times New Roman" w:cs="Times New Roman"/>
          <w:kern w:val="0"/>
          <w14:ligatures w14:val="none"/>
        </w:rPr>
      </w:pPr>
      <w:r w:rsidRPr="00D61C5A">
        <w:rPr>
          <w:rFonts w:eastAsia="Times New Roman" w:cs="Times New Roman"/>
          <w:kern w:val="0"/>
          <w14:ligatures w14:val="none"/>
        </w:rPr>
        <w:t>Participate effectively in the Launchpad learning experience by managing assigned learning, meeting participation expectations, communicating barriers, and using available support resources appropriately.</w:t>
      </w:r>
    </w:p>
    <w:p w14:paraId="3A31C1E5" w14:textId="242DB231" w:rsidR="00D61201" w:rsidRPr="00D61C5A" w:rsidRDefault="00D61C5A" w:rsidP="00986EED">
      <w:pPr>
        <w:numPr>
          <w:ilvl w:val="0"/>
          <w:numId w:val="14"/>
        </w:numPr>
        <w:spacing w:after="0" w:line="240" w:lineRule="auto"/>
        <w:rPr>
          <w:rFonts w:eastAsia="Times New Roman" w:cs="Times New Roman"/>
          <w:kern w:val="0"/>
          <w14:ligatures w14:val="none"/>
        </w:rPr>
      </w:pPr>
      <w:r w:rsidRPr="00D61C5A">
        <w:rPr>
          <w:rFonts w:eastAsia="Times New Roman" w:cs="Times New Roman"/>
          <w:kern w:val="0"/>
          <w14:ligatures w14:val="none"/>
        </w:rPr>
        <w:t>Demonstrate the professional behaviors and learning habits expected throughout the remainder of Launchpad and in future customer interactions.</w:t>
      </w:r>
    </w:p>
    <w:p w14:paraId="088E057D" w14:textId="77777777" w:rsidR="00D61201" w:rsidRDefault="00D61201" w:rsidP="005B034A">
      <w:pPr>
        <w:pStyle w:val="Subtitle"/>
        <w:spacing w:after="0" w:line="240" w:lineRule="auto"/>
        <w:rPr>
          <w:rFonts w:hint="eastAsia"/>
        </w:rPr>
      </w:pPr>
      <w:r>
        <w:t>Assessment Methods</w:t>
      </w:r>
    </w:p>
    <w:p w14:paraId="4B75461B" w14:textId="05D48E4F" w:rsidR="00D61201" w:rsidRDefault="00D61201" w:rsidP="00986EED">
      <w:pPr>
        <w:pStyle w:val="ListParagraph"/>
        <w:numPr>
          <w:ilvl w:val="0"/>
          <w:numId w:val="21"/>
        </w:numPr>
        <w:spacing w:after="0" w:line="240" w:lineRule="auto"/>
      </w:pPr>
      <w:r>
        <w:t xml:space="preserve">Knowledge Checks </w:t>
      </w:r>
    </w:p>
    <w:p w14:paraId="6D0F4E66" w14:textId="0B52A317" w:rsidR="00D61201" w:rsidRDefault="00D61201" w:rsidP="00986EED">
      <w:pPr>
        <w:pStyle w:val="ListParagraph"/>
        <w:numPr>
          <w:ilvl w:val="0"/>
          <w:numId w:val="21"/>
        </w:numPr>
        <w:spacing w:after="0" w:line="240" w:lineRule="auto"/>
      </w:pPr>
      <w:r>
        <w:t xml:space="preserve">Guided Lab Activities </w:t>
      </w:r>
    </w:p>
    <w:p w14:paraId="7F3FA207" w14:textId="5A2B58C1" w:rsidR="00D61201" w:rsidRDefault="00D61201" w:rsidP="00986EED">
      <w:pPr>
        <w:pStyle w:val="ListParagraph"/>
        <w:numPr>
          <w:ilvl w:val="0"/>
          <w:numId w:val="21"/>
        </w:numPr>
        <w:spacing w:after="0" w:line="240" w:lineRule="auto"/>
      </w:pPr>
      <w:r>
        <w:t xml:space="preserve">Observation </w:t>
      </w:r>
    </w:p>
    <w:p w14:paraId="33E8CB76" w14:textId="2336ED50" w:rsidR="00D61201" w:rsidRDefault="00D61201" w:rsidP="00986EED">
      <w:pPr>
        <w:pStyle w:val="ListParagraph"/>
        <w:numPr>
          <w:ilvl w:val="0"/>
          <w:numId w:val="21"/>
        </w:numPr>
        <w:spacing w:after="0" w:line="240" w:lineRule="auto"/>
      </w:pPr>
      <w:r>
        <w:t>Required Compliance CBTs</w:t>
      </w:r>
    </w:p>
    <w:p w14:paraId="0E01DB42" w14:textId="77777777" w:rsidR="00D61201" w:rsidRDefault="00D61201" w:rsidP="005B034A">
      <w:pPr>
        <w:spacing w:after="0" w:line="240" w:lineRule="auto"/>
      </w:pPr>
    </w:p>
    <w:p w14:paraId="4DBB81F9" w14:textId="174317E8" w:rsidR="002A09FE" w:rsidRPr="00E51912" w:rsidRDefault="002A09FE" w:rsidP="005B034A">
      <w:pPr>
        <w:pStyle w:val="Subtitle"/>
        <w:spacing w:after="0" w:line="240" w:lineRule="auto"/>
        <w:rPr>
          <w:rFonts w:hint="eastAsia"/>
        </w:rPr>
      </w:pPr>
      <w:commentRangeStart w:id="23"/>
      <w:r>
        <w:t>Minimum Performance Expectations</w:t>
      </w:r>
      <w:commentRangeEnd w:id="23"/>
      <w:r w:rsidR="00DC420C" w:rsidRPr="00E51912">
        <w:rPr>
          <w:rStyle w:val="CommentReference"/>
          <w:rFonts w:hint="eastAsia"/>
          <w:sz w:val="28"/>
          <w:szCs w:val="28"/>
        </w:rPr>
        <w:commentReference w:id="23"/>
      </w:r>
    </w:p>
    <w:p w14:paraId="05EA5019" w14:textId="77777777" w:rsidR="001B542F" w:rsidRPr="001B542F" w:rsidRDefault="001B542F" w:rsidP="005B034A">
      <w:pPr>
        <w:spacing w:after="0" w:line="240" w:lineRule="auto"/>
      </w:pPr>
      <w:r w:rsidRPr="001B542F">
        <w:t>Experts must demonstrate the ability to:</w:t>
      </w:r>
    </w:p>
    <w:p w14:paraId="79B41DA5" w14:textId="77777777" w:rsidR="0061286A" w:rsidRPr="00E80E58" w:rsidRDefault="0061286A" w:rsidP="00986EED">
      <w:pPr>
        <w:numPr>
          <w:ilvl w:val="0"/>
          <w:numId w:val="128"/>
        </w:numPr>
        <w:spacing w:after="0" w:line="240" w:lineRule="auto"/>
        <w:rPr>
          <w:rFonts w:eastAsia="Times New Roman" w:cs="Times New Roman"/>
          <w:kern w:val="0"/>
          <w14:ligatures w14:val="none"/>
        </w:rPr>
      </w:pPr>
      <w:r w:rsidRPr="00E80E58">
        <w:rPr>
          <w:rFonts w:eastAsia="Times New Roman" w:cs="Times New Roman"/>
          <w:kern w:val="0"/>
          <w14:ligatures w14:val="none"/>
        </w:rPr>
        <w:t>Successfully complete 100% of required onboarding, compliance, and acknowledgment activities before progressing to Learning Block 2.</w:t>
      </w:r>
    </w:p>
    <w:p w14:paraId="0DE238CF" w14:textId="77777777" w:rsidR="0061286A" w:rsidRPr="00E80E58" w:rsidRDefault="0061286A" w:rsidP="00986EED">
      <w:pPr>
        <w:numPr>
          <w:ilvl w:val="0"/>
          <w:numId w:val="128"/>
        </w:numPr>
        <w:spacing w:after="0" w:line="240" w:lineRule="auto"/>
        <w:rPr>
          <w:rFonts w:eastAsia="Times New Roman" w:cs="Times New Roman"/>
          <w:kern w:val="0"/>
          <w14:ligatures w14:val="none"/>
        </w:rPr>
      </w:pPr>
      <w:r w:rsidRPr="00E80E58">
        <w:rPr>
          <w:rFonts w:eastAsia="Times New Roman" w:cs="Times New Roman"/>
          <w:kern w:val="0"/>
          <w14:ligatures w14:val="none"/>
        </w:rPr>
        <w:t>Independently access Homebase, Workday, Workday Learning, UKG, and Quest Password Manager in 100% of evaluated system-access activities without instructor assistance.</w:t>
      </w:r>
    </w:p>
    <w:p w14:paraId="3AAA0609" w14:textId="0370F78B" w:rsidR="0061286A" w:rsidRPr="00E80E58" w:rsidRDefault="0061286A" w:rsidP="00986EED">
      <w:pPr>
        <w:numPr>
          <w:ilvl w:val="0"/>
          <w:numId w:val="128"/>
        </w:numPr>
        <w:spacing w:after="0" w:line="240" w:lineRule="auto"/>
        <w:rPr>
          <w:rFonts w:eastAsia="Times New Roman" w:cs="Times New Roman"/>
          <w:kern w:val="0"/>
          <w14:ligatures w14:val="none"/>
        </w:rPr>
      </w:pPr>
      <w:r w:rsidRPr="00E80E58">
        <w:rPr>
          <w:rFonts w:eastAsia="Times New Roman" w:cs="Times New Roman"/>
          <w:kern w:val="0"/>
          <w14:ligatures w14:val="none"/>
        </w:rPr>
        <w:t>Locate the correct employee policy, learning resource, or support process in 90% of evaluated workplace scenarios involving attendance, equipment, learning, collaboration tools, or system access.</w:t>
      </w:r>
    </w:p>
    <w:p w14:paraId="27B660E3" w14:textId="77777777" w:rsidR="0061286A" w:rsidRPr="00E80E58" w:rsidRDefault="0061286A" w:rsidP="00986EED">
      <w:pPr>
        <w:numPr>
          <w:ilvl w:val="0"/>
          <w:numId w:val="128"/>
        </w:numPr>
        <w:spacing w:after="0" w:line="240" w:lineRule="auto"/>
        <w:rPr>
          <w:rFonts w:eastAsia="Times New Roman" w:cs="Times New Roman"/>
          <w:kern w:val="0"/>
          <w14:ligatures w14:val="none"/>
        </w:rPr>
      </w:pPr>
      <w:r w:rsidRPr="00E80E58">
        <w:rPr>
          <w:rFonts w:eastAsia="Times New Roman" w:cs="Times New Roman"/>
          <w:kern w:val="0"/>
          <w14:ligatures w14:val="none"/>
        </w:rPr>
        <w:t>Correctly apply CPNI, clean desk, information security, and equipment handling requirements in 100% of evaluated compliance scenarios without committing a compliance violation.</w:t>
      </w:r>
    </w:p>
    <w:p w14:paraId="1AAFA13C" w14:textId="0BD19CFB" w:rsidR="0061286A" w:rsidRPr="00E80E58" w:rsidRDefault="0061286A" w:rsidP="00986EED">
      <w:pPr>
        <w:numPr>
          <w:ilvl w:val="0"/>
          <w:numId w:val="128"/>
        </w:numPr>
        <w:spacing w:after="0" w:line="240" w:lineRule="auto"/>
        <w:rPr>
          <w:rFonts w:eastAsia="Times New Roman" w:cs="Times New Roman"/>
          <w:kern w:val="0"/>
          <w14:ligatures w14:val="none"/>
        </w:rPr>
      </w:pPr>
      <w:r w:rsidRPr="00E80E58">
        <w:rPr>
          <w:rFonts w:eastAsia="Times New Roman" w:cs="Times New Roman"/>
          <w:kern w:val="0"/>
          <w14:ligatures w14:val="none"/>
        </w:rPr>
        <w:t>Use approved company resources rather than memory or informal guidance to resolve workplace questions in 90% of evaluated resource lookup scenarios.</w:t>
      </w:r>
    </w:p>
    <w:p w14:paraId="5EC93A2F" w14:textId="14C48513" w:rsidR="0061286A" w:rsidRPr="00E80E58" w:rsidRDefault="0061286A" w:rsidP="00986EED">
      <w:pPr>
        <w:numPr>
          <w:ilvl w:val="0"/>
          <w:numId w:val="128"/>
        </w:numPr>
        <w:spacing w:after="0" w:line="240" w:lineRule="auto"/>
        <w:rPr>
          <w:rFonts w:eastAsia="Times New Roman" w:cs="Times New Roman"/>
          <w:kern w:val="0"/>
          <w14:ligatures w14:val="none"/>
        </w:rPr>
      </w:pPr>
      <w:r w:rsidRPr="00E80E58">
        <w:rPr>
          <w:rFonts w:eastAsia="Times New Roman" w:cs="Times New Roman"/>
          <w:kern w:val="0"/>
          <w14:ligatures w14:val="none"/>
        </w:rPr>
        <w:t>Correctly identify the appropriate support resource for employee, learning, or system-access issues in 90% of evaluated workplace scenarios.</w:t>
      </w:r>
    </w:p>
    <w:p w14:paraId="68CA1089" w14:textId="77777777" w:rsidR="0061286A" w:rsidRPr="00E80E58" w:rsidRDefault="0061286A" w:rsidP="00986EED">
      <w:pPr>
        <w:numPr>
          <w:ilvl w:val="0"/>
          <w:numId w:val="128"/>
        </w:numPr>
        <w:spacing w:after="0" w:line="240" w:lineRule="auto"/>
        <w:rPr>
          <w:rFonts w:eastAsia="Times New Roman" w:cs="Times New Roman"/>
          <w:kern w:val="0"/>
          <w14:ligatures w14:val="none"/>
        </w:rPr>
      </w:pPr>
      <w:r w:rsidRPr="00E80E58">
        <w:rPr>
          <w:rFonts w:eastAsia="Times New Roman" w:cs="Times New Roman"/>
          <w:kern w:val="0"/>
          <w14:ligatures w14:val="none"/>
        </w:rPr>
        <w:t>Complete 100% of assigned learning activities and demonstrate readiness to progress by meeting participation expectations and communicating barriers that prevent successful completion of required learning.</w:t>
      </w:r>
    </w:p>
    <w:p w14:paraId="37F90497" w14:textId="77777777" w:rsidR="00D61201" w:rsidRPr="006C363D" w:rsidRDefault="00D61201" w:rsidP="005B034A">
      <w:pPr>
        <w:pStyle w:val="Subtitle"/>
        <w:spacing w:after="0" w:line="240" w:lineRule="auto"/>
        <w:rPr>
          <w:rFonts w:hint="eastAsia"/>
        </w:rPr>
      </w:pPr>
      <w:r w:rsidRPr="006C363D">
        <w:t>Remediation Required When</w:t>
      </w:r>
    </w:p>
    <w:p w14:paraId="6731E6E6" w14:textId="77777777" w:rsidR="00D61201" w:rsidRPr="006C363D" w:rsidRDefault="00D61201" w:rsidP="00986EED">
      <w:pPr>
        <w:pStyle w:val="ListParagraph"/>
        <w:numPr>
          <w:ilvl w:val="0"/>
          <w:numId w:val="22"/>
        </w:numPr>
        <w:spacing w:after="0" w:line="240" w:lineRule="auto"/>
      </w:pPr>
      <w:r w:rsidRPr="006C363D">
        <w:t xml:space="preserve">Required systems cannot be accessed. </w:t>
      </w:r>
    </w:p>
    <w:p w14:paraId="007401CA" w14:textId="77777777" w:rsidR="00D61201" w:rsidRPr="006C363D" w:rsidRDefault="00D61201" w:rsidP="00986EED">
      <w:pPr>
        <w:pStyle w:val="ListParagraph"/>
        <w:numPr>
          <w:ilvl w:val="0"/>
          <w:numId w:val="22"/>
        </w:numPr>
        <w:spacing w:after="0" w:line="240" w:lineRule="auto"/>
      </w:pPr>
      <w:r w:rsidRPr="006C363D">
        <w:t xml:space="preserve">Incorrect resources or policies are selected. </w:t>
      </w:r>
    </w:p>
    <w:p w14:paraId="7D755C00" w14:textId="77777777" w:rsidR="00D61201" w:rsidRPr="006C363D" w:rsidRDefault="00D61201" w:rsidP="00986EED">
      <w:pPr>
        <w:pStyle w:val="ListParagraph"/>
        <w:numPr>
          <w:ilvl w:val="0"/>
          <w:numId w:val="22"/>
        </w:numPr>
        <w:spacing w:after="0" w:line="240" w:lineRule="auto"/>
      </w:pPr>
      <w:r w:rsidRPr="006C363D">
        <w:t xml:space="preserve">Information security or CPNI requirements are violated. </w:t>
      </w:r>
    </w:p>
    <w:p w14:paraId="31759FC3" w14:textId="77777777" w:rsidR="00DE6337" w:rsidRDefault="00D61201" w:rsidP="00986EED">
      <w:pPr>
        <w:pStyle w:val="ListParagraph"/>
        <w:numPr>
          <w:ilvl w:val="0"/>
          <w:numId w:val="22"/>
        </w:numPr>
        <w:spacing w:after="0" w:line="240" w:lineRule="auto"/>
      </w:pPr>
      <w:r w:rsidRPr="006C363D">
        <w:t>Instructor assistance is consistently required to locate basic resources.</w:t>
      </w:r>
    </w:p>
    <w:p w14:paraId="06AC87F7" w14:textId="4ABBE754" w:rsidR="00DE6337" w:rsidRDefault="00DE6337" w:rsidP="005B034A">
      <w:pPr>
        <w:pStyle w:val="Subtitle"/>
        <w:spacing w:after="0" w:line="240" w:lineRule="auto"/>
        <w:rPr>
          <w:rFonts w:hint="eastAsia"/>
        </w:rPr>
      </w:pPr>
      <w:commentRangeStart w:id="24"/>
      <w:commentRangeStart w:id="25"/>
      <w:commentRangeStart w:id="26"/>
      <w:commentRangeStart w:id="27"/>
      <w:r>
        <w:t>Courses and Resources (~4.5 hour</w:t>
      </w:r>
      <w:commentRangeEnd w:id="24"/>
      <w:r w:rsidR="00DC420C">
        <w:rPr>
          <w:rStyle w:val="CommentReference"/>
          <w:sz w:val="28"/>
          <w:szCs w:val="28"/>
        </w:rPr>
        <w:commentReference w:id="24"/>
      </w:r>
      <w:commentRangeEnd w:id="25"/>
      <w:r>
        <w:rPr>
          <w:rStyle w:val="CommentReference"/>
          <w:sz w:val="28"/>
          <w:szCs w:val="28"/>
        </w:rPr>
        <w:commentReference w:id="25"/>
      </w:r>
      <w:commentRangeEnd w:id="26"/>
      <w:r>
        <w:rPr>
          <w:rStyle w:val="CommentReference"/>
          <w:sz w:val="28"/>
          <w:szCs w:val="28"/>
        </w:rPr>
        <w:commentReference w:id="26"/>
      </w:r>
      <w:commentRangeEnd w:id="27"/>
      <w:r>
        <w:rPr>
          <w:rStyle w:val="CommentReference"/>
          <w:sz w:val="28"/>
          <w:szCs w:val="28"/>
        </w:rPr>
        <w:commentReference w:id="27"/>
      </w:r>
      <w:r>
        <w:t>)</w:t>
      </w:r>
    </w:p>
    <w:tbl>
      <w:tblPr>
        <w:tblpPr w:leftFromText="180" w:rightFromText="180" w:vertAnchor="page" w:horzAnchor="margin" w:tblpY="2250"/>
        <w:tblW w:w="12271"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508"/>
        <w:gridCol w:w="1260"/>
        <w:gridCol w:w="925"/>
        <w:gridCol w:w="2437"/>
        <w:gridCol w:w="1512"/>
        <w:gridCol w:w="4629"/>
      </w:tblGrid>
      <w:tr w:rsidR="00DE6337" w14:paraId="5633BB4F" w14:textId="77777777" w:rsidTr="46BF7480">
        <w:trPr>
          <w:cantSplit/>
          <w:trHeight w:val="208"/>
        </w:trPr>
        <w:tc>
          <w:tcPr>
            <w:tcW w:w="1508" w:type="dxa"/>
            <w:shd w:val="clear" w:color="auto" w:fill="EAF2F8"/>
            <w:tcMar>
              <w:top w:w="70" w:type="dxa"/>
              <w:left w:w="70" w:type="dxa"/>
              <w:bottom w:w="70" w:type="dxa"/>
              <w:right w:w="70" w:type="dxa"/>
            </w:tcMar>
          </w:tcPr>
          <w:p w14:paraId="4ACF399D" w14:textId="77777777" w:rsidR="00DE6337" w:rsidRPr="0027526E" w:rsidRDefault="00DE6337" w:rsidP="005B034A">
            <w:pPr>
              <w:keepNext/>
              <w:spacing w:after="0" w:line="240" w:lineRule="auto"/>
              <w:rPr>
                <w:b/>
              </w:rPr>
            </w:pPr>
            <w:r w:rsidRPr="0027526E">
              <w:rPr>
                <w:b/>
                <w:bCs/>
              </w:rPr>
              <w:t>Content</w:t>
            </w:r>
          </w:p>
        </w:tc>
        <w:tc>
          <w:tcPr>
            <w:tcW w:w="1260" w:type="dxa"/>
            <w:shd w:val="clear" w:color="auto" w:fill="EAF2F8"/>
            <w:tcMar>
              <w:top w:w="70" w:type="dxa"/>
              <w:left w:w="70" w:type="dxa"/>
              <w:bottom w:w="70" w:type="dxa"/>
              <w:right w:w="70" w:type="dxa"/>
            </w:tcMar>
          </w:tcPr>
          <w:p w14:paraId="0AE212BB" w14:textId="77777777" w:rsidR="00DE6337" w:rsidRPr="0027526E" w:rsidRDefault="00DE6337" w:rsidP="005B034A">
            <w:pPr>
              <w:keepNext/>
              <w:spacing w:after="0" w:line="240" w:lineRule="auto"/>
              <w:rPr>
                <w:b/>
              </w:rPr>
            </w:pPr>
            <w:r w:rsidRPr="0027526E">
              <w:rPr>
                <w:b/>
              </w:rPr>
              <w:t>Modality</w:t>
            </w:r>
          </w:p>
        </w:tc>
        <w:tc>
          <w:tcPr>
            <w:tcW w:w="925" w:type="dxa"/>
            <w:shd w:val="clear" w:color="auto" w:fill="EAF2F8"/>
            <w:tcMar>
              <w:top w:w="70" w:type="dxa"/>
              <w:left w:w="70" w:type="dxa"/>
              <w:bottom w:w="70" w:type="dxa"/>
              <w:right w:w="70" w:type="dxa"/>
            </w:tcMar>
          </w:tcPr>
          <w:p w14:paraId="1DF5497B" w14:textId="77777777" w:rsidR="00DE6337" w:rsidRPr="0027526E" w:rsidRDefault="00DE6337" w:rsidP="005B034A">
            <w:pPr>
              <w:keepNext/>
              <w:spacing w:after="0" w:line="240" w:lineRule="auto"/>
              <w:rPr>
                <w:b/>
              </w:rPr>
            </w:pPr>
            <w:r w:rsidRPr="0027526E">
              <w:rPr>
                <w:b/>
                <w:bCs/>
              </w:rPr>
              <w:t>Length</w:t>
            </w:r>
          </w:p>
        </w:tc>
        <w:tc>
          <w:tcPr>
            <w:tcW w:w="2437" w:type="dxa"/>
            <w:shd w:val="clear" w:color="auto" w:fill="EAF2F8"/>
          </w:tcPr>
          <w:p w14:paraId="6610BA57" w14:textId="160C9C3D" w:rsidR="00DE6337" w:rsidRPr="0027526E" w:rsidRDefault="003B36A1" w:rsidP="005B034A">
            <w:pPr>
              <w:keepNext/>
              <w:spacing w:after="0" w:line="240" w:lineRule="auto"/>
              <w:jc w:val="center"/>
              <w:rPr>
                <w:b/>
              </w:rPr>
            </w:pPr>
            <w:r>
              <w:rPr>
                <w:b/>
              </w:rPr>
              <w:t>Core Capabilities</w:t>
            </w:r>
            <w:r w:rsidR="00F04D0D">
              <w:rPr>
                <w:b/>
              </w:rPr>
              <w:t xml:space="preserve"> #</w:t>
            </w:r>
          </w:p>
        </w:tc>
        <w:tc>
          <w:tcPr>
            <w:tcW w:w="1512" w:type="dxa"/>
            <w:shd w:val="clear" w:color="auto" w:fill="EAF2F8"/>
          </w:tcPr>
          <w:p w14:paraId="2AC98076" w14:textId="77777777" w:rsidR="00DE6337" w:rsidRPr="0027526E" w:rsidRDefault="00DE6337" w:rsidP="005B034A">
            <w:pPr>
              <w:keepNext/>
              <w:spacing w:after="0" w:line="240" w:lineRule="auto"/>
              <w:rPr>
                <w:b/>
              </w:rPr>
            </w:pPr>
            <w:r>
              <w:rPr>
                <w:b/>
              </w:rPr>
              <w:t>Simulation</w:t>
            </w:r>
          </w:p>
        </w:tc>
        <w:tc>
          <w:tcPr>
            <w:tcW w:w="4629" w:type="dxa"/>
            <w:shd w:val="clear" w:color="auto" w:fill="EAF2F8"/>
            <w:tcMar>
              <w:top w:w="70" w:type="dxa"/>
              <w:left w:w="70" w:type="dxa"/>
              <w:bottom w:w="70" w:type="dxa"/>
              <w:right w:w="70" w:type="dxa"/>
            </w:tcMar>
          </w:tcPr>
          <w:p w14:paraId="0F51F514" w14:textId="69C0A24C" w:rsidR="00DE6337" w:rsidRPr="0027526E" w:rsidRDefault="00522D5C" w:rsidP="005B034A">
            <w:pPr>
              <w:keepNext/>
              <w:spacing w:after="0" w:line="240" w:lineRule="auto"/>
              <w:rPr>
                <w:b/>
              </w:rPr>
            </w:pPr>
            <w:r>
              <w:rPr>
                <w:b/>
              </w:rPr>
              <w:t>High</w:t>
            </w:r>
            <w:r w:rsidR="00706933">
              <w:rPr>
                <w:b/>
              </w:rPr>
              <w:t xml:space="preserve">-Level </w:t>
            </w:r>
            <w:commentRangeStart w:id="30"/>
            <w:r w:rsidR="00DE6337" w:rsidRPr="0027526E">
              <w:rPr>
                <w:b/>
              </w:rPr>
              <w:t>Description</w:t>
            </w:r>
            <w:commentRangeEnd w:id="30"/>
            <w:r w:rsidR="00DC420C" w:rsidRPr="0027526E">
              <w:rPr>
                <w:rStyle w:val="CommentReference"/>
                <w:b/>
                <w:sz w:val="24"/>
                <w:szCs w:val="24"/>
              </w:rPr>
              <w:commentReference w:id="30"/>
            </w:r>
          </w:p>
        </w:tc>
      </w:tr>
      <w:tr w:rsidR="2A81C337" w14:paraId="6C6E9E90" w14:textId="77777777" w:rsidTr="46BF7480">
        <w:trPr>
          <w:cantSplit/>
          <w:trHeight w:val="410"/>
        </w:trPr>
        <w:tc>
          <w:tcPr>
            <w:tcW w:w="1508" w:type="dxa"/>
            <w:tcMar>
              <w:top w:w="70" w:type="dxa"/>
              <w:left w:w="70" w:type="dxa"/>
              <w:bottom w:w="70" w:type="dxa"/>
              <w:right w:w="70" w:type="dxa"/>
            </w:tcMar>
          </w:tcPr>
          <w:p w14:paraId="6F7B0EC9" w14:textId="7A918793" w:rsidR="2A81C337" w:rsidRDefault="46BF7480" w:rsidP="2A81C337">
            <w:pPr>
              <w:spacing w:line="240" w:lineRule="auto"/>
            </w:pPr>
            <w:r>
              <w:t>Welcome to Asurion Video</w:t>
            </w:r>
          </w:p>
        </w:tc>
        <w:tc>
          <w:tcPr>
            <w:tcW w:w="1260" w:type="dxa"/>
            <w:tcMar>
              <w:top w:w="70" w:type="dxa"/>
              <w:left w:w="70" w:type="dxa"/>
              <w:bottom w:w="70" w:type="dxa"/>
              <w:right w:w="70" w:type="dxa"/>
            </w:tcMar>
          </w:tcPr>
          <w:p w14:paraId="54B68B45" w14:textId="09FD21EE" w:rsidR="2A81C337" w:rsidRDefault="46BF7480" w:rsidP="2A81C337">
            <w:pPr>
              <w:spacing w:line="240" w:lineRule="auto"/>
            </w:pPr>
            <w:r>
              <w:t>Video</w:t>
            </w:r>
          </w:p>
        </w:tc>
        <w:tc>
          <w:tcPr>
            <w:tcW w:w="925" w:type="dxa"/>
            <w:tcMar>
              <w:top w:w="70" w:type="dxa"/>
              <w:left w:w="70" w:type="dxa"/>
              <w:bottom w:w="70" w:type="dxa"/>
              <w:right w:w="70" w:type="dxa"/>
            </w:tcMar>
          </w:tcPr>
          <w:p w14:paraId="35908E7A" w14:textId="59C25FA1" w:rsidR="2A81C337" w:rsidRDefault="46BF7480" w:rsidP="2A81C337">
            <w:pPr>
              <w:spacing w:line="240" w:lineRule="auto"/>
            </w:pPr>
            <w:r>
              <w:t>5 min</w:t>
            </w:r>
          </w:p>
        </w:tc>
        <w:tc>
          <w:tcPr>
            <w:tcW w:w="2437" w:type="dxa"/>
          </w:tcPr>
          <w:p w14:paraId="40D94F8B" w14:textId="5BA9093C" w:rsidR="2A81C337" w:rsidRDefault="2A81C337" w:rsidP="2A81C337">
            <w:pPr>
              <w:spacing w:line="240" w:lineRule="auto"/>
            </w:pPr>
          </w:p>
        </w:tc>
        <w:tc>
          <w:tcPr>
            <w:tcW w:w="1512" w:type="dxa"/>
          </w:tcPr>
          <w:p w14:paraId="10613AFF" w14:textId="0D263D77" w:rsidR="2A81C337" w:rsidRDefault="2C1990DC" w:rsidP="2A81C337">
            <w:pPr>
              <w:spacing w:line="240" w:lineRule="auto"/>
            </w:pPr>
            <w:r>
              <w:t>N/A</w:t>
            </w:r>
          </w:p>
        </w:tc>
        <w:tc>
          <w:tcPr>
            <w:tcW w:w="4629" w:type="dxa"/>
            <w:tcMar>
              <w:top w:w="70" w:type="dxa"/>
              <w:left w:w="70" w:type="dxa"/>
              <w:bottom w:w="70" w:type="dxa"/>
              <w:right w:w="70" w:type="dxa"/>
            </w:tcMar>
          </w:tcPr>
          <w:p w14:paraId="724E6CF5" w14:textId="7F080002" w:rsidR="2A81C337" w:rsidRDefault="2C1990DC" w:rsidP="2A81C337">
            <w:pPr>
              <w:spacing w:line="240" w:lineRule="auto"/>
            </w:pPr>
            <w:r>
              <w:t xml:space="preserve">This is a welcome message </w:t>
            </w:r>
            <w:r w:rsidR="4520EC0C">
              <w:t>from Guru</w:t>
            </w:r>
          </w:p>
        </w:tc>
      </w:tr>
      <w:tr w:rsidR="00DE6337" w14:paraId="0945C3AA" w14:textId="77777777" w:rsidTr="46BF7480">
        <w:trPr>
          <w:cantSplit/>
          <w:trHeight w:val="410"/>
        </w:trPr>
        <w:tc>
          <w:tcPr>
            <w:tcW w:w="1508" w:type="dxa"/>
            <w:tcMar>
              <w:top w:w="70" w:type="dxa"/>
              <w:left w:w="70" w:type="dxa"/>
              <w:bottom w:w="70" w:type="dxa"/>
              <w:right w:w="70" w:type="dxa"/>
            </w:tcMar>
          </w:tcPr>
          <w:p w14:paraId="0BD17CD1" w14:textId="18D9964B" w:rsidR="2A81C337" w:rsidRDefault="2A81C337" w:rsidP="2A81C337">
            <w:pPr>
              <w:keepNext/>
              <w:spacing w:after="0" w:line="240" w:lineRule="auto"/>
            </w:pPr>
            <w:r>
              <w:t>AI Intro Activity</w:t>
            </w:r>
          </w:p>
          <w:p w14:paraId="19A5A4A3" w14:textId="4696A112" w:rsidR="00DE6337" w:rsidRDefault="4E5E5390" w:rsidP="005B034A">
            <w:pPr>
              <w:keepNext/>
              <w:spacing w:after="0" w:line="240" w:lineRule="auto"/>
            </w:pPr>
            <w:commentRangeStart w:id="32"/>
            <w:commentRangeStart w:id="33"/>
            <w:commentRangeStart w:id="34"/>
            <w:commentRangeStart w:id="35"/>
            <w:commentRangeStart w:id="36"/>
            <w:r>
              <w:t xml:space="preserve"> (ASCEND)</w:t>
            </w:r>
          </w:p>
        </w:tc>
        <w:tc>
          <w:tcPr>
            <w:tcW w:w="1260" w:type="dxa"/>
            <w:tcMar>
              <w:top w:w="70" w:type="dxa"/>
              <w:left w:w="70" w:type="dxa"/>
              <w:bottom w:w="70" w:type="dxa"/>
              <w:right w:w="70" w:type="dxa"/>
            </w:tcMar>
          </w:tcPr>
          <w:p w14:paraId="02A9BA04" w14:textId="77777777" w:rsidR="00DE6337" w:rsidRDefault="00DE6337" w:rsidP="005B034A">
            <w:pPr>
              <w:keepNext/>
              <w:spacing w:after="0" w:line="240" w:lineRule="auto"/>
            </w:pPr>
            <w:r w:rsidRPr="0027526E">
              <w:t>ILT</w:t>
            </w:r>
          </w:p>
        </w:tc>
        <w:tc>
          <w:tcPr>
            <w:tcW w:w="925" w:type="dxa"/>
            <w:tcMar>
              <w:top w:w="70" w:type="dxa"/>
              <w:left w:w="70" w:type="dxa"/>
              <w:bottom w:w="70" w:type="dxa"/>
              <w:right w:w="70" w:type="dxa"/>
            </w:tcMar>
          </w:tcPr>
          <w:p w14:paraId="4451D2CA" w14:textId="77777777" w:rsidR="00DE6337" w:rsidRDefault="00DE6337" w:rsidP="005B034A">
            <w:pPr>
              <w:keepNext/>
              <w:spacing w:after="0" w:line="240" w:lineRule="auto"/>
            </w:pPr>
            <w:r>
              <w:t>45</w:t>
            </w:r>
            <w:r w:rsidRPr="0027526E">
              <w:t xml:space="preserve"> min</w:t>
            </w:r>
          </w:p>
        </w:tc>
        <w:tc>
          <w:tcPr>
            <w:tcW w:w="2437" w:type="dxa"/>
          </w:tcPr>
          <w:p w14:paraId="7DC9C9BA" w14:textId="1D1F0392" w:rsidR="00DE6337" w:rsidRPr="00787CF9" w:rsidRDefault="00EF3AFD" w:rsidP="005B034A">
            <w:pPr>
              <w:spacing w:after="0" w:line="240" w:lineRule="auto"/>
            </w:pPr>
            <w:r>
              <w:t>4</w:t>
            </w:r>
          </w:p>
          <w:p w14:paraId="12107717" w14:textId="06309E78" w:rsidR="00DE6337" w:rsidRDefault="00DE6337" w:rsidP="005B034A">
            <w:pPr>
              <w:keepNext/>
              <w:spacing w:after="0" w:line="240" w:lineRule="auto"/>
            </w:pPr>
          </w:p>
        </w:tc>
        <w:tc>
          <w:tcPr>
            <w:tcW w:w="1512" w:type="dxa"/>
          </w:tcPr>
          <w:p w14:paraId="1CB56076" w14:textId="52DEDEEA" w:rsidR="00DE6337" w:rsidRDefault="00DE6337" w:rsidP="005B034A">
            <w:pPr>
              <w:keepNext/>
              <w:spacing w:after="0" w:line="240" w:lineRule="auto"/>
            </w:pPr>
            <w:r>
              <w:t>N/A</w:t>
            </w:r>
          </w:p>
        </w:tc>
        <w:tc>
          <w:tcPr>
            <w:tcW w:w="4629" w:type="dxa"/>
            <w:tcMar>
              <w:top w:w="70" w:type="dxa"/>
              <w:left w:w="70" w:type="dxa"/>
              <w:bottom w:w="70" w:type="dxa"/>
              <w:right w:w="70" w:type="dxa"/>
            </w:tcMar>
          </w:tcPr>
          <w:p w14:paraId="75423DB2" w14:textId="6B9CFC88" w:rsidR="00DE6337" w:rsidRPr="0027526E" w:rsidRDefault="4520EC0C" w:rsidP="005B034A">
            <w:pPr>
              <w:keepNext/>
              <w:spacing w:after="0" w:line="240" w:lineRule="auto"/>
            </w:pPr>
            <w:r>
              <w:t>an AI integrated activity that the trainer will lead them through</w:t>
            </w:r>
            <w:commentRangeEnd w:id="32"/>
            <w:r w:rsidR="00DC420C" w:rsidRPr="0027526E" w:rsidDel="00A21435">
              <w:rPr>
                <w:rStyle w:val="CommentReference"/>
                <w:sz w:val="24"/>
                <w:szCs w:val="24"/>
              </w:rPr>
              <w:commentReference w:id="32"/>
            </w:r>
            <w:commentRangeEnd w:id="33"/>
            <w:r w:rsidR="00DE6337" w:rsidRPr="0027526E" w:rsidDel="00A21435">
              <w:rPr>
                <w:rStyle w:val="CommentReference"/>
                <w:sz w:val="24"/>
                <w:szCs w:val="24"/>
              </w:rPr>
              <w:commentReference w:id="33"/>
            </w:r>
            <w:commentRangeEnd w:id="34"/>
            <w:r w:rsidR="00DE6337" w:rsidRPr="0027526E" w:rsidDel="00A21435">
              <w:rPr>
                <w:rStyle w:val="CommentReference"/>
                <w:sz w:val="24"/>
                <w:szCs w:val="24"/>
              </w:rPr>
              <w:commentReference w:id="34"/>
            </w:r>
            <w:commentRangeEnd w:id="35"/>
            <w:r w:rsidR="00DE6337" w:rsidRPr="0027526E" w:rsidDel="00A21435">
              <w:rPr>
                <w:rStyle w:val="CommentReference"/>
                <w:sz w:val="24"/>
                <w:szCs w:val="24"/>
              </w:rPr>
              <w:commentReference w:id="35"/>
            </w:r>
            <w:commentRangeEnd w:id="36"/>
            <w:r w:rsidR="00DE6337" w:rsidRPr="0027526E" w:rsidDel="00A21435">
              <w:rPr>
                <w:rStyle w:val="CommentReference"/>
                <w:sz w:val="24"/>
                <w:szCs w:val="24"/>
              </w:rPr>
              <w:commentReference w:id="36"/>
            </w:r>
          </w:p>
        </w:tc>
      </w:tr>
      <w:tr w:rsidR="4520EC0C" w14:paraId="778D2351" w14:textId="77777777" w:rsidTr="4520EC0C">
        <w:trPr>
          <w:cantSplit/>
          <w:trHeight w:val="410"/>
        </w:trPr>
        <w:tc>
          <w:tcPr>
            <w:tcW w:w="1508" w:type="dxa"/>
            <w:tcMar>
              <w:top w:w="70" w:type="dxa"/>
              <w:left w:w="70" w:type="dxa"/>
              <w:bottom w:w="70" w:type="dxa"/>
              <w:right w:w="70" w:type="dxa"/>
            </w:tcMar>
          </w:tcPr>
          <w:p w14:paraId="61C7AE71" w14:textId="35A24464" w:rsidR="4520EC0C" w:rsidRDefault="103C6E02" w:rsidP="4520EC0C">
            <w:pPr>
              <w:spacing w:line="240" w:lineRule="auto"/>
            </w:pPr>
            <w:r>
              <w:t>QPM Resource</w:t>
            </w:r>
          </w:p>
        </w:tc>
        <w:tc>
          <w:tcPr>
            <w:tcW w:w="1260" w:type="dxa"/>
            <w:tcMar>
              <w:top w:w="70" w:type="dxa"/>
              <w:left w:w="70" w:type="dxa"/>
              <w:bottom w:w="70" w:type="dxa"/>
              <w:right w:w="70" w:type="dxa"/>
            </w:tcMar>
          </w:tcPr>
          <w:p w14:paraId="01DD6D86" w14:textId="4AE116EC" w:rsidR="4520EC0C" w:rsidRDefault="103C6E02" w:rsidP="4520EC0C">
            <w:pPr>
              <w:spacing w:line="240" w:lineRule="auto"/>
            </w:pPr>
            <w:r>
              <w:t>Resource</w:t>
            </w:r>
          </w:p>
        </w:tc>
        <w:tc>
          <w:tcPr>
            <w:tcW w:w="925" w:type="dxa"/>
            <w:tcMar>
              <w:top w:w="70" w:type="dxa"/>
              <w:left w:w="70" w:type="dxa"/>
              <w:bottom w:w="70" w:type="dxa"/>
              <w:right w:w="70" w:type="dxa"/>
            </w:tcMar>
          </w:tcPr>
          <w:p w14:paraId="4FE2B433" w14:textId="2B84D6A3" w:rsidR="4520EC0C" w:rsidRDefault="103C6E02" w:rsidP="4520EC0C">
            <w:pPr>
              <w:spacing w:line="240" w:lineRule="auto"/>
            </w:pPr>
            <w:r>
              <w:t>15 min</w:t>
            </w:r>
          </w:p>
        </w:tc>
        <w:tc>
          <w:tcPr>
            <w:tcW w:w="2437" w:type="dxa"/>
          </w:tcPr>
          <w:p w14:paraId="340D6D99" w14:textId="7D3F72BD" w:rsidR="4520EC0C" w:rsidRDefault="4520EC0C" w:rsidP="4520EC0C">
            <w:pPr>
              <w:spacing w:line="240" w:lineRule="auto"/>
            </w:pPr>
          </w:p>
        </w:tc>
        <w:tc>
          <w:tcPr>
            <w:tcW w:w="1512" w:type="dxa"/>
          </w:tcPr>
          <w:p w14:paraId="1483B111" w14:textId="131E8746" w:rsidR="4520EC0C" w:rsidRDefault="4520EC0C" w:rsidP="4520EC0C">
            <w:pPr>
              <w:spacing w:line="240" w:lineRule="auto"/>
            </w:pPr>
          </w:p>
        </w:tc>
        <w:tc>
          <w:tcPr>
            <w:tcW w:w="4629" w:type="dxa"/>
            <w:tcMar>
              <w:top w:w="70" w:type="dxa"/>
              <w:left w:w="70" w:type="dxa"/>
              <w:bottom w:w="70" w:type="dxa"/>
              <w:right w:w="70" w:type="dxa"/>
            </w:tcMar>
          </w:tcPr>
          <w:p w14:paraId="3431B1F9" w14:textId="23C110AE" w:rsidR="4520EC0C" w:rsidRDefault="103C6E02" w:rsidP="4520EC0C">
            <w:pPr>
              <w:spacing w:line="240" w:lineRule="auto"/>
            </w:pPr>
            <w:r>
              <w:t xml:space="preserve">This will be what the trainers use to get </w:t>
            </w:r>
            <w:r w:rsidR="7946C3C2">
              <w:t xml:space="preserve">Experts into their systems. </w:t>
            </w:r>
          </w:p>
        </w:tc>
      </w:tr>
      <w:tr w:rsidR="00DE6337" w14:paraId="66CBF62C" w14:textId="77777777" w:rsidTr="46BF7480">
        <w:trPr>
          <w:cantSplit/>
          <w:trHeight w:val="410"/>
        </w:trPr>
        <w:tc>
          <w:tcPr>
            <w:tcW w:w="1508" w:type="dxa"/>
            <w:tcMar>
              <w:top w:w="70" w:type="dxa"/>
              <w:left w:w="70" w:type="dxa"/>
              <w:bottom w:w="70" w:type="dxa"/>
              <w:right w:w="70" w:type="dxa"/>
            </w:tcMar>
          </w:tcPr>
          <w:p w14:paraId="546FF6BF" w14:textId="77777777" w:rsidR="00DE6337" w:rsidRDefault="00DE6337" w:rsidP="005B034A">
            <w:pPr>
              <w:spacing w:after="0" w:line="240" w:lineRule="auto"/>
            </w:pPr>
            <w:commentRangeStart w:id="38"/>
            <w:commentRangeStart w:id="39"/>
            <w:commentRangeStart w:id="40"/>
            <w:r w:rsidRPr="0027526E">
              <w:t>Intro to the Lab</w:t>
            </w:r>
          </w:p>
        </w:tc>
        <w:tc>
          <w:tcPr>
            <w:tcW w:w="1260" w:type="dxa"/>
            <w:tcMar>
              <w:top w:w="70" w:type="dxa"/>
              <w:left w:w="70" w:type="dxa"/>
              <w:bottom w:w="70" w:type="dxa"/>
              <w:right w:w="70" w:type="dxa"/>
            </w:tcMar>
          </w:tcPr>
          <w:p w14:paraId="6659DABF" w14:textId="77777777" w:rsidR="00DE6337" w:rsidRDefault="00DE6337" w:rsidP="005B034A">
            <w:pPr>
              <w:spacing w:after="0" w:line="240" w:lineRule="auto"/>
            </w:pPr>
            <w:r w:rsidRPr="0027526E">
              <w:t>Activity</w:t>
            </w:r>
          </w:p>
        </w:tc>
        <w:tc>
          <w:tcPr>
            <w:tcW w:w="925" w:type="dxa"/>
            <w:tcMar>
              <w:top w:w="70" w:type="dxa"/>
              <w:left w:w="70" w:type="dxa"/>
              <w:bottom w:w="70" w:type="dxa"/>
              <w:right w:w="70" w:type="dxa"/>
            </w:tcMar>
          </w:tcPr>
          <w:p w14:paraId="2029B7AB" w14:textId="77777777" w:rsidR="00DE6337" w:rsidRPr="0027526E" w:rsidRDefault="00DE6337" w:rsidP="005B034A">
            <w:pPr>
              <w:spacing w:after="0" w:line="240" w:lineRule="auto"/>
            </w:pPr>
            <w:r>
              <w:t>3</w:t>
            </w:r>
            <w:r w:rsidRPr="0027526E">
              <w:t>0 min</w:t>
            </w:r>
          </w:p>
        </w:tc>
        <w:commentRangeEnd w:id="38"/>
        <w:tc>
          <w:tcPr>
            <w:tcW w:w="2437" w:type="dxa"/>
          </w:tcPr>
          <w:p w14:paraId="7B77CC45" w14:textId="39371890" w:rsidR="00DE6337" w:rsidRPr="0027526E" w:rsidRDefault="00DC420C" w:rsidP="005B034A">
            <w:pPr>
              <w:spacing w:after="0" w:line="240" w:lineRule="auto"/>
            </w:pPr>
            <w:r>
              <w:rPr>
                <w:rStyle w:val="CommentReference"/>
                <w:sz w:val="24"/>
                <w:szCs w:val="24"/>
              </w:rPr>
              <w:commentReference w:id="38"/>
            </w:r>
            <w:commentRangeEnd w:id="39"/>
            <w:r>
              <w:rPr>
                <w:rStyle w:val="CommentReference"/>
                <w:sz w:val="24"/>
                <w:szCs w:val="24"/>
              </w:rPr>
              <w:commentReference w:id="39"/>
            </w:r>
            <w:commentRangeEnd w:id="40"/>
            <w:r>
              <w:rPr>
                <w:rStyle w:val="CommentReference"/>
                <w:sz w:val="24"/>
                <w:szCs w:val="24"/>
              </w:rPr>
              <w:commentReference w:id="40"/>
            </w:r>
            <w:r w:rsidR="00DE6337">
              <w:t>N/A- Intro to lab activity to set the stage for activities during training. Observe what they are familiar with.</w:t>
            </w:r>
          </w:p>
        </w:tc>
        <w:tc>
          <w:tcPr>
            <w:tcW w:w="1512" w:type="dxa"/>
          </w:tcPr>
          <w:p w14:paraId="3DE47943" w14:textId="349036C1" w:rsidR="00DE6337" w:rsidRPr="0027526E" w:rsidRDefault="00DE6337" w:rsidP="005B034A">
            <w:pPr>
              <w:spacing w:after="0" w:line="240" w:lineRule="auto"/>
            </w:pPr>
            <w:r w:rsidRPr="007353EC">
              <w:t>N/A</w:t>
            </w:r>
          </w:p>
        </w:tc>
        <w:tc>
          <w:tcPr>
            <w:tcW w:w="4629" w:type="dxa"/>
            <w:tcMar>
              <w:top w:w="70" w:type="dxa"/>
              <w:left w:w="70" w:type="dxa"/>
              <w:bottom w:w="70" w:type="dxa"/>
              <w:right w:w="70" w:type="dxa"/>
            </w:tcMar>
          </w:tcPr>
          <w:p w14:paraId="010CE579" w14:textId="77777777" w:rsidR="00DE6337" w:rsidRPr="0027526E" w:rsidRDefault="00DE6337" w:rsidP="005B034A">
            <w:pPr>
              <w:spacing w:after="0" w:line="240" w:lineRule="auto"/>
            </w:pPr>
            <w:commentRangeStart w:id="41"/>
            <w:commentRangeStart w:id="42"/>
            <w:r w:rsidRPr="0027526E">
              <w:t xml:space="preserve">Familiarize </w:t>
            </w:r>
            <w:commentRangeEnd w:id="41"/>
            <w:r w:rsidR="00DC420C" w:rsidRPr="0027526E">
              <w:rPr>
                <w:rStyle w:val="CommentReference"/>
                <w:sz w:val="24"/>
                <w:szCs w:val="24"/>
              </w:rPr>
              <w:commentReference w:id="41"/>
            </w:r>
            <w:commentRangeEnd w:id="42"/>
            <w:r w:rsidRPr="0027526E">
              <w:rPr>
                <w:rStyle w:val="CommentReference"/>
                <w:sz w:val="24"/>
                <w:szCs w:val="24"/>
              </w:rPr>
              <w:commentReference w:id="42"/>
            </w:r>
            <w:r w:rsidRPr="0027526E">
              <w:t>Experts with the devices and technology they will support, allowing them to begin connecting classroom learning to real customer experiences through guided exploration.</w:t>
            </w:r>
          </w:p>
        </w:tc>
      </w:tr>
      <w:tr w:rsidR="00DE6337" w14:paraId="5043C7C6" w14:textId="77777777" w:rsidTr="46BF7480">
        <w:trPr>
          <w:cantSplit/>
          <w:trHeight w:val="410"/>
        </w:trPr>
        <w:tc>
          <w:tcPr>
            <w:tcW w:w="1508" w:type="dxa"/>
            <w:tcMar>
              <w:top w:w="70" w:type="dxa"/>
              <w:left w:w="70" w:type="dxa"/>
              <w:bottom w:w="70" w:type="dxa"/>
              <w:right w:w="70" w:type="dxa"/>
            </w:tcMar>
          </w:tcPr>
          <w:p w14:paraId="39AFDE10" w14:textId="49049996" w:rsidR="00DE6337" w:rsidRPr="0027526E" w:rsidRDefault="00DE6337" w:rsidP="005B034A">
            <w:pPr>
              <w:spacing w:after="0" w:line="240" w:lineRule="auto"/>
            </w:pPr>
            <w:r>
              <w:t>Welcome to Asurion</w:t>
            </w:r>
            <w:r w:rsidR="5D4AEA15">
              <w:t>: The Training Journey</w:t>
            </w:r>
          </w:p>
        </w:tc>
        <w:tc>
          <w:tcPr>
            <w:tcW w:w="1260" w:type="dxa"/>
            <w:tcMar>
              <w:top w:w="70" w:type="dxa"/>
              <w:left w:w="70" w:type="dxa"/>
              <w:bottom w:w="70" w:type="dxa"/>
              <w:right w:w="70" w:type="dxa"/>
            </w:tcMar>
          </w:tcPr>
          <w:p w14:paraId="2AE6D638" w14:textId="77777777" w:rsidR="00DE6337" w:rsidRPr="0027526E" w:rsidRDefault="00DE6337" w:rsidP="005B034A">
            <w:pPr>
              <w:spacing w:after="0" w:line="240" w:lineRule="auto"/>
            </w:pPr>
            <w:r>
              <w:t>CBT</w:t>
            </w:r>
          </w:p>
        </w:tc>
        <w:tc>
          <w:tcPr>
            <w:tcW w:w="925" w:type="dxa"/>
            <w:tcMar>
              <w:top w:w="70" w:type="dxa"/>
              <w:left w:w="70" w:type="dxa"/>
              <w:bottom w:w="70" w:type="dxa"/>
              <w:right w:w="70" w:type="dxa"/>
            </w:tcMar>
          </w:tcPr>
          <w:p w14:paraId="74B4E3FA" w14:textId="77777777" w:rsidR="00DE6337" w:rsidRDefault="00DE6337" w:rsidP="005B034A">
            <w:pPr>
              <w:spacing w:after="0" w:line="240" w:lineRule="auto"/>
            </w:pPr>
            <w:r>
              <w:t>20 min</w:t>
            </w:r>
          </w:p>
        </w:tc>
        <w:tc>
          <w:tcPr>
            <w:tcW w:w="2437" w:type="dxa"/>
          </w:tcPr>
          <w:p w14:paraId="5A9AF284" w14:textId="04F96AD1" w:rsidR="00DE6337" w:rsidRDefault="00D8186F" w:rsidP="005B034A">
            <w:pPr>
              <w:spacing w:after="0" w:line="240" w:lineRule="auto"/>
            </w:pPr>
            <w:r>
              <w:t>2</w:t>
            </w:r>
            <w:r w:rsidR="00727BA6">
              <w:t>,</w:t>
            </w:r>
            <w:r w:rsidR="00651133">
              <w:t xml:space="preserve"> </w:t>
            </w:r>
            <w:r w:rsidR="00727BA6">
              <w:t>8</w:t>
            </w:r>
          </w:p>
        </w:tc>
        <w:tc>
          <w:tcPr>
            <w:tcW w:w="1512" w:type="dxa"/>
          </w:tcPr>
          <w:p w14:paraId="0556A62C" w14:textId="1B914D40" w:rsidR="00DE6337" w:rsidRDefault="00DE6337" w:rsidP="005B034A">
            <w:pPr>
              <w:spacing w:after="0" w:line="240" w:lineRule="auto"/>
            </w:pPr>
            <w:r w:rsidRPr="007353EC">
              <w:t>N/A</w:t>
            </w:r>
          </w:p>
        </w:tc>
        <w:tc>
          <w:tcPr>
            <w:tcW w:w="4629" w:type="dxa"/>
            <w:tcMar>
              <w:top w:w="70" w:type="dxa"/>
              <w:left w:w="70" w:type="dxa"/>
              <w:bottom w:w="70" w:type="dxa"/>
              <w:right w:w="70" w:type="dxa"/>
            </w:tcMar>
          </w:tcPr>
          <w:p w14:paraId="68318EE5" w14:textId="66AF2D73" w:rsidR="00DE6337" w:rsidRPr="0027526E" w:rsidRDefault="00DE6337" w:rsidP="005B034A">
            <w:pPr>
              <w:spacing w:after="0" w:line="240" w:lineRule="auto"/>
            </w:pPr>
            <w:r>
              <w:t xml:space="preserve">This CBT will introduce Experts to </w:t>
            </w:r>
            <w:r w:rsidR="3D7F9F60">
              <w:t xml:space="preserve">their </w:t>
            </w:r>
            <w:r>
              <w:t xml:space="preserve">Asurion </w:t>
            </w:r>
            <w:r w:rsidR="55FF3A0C">
              <w:t>Journey.</w:t>
            </w:r>
            <w:r>
              <w:t xml:space="preserve"> It will also include training expectations and the 100+ simulations, their role in their training experience, and the trainer role. </w:t>
            </w:r>
            <w:r w:rsidR="55FF3A0C">
              <w:t xml:space="preserve">It will also include the myJourney </w:t>
            </w:r>
            <w:r w:rsidR="5D4AEA15">
              <w:t xml:space="preserve">video. </w:t>
            </w:r>
          </w:p>
        </w:tc>
      </w:tr>
      <w:tr w:rsidR="7946C3C2" w14:paraId="5A7E8896" w14:textId="77777777" w:rsidTr="7946C3C2">
        <w:trPr>
          <w:cantSplit/>
          <w:trHeight w:val="410"/>
        </w:trPr>
        <w:tc>
          <w:tcPr>
            <w:tcW w:w="1508" w:type="dxa"/>
            <w:tcMar>
              <w:top w:w="70" w:type="dxa"/>
              <w:left w:w="70" w:type="dxa"/>
              <w:bottom w:w="70" w:type="dxa"/>
              <w:right w:w="70" w:type="dxa"/>
            </w:tcMar>
          </w:tcPr>
          <w:p w14:paraId="557A3F9F" w14:textId="249F57E4" w:rsidR="7946C3C2" w:rsidRDefault="5EE580B3" w:rsidP="7946C3C2">
            <w:pPr>
              <w:spacing w:line="240" w:lineRule="auto"/>
            </w:pPr>
            <w:r>
              <w:t>The Asurion Way</w:t>
            </w:r>
          </w:p>
        </w:tc>
        <w:tc>
          <w:tcPr>
            <w:tcW w:w="1260" w:type="dxa"/>
            <w:tcMar>
              <w:top w:w="70" w:type="dxa"/>
              <w:left w:w="70" w:type="dxa"/>
              <w:bottom w:w="70" w:type="dxa"/>
              <w:right w:w="70" w:type="dxa"/>
            </w:tcMar>
          </w:tcPr>
          <w:p w14:paraId="4DF0D48C" w14:textId="24B1E78F" w:rsidR="7946C3C2" w:rsidRDefault="5EE580B3" w:rsidP="7946C3C2">
            <w:pPr>
              <w:spacing w:line="240" w:lineRule="auto"/>
            </w:pPr>
            <w:r>
              <w:t>CBT</w:t>
            </w:r>
          </w:p>
        </w:tc>
        <w:tc>
          <w:tcPr>
            <w:tcW w:w="925" w:type="dxa"/>
            <w:tcMar>
              <w:top w:w="70" w:type="dxa"/>
              <w:left w:w="70" w:type="dxa"/>
              <w:bottom w:w="70" w:type="dxa"/>
              <w:right w:w="70" w:type="dxa"/>
            </w:tcMar>
          </w:tcPr>
          <w:p w14:paraId="34D1BE20" w14:textId="319270BF" w:rsidR="7946C3C2" w:rsidRDefault="5EE580B3" w:rsidP="7946C3C2">
            <w:pPr>
              <w:spacing w:line="240" w:lineRule="auto"/>
            </w:pPr>
            <w:r>
              <w:t>15 minutes</w:t>
            </w:r>
          </w:p>
        </w:tc>
        <w:tc>
          <w:tcPr>
            <w:tcW w:w="2437" w:type="dxa"/>
          </w:tcPr>
          <w:p w14:paraId="02C827B1" w14:textId="6063B444" w:rsidR="7946C3C2" w:rsidRDefault="7946C3C2" w:rsidP="7946C3C2">
            <w:pPr>
              <w:spacing w:line="240" w:lineRule="auto"/>
            </w:pPr>
          </w:p>
        </w:tc>
        <w:tc>
          <w:tcPr>
            <w:tcW w:w="1512" w:type="dxa"/>
          </w:tcPr>
          <w:p w14:paraId="46D54B46" w14:textId="24B41212" w:rsidR="7946C3C2" w:rsidRDefault="5EE580B3" w:rsidP="7946C3C2">
            <w:pPr>
              <w:spacing w:line="240" w:lineRule="auto"/>
            </w:pPr>
            <w:r>
              <w:t>N/A</w:t>
            </w:r>
          </w:p>
        </w:tc>
        <w:tc>
          <w:tcPr>
            <w:tcW w:w="4629" w:type="dxa"/>
            <w:tcMar>
              <w:top w:w="70" w:type="dxa"/>
              <w:left w:w="70" w:type="dxa"/>
              <w:bottom w:w="70" w:type="dxa"/>
              <w:right w:w="70" w:type="dxa"/>
            </w:tcMar>
          </w:tcPr>
          <w:p w14:paraId="79BD226F" w14:textId="744A2F2F" w:rsidR="7946C3C2" w:rsidRDefault="5EE580B3" w:rsidP="7946C3C2">
            <w:pPr>
              <w:spacing w:line="240" w:lineRule="auto"/>
            </w:pPr>
            <w:r>
              <w:t>This CBT introduces the Asurion Way</w:t>
            </w:r>
          </w:p>
        </w:tc>
      </w:tr>
      <w:tr w:rsidR="00DE6337" w14:paraId="75D9B007" w14:textId="77777777" w:rsidTr="46BF7480">
        <w:trPr>
          <w:cantSplit/>
          <w:trHeight w:val="410"/>
        </w:trPr>
        <w:tc>
          <w:tcPr>
            <w:tcW w:w="1508" w:type="dxa"/>
            <w:tcMar>
              <w:top w:w="70" w:type="dxa"/>
              <w:left w:w="70" w:type="dxa"/>
              <w:bottom w:w="70" w:type="dxa"/>
              <w:right w:w="70" w:type="dxa"/>
            </w:tcMar>
          </w:tcPr>
          <w:p w14:paraId="5353D5F0" w14:textId="5EDD6F27" w:rsidR="00DE6337" w:rsidRDefault="32012893" w:rsidP="005B034A">
            <w:pPr>
              <w:spacing w:after="0" w:line="240" w:lineRule="auto"/>
            </w:pPr>
            <w:r>
              <w:t>HR Essentials</w:t>
            </w:r>
          </w:p>
        </w:tc>
        <w:tc>
          <w:tcPr>
            <w:tcW w:w="1260" w:type="dxa"/>
            <w:tcMar>
              <w:top w:w="70" w:type="dxa"/>
              <w:left w:w="70" w:type="dxa"/>
              <w:bottom w:w="70" w:type="dxa"/>
              <w:right w:w="70" w:type="dxa"/>
            </w:tcMar>
          </w:tcPr>
          <w:p w14:paraId="52433E50" w14:textId="77777777" w:rsidR="00DE6337" w:rsidRDefault="00DE6337" w:rsidP="005B034A">
            <w:pPr>
              <w:spacing w:after="0" w:line="240" w:lineRule="auto"/>
            </w:pPr>
            <w:r>
              <w:t>CBT</w:t>
            </w:r>
          </w:p>
        </w:tc>
        <w:tc>
          <w:tcPr>
            <w:tcW w:w="925" w:type="dxa"/>
            <w:tcMar>
              <w:top w:w="70" w:type="dxa"/>
              <w:left w:w="70" w:type="dxa"/>
              <w:bottom w:w="70" w:type="dxa"/>
              <w:right w:w="70" w:type="dxa"/>
            </w:tcMar>
          </w:tcPr>
          <w:p w14:paraId="78BA7301" w14:textId="77777777" w:rsidR="00DE6337" w:rsidRDefault="00DE6337" w:rsidP="005B034A">
            <w:pPr>
              <w:spacing w:after="0" w:line="240" w:lineRule="auto"/>
            </w:pPr>
            <w:r>
              <w:t>20 min</w:t>
            </w:r>
          </w:p>
        </w:tc>
        <w:tc>
          <w:tcPr>
            <w:tcW w:w="2437" w:type="dxa"/>
          </w:tcPr>
          <w:p w14:paraId="23DAD571" w14:textId="77777777" w:rsidR="00DE6337" w:rsidRDefault="00DE6337" w:rsidP="005B034A">
            <w:pPr>
              <w:spacing w:after="0" w:line="240" w:lineRule="auto"/>
            </w:pPr>
          </w:p>
        </w:tc>
        <w:tc>
          <w:tcPr>
            <w:tcW w:w="1512" w:type="dxa"/>
          </w:tcPr>
          <w:p w14:paraId="1D3B0F11" w14:textId="304D6080" w:rsidR="00DE6337" w:rsidRDefault="00DE6337" w:rsidP="005B034A">
            <w:pPr>
              <w:spacing w:after="0" w:line="240" w:lineRule="auto"/>
            </w:pPr>
            <w:r w:rsidRPr="007353EC">
              <w:t>N/A</w:t>
            </w:r>
          </w:p>
        </w:tc>
        <w:tc>
          <w:tcPr>
            <w:tcW w:w="4629" w:type="dxa"/>
            <w:tcMar>
              <w:top w:w="70" w:type="dxa"/>
              <w:left w:w="70" w:type="dxa"/>
              <w:bottom w:w="70" w:type="dxa"/>
              <w:right w:w="70" w:type="dxa"/>
            </w:tcMar>
          </w:tcPr>
          <w:p w14:paraId="7DBDCFCC" w14:textId="5F750333" w:rsidR="00DE6337" w:rsidRDefault="00DE6337" w:rsidP="005B034A">
            <w:pPr>
              <w:spacing w:after="0" w:line="240" w:lineRule="auto"/>
            </w:pPr>
            <w:r>
              <w:t>This CBT will replace the need for an HR visit. Currently waiting for HRs response to replacing their visit with a CBT.</w:t>
            </w:r>
          </w:p>
        </w:tc>
      </w:tr>
      <w:tr w:rsidR="00DE6337" w14:paraId="1D0EA3C3" w14:textId="77777777" w:rsidTr="46BF7480">
        <w:trPr>
          <w:cantSplit/>
          <w:trHeight w:val="410"/>
        </w:trPr>
        <w:tc>
          <w:tcPr>
            <w:tcW w:w="1508" w:type="dxa"/>
            <w:tcMar>
              <w:top w:w="70" w:type="dxa"/>
              <w:left w:w="70" w:type="dxa"/>
              <w:bottom w:w="70" w:type="dxa"/>
              <w:right w:w="70" w:type="dxa"/>
            </w:tcMar>
          </w:tcPr>
          <w:p w14:paraId="3B43048A" w14:textId="77777777" w:rsidR="00DE6337" w:rsidRPr="0027526E" w:rsidRDefault="00DE6337" w:rsidP="005B034A">
            <w:pPr>
              <w:spacing w:after="0" w:line="240" w:lineRule="auto"/>
            </w:pPr>
            <w:r w:rsidRPr="0027526E">
              <w:t>Asurion Essentials</w:t>
            </w:r>
          </w:p>
        </w:tc>
        <w:tc>
          <w:tcPr>
            <w:tcW w:w="1260" w:type="dxa"/>
            <w:tcMar>
              <w:top w:w="70" w:type="dxa"/>
              <w:left w:w="70" w:type="dxa"/>
              <w:bottom w:w="70" w:type="dxa"/>
              <w:right w:w="70" w:type="dxa"/>
            </w:tcMar>
          </w:tcPr>
          <w:p w14:paraId="1511EFB0" w14:textId="77777777" w:rsidR="00DE6337" w:rsidRPr="0027526E" w:rsidRDefault="00DE6337" w:rsidP="005B034A">
            <w:pPr>
              <w:spacing w:after="0" w:line="240" w:lineRule="auto"/>
            </w:pPr>
            <w:r w:rsidRPr="0027526E">
              <w:t>CBT</w:t>
            </w:r>
          </w:p>
        </w:tc>
        <w:tc>
          <w:tcPr>
            <w:tcW w:w="925" w:type="dxa"/>
            <w:tcMar>
              <w:top w:w="70" w:type="dxa"/>
              <w:left w:w="70" w:type="dxa"/>
              <w:bottom w:w="70" w:type="dxa"/>
              <w:right w:w="70" w:type="dxa"/>
            </w:tcMar>
          </w:tcPr>
          <w:p w14:paraId="6C24E656" w14:textId="77777777" w:rsidR="00DE6337" w:rsidRDefault="00DE6337" w:rsidP="005B034A">
            <w:pPr>
              <w:spacing w:after="0" w:line="240" w:lineRule="auto"/>
            </w:pPr>
            <w:r w:rsidRPr="0027526E">
              <w:t>15 min</w:t>
            </w:r>
          </w:p>
        </w:tc>
        <w:tc>
          <w:tcPr>
            <w:tcW w:w="2437" w:type="dxa"/>
          </w:tcPr>
          <w:p w14:paraId="2E978834" w14:textId="2EFA0931" w:rsidR="00DE6337" w:rsidRPr="00787CF9" w:rsidRDefault="00965206" w:rsidP="005B034A">
            <w:pPr>
              <w:spacing w:after="0" w:line="240" w:lineRule="auto"/>
            </w:pPr>
            <w:r>
              <w:t>3, 7</w:t>
            </w:r>
          </w:p>
          <w:p w14:paraId="5EA5624F" w14:textId="77777777" w:rsidR="00DE6337" w:rsidRPr="0027526E" w:rsidRDefault="00DE6337" w:rsidP="005B034A">
            <w:pPr>
              <w:spacing w:after="0" w:line="240" w:lineRule="auto"/>
            </w:pPr>
          </w:p>
        </w:tc>
        <w:tc>
          <w:tcPr>
            <w:tcW w:w="1512" w:type="dxa"/>
          </w:tcPr>
          <w:p w14:paraId="09B94E4A" w14:textId="237BD695" w:rsidR="00DE6337" w:rsidRPr="0027526E" w:rsidRDefault="00DE6337" w:rsidP="005B034A">
            <w:pPr>
              <w:spacing w:after="0" w:line="240" w:lineRule="auto"/>
            </w:pPr>
            <w:r w:rsidRPr="007353EC">
              <w:t>N/A</w:t>
            </w:r>
          </w:p>
        </w:tc>
        <w:tc>
          <w:tcPr>
            <w:tcW w:w="4629" w:type="dxa"/>
            <w:tcMar>
              <w:top w:w="70" w:type="dxa"/>
              <w:left w:w="70" w:type="dxa"/>
              <w:bottom w:w="70" w:type="dxa"/>
              <w:right w:w="70" w:type="dxa"/>
            </w:tcMar>
          </w:tcPr>
          <w:p w14:paraId="24FD1B57" w14:textId="77777777" w:rsidR="00DE6337" w:rsidRPr="0027526E" w:rsidRDefault="00DE6337" w:rsidP="005B034A">
            <w:pPr>
              <w:spacing w:after="0" w:line="240" w:lineRule="auto"/>
            </w:pPr>
            <w:r w:rsidRPr="0027526E">
              <w:t>Introduce Homebase, Workday, Workday Learning, UKG, and core employee resources.</w:t>
            </w:r>
          </w:p>
        </w:tc>
      </w:tr>
      <w:tr w:rsidR="00DE6337" w14:paraId="483599D4" w14:textId="77777777" w:rsidTr="46BF7480">
        <w:trPr>
          <w:cantSplit/>
          <w:trHeight w:val="410"/>
        </w:trPr>
        <w:tc>
          <w:tcPr>
            <w:tcW w:w="1508" w:type="dxa"/>
            <w:tcMar>
              <w:top w:w="70" w:type="dxa"/>
              <w:left w:w="70" w:type="dxa"/>
              <w:bottom w:w="70" w:type="dxa"/>
              <w:right w:w="70" w:type="dxa"/>
            </w:tcMar>
          </w:tcPr>
          <w:p w14:paraId="55AD2A6F" w14:textId="77777777" w:rsidR="00DE6337" w:rsidRPr="0027526E" w:rsidRDefault="00DE6337" w:rsidP="005B034A">
            <w:pPr>
              <w:spacing w:after="0" w:line="240" w:lineRule="auto"/>
            </w:pPr>
            <w:r>
              <w:t>Compassion Forward and Inclusion &amp; Belonging</w:t>
            </w:r>
          </w:p>
        </w:tc>
        <w:tc>
          <w:tcPr>
            <w:tcW w:w="1260" w:type="dxa"/>
            <w:tcMar>
              <w:top w:w="70" w:type="dxa"/>
              <w:left w:w="70" w:type="dxa"/>
              <w:bottom w:w="70" w:type="dxa"/>
              <w:right w:w="70" w:type="dxa"/>
            </w:tcMar>
          </w:tcPr>
          <w:p w14:paraId="6F41BFCF" w14:textId="77777777" w:rsidR="00DE6337" w:rsidRPr="0027526E" w:rsidRDefault="00DE6337" w:rsidP="005B034A">
            <w:pPr>
              <w:spacing w:after="0" w:line="240" w:lineRule="auto"/>
            </w:pPr>
            <w:r>
              <w:t>CBT</w:t>
            </w:r>
          </w:p>
        </w:tc>
        <w:tc>
          <w:tcPr>
            <w:tcW w:w="925" w:type="dxa"/>
            <w:tcMar>
              <w:top w:w="70" w:type="dxa"/>
              <w:left w:w="70" w:type="dxa"/>
              <w:bottom w:w="70" w:type="dxa"/>
              <w:right w:w="70" w:type="dxa"/>
            </w:tcMar>
          </w:tcPr>
          <w:p w14:paraId="48686016" w14:textId="77777777" w:rsidR="00DE6337" w:rsidRPr="0027526E" w:rsidRDefault="00DE6337" w:rsidP="005B034A">
            <w:pPr>
              <w:spacing w:after="0" w:line="240" w:lineRule="auto"/>
            </w:pPr>
            <w:r>
              <w:t>15</w:t>
            </w:r>
          </w:p>
        </w:tc>
        <w:tc>
          <w:tcPr>
            <w:tcW w:w="2437" w:type="dxa"/>
          </w:tcPr>
          <w:p w14:paraId="73911F88" w14:textId="1F926777" w:rsidR="00DE6337" w:rsidRPr="00787CF9" w:rsidRDefault="00965206" w:rsidP="005B034A">
            <w:pPr>
              <w:spacing w:after="0" w:line="240" w:lineRule="auto"/>
            </w:pPr>
            <w:r>
              <w:t>7</w:t>
            </w:r>
          </w:p>
          <w:p w14:paraId="673AF771" w14:textId="77777777" w:rsidR="00DE6337" w:rsidRDefault="00DE6337" w:rsidP="005B034A">
            <w:pPr>
              <w:spacing w:after="0" w:line="240" w:lineRule="auto"/>
            </w:pPr>
          </w:p>
        </w:tc>
        <w:tc>
          <w:tcPr>
            <w:tcW w:w="1512" w:type="dxa"/>
          </w:tcPr>
          <w:p w14:paraId="5C33A6E1" w14:textId="60E3E1ED" w:rsidR="00DE6337" w:rsidRDefault="00DE6337" w:rsidP="005B034A">
            <w:pPr>
              <w:spacing w:after="0" w:line="240" w:lineRule="auto"/>
            </w:pPr>
            <w:r w:rsidRPr="007353EC">
              <w:t>N/A</w:t>
            </w:r>
          </w:p>
        </w:tc>
        <w:tc>
          <w:tcPr>
            <w:tcW w:w="4629" w:type="dxa"/>
            <w:tcMar>
              <w:top w:w="70" w:type="dxa"/>
              <w:left w:w="70" w:type="dxa"/>
              <w:bottom w:w="70" w:type="dxa"/>
              <w:right w:w="70" w:type="dxa"/>
            </w:tcMar>
          </w:tcPr>
          <w:p w14:paraId="4495F71B" w14:textId="77777777" w:rsidR="00DE6337" w:rsidRPr="0027526E" w:rsidRDefault="00DE6337" w:rsidP="005B034A">
            <w:pPr>
              <w:spacing w:after="0" w:line="240" w:lineRule="auto"/>
            </w:pPr>
            <w:r>
              <w:t xml:space="preserve">This CBT goes over Compassion Forward and our current ERGs. It includes resources of where to find information on them in Homebase and how to sign up for ERGs. </w:t>
            </w:r>
          </w:p>
        </w:tc>
      </w:tr>
      <w:tr w:rsidR="00DE6337" w14:paraId="0D571D06" w14:textId="77777777" w:rsidTr="46BF7480">
        <w:trPr>
          <w:cantSplit/>
          <w:trHeight w:val="410"/>
        </w:trPr>
        <w:tc>
          <w:tcPr>
            <w:tcW w:w="1508" w:type="dxa"/>
            <w:tcMar>
              <w:top w:w="70" w:type="dxa"/>
              <w:left w:w="70" w:type="dxa"/>
              <w:bottom w:w="70" w:type="dxa"/>
              <w:right w:w="70" w:type="dxa"/>
            </w:tcMar>
          </w:tcPr>
          <w:p w14:paraId="4B5B3DBF" w14:textId="77777777" w:rsidR="00DE6337" w:rsidRDefault="00DE6337" w:rsidP="005B034A">
            <w:pPr>
              <w:spacing w:after="0" w:line="240" w:lineRule="auto"/>
            </w:pPr>
            <w:r w:rsidRPr="0027526E">
              <w:t>Jabra Headset Policies</w:t>
            </w:r>
          </w:p>
        </w:tc>
        <w:tc>
          <w:tcPr>
            <w:tcW w:w="1260" w:type="dxa"/>
            <w:tcMar>
              <w:top w:w="70" w:type="dxa"/>
              <w:left w:w="70" w:type="dxa"/>
              <w:bottom w:w="70" w:type="dxa"/>
              <w:right w:w="70" w:type="dxa"/>
            </w:tcMar>
          </w:tcPr>
          <w:p w14:paraId="065C992A" w14:textId="77777777" w:rsidR="00DE6337" w:rsidRDefault="00DE6337" w:rsidP="005B034A">
            <w:pPr>
              <w:spacing w:after="0" w:line="240" w:lineRule="auto"/>
            </w:pPr>
            <w:r w:rsidRPr="0027526E">
              <w:t>CBT</w:t>
            </w:r>
          </w:p>
        </w:tc>
        <w:tc>
          <w:tcPr>
            <w:tcW w:w="925" w:type="dxa"/>
            <w:tcMar>
              <w:top w:w="70" w:type="dxa"/>
              <w:left w:w="70" w:type="dxa"/>
              <w:bottom w:w="70" w:type="dxa"/>
              <w:right w:w="70" w:type="dxa"/>
            </w:tcMar>
          </w:tcPr>
          <w:p w14:paraId="296C8C64" w14:textId="77777777" w:rsidR="00DE6337" w:rsidRDefault="00DE6337" w:rsidP="005B034A">
            <w:pPr>
              <w:spacing w:after="0" w:line="240" w:lineRule="auto"/>
            </w:pPr>
            <w:r w:rsidRPr="0027526E">
              <w:t>5 min (required outside-core)</w:t>
            </w:r>
          </w:p>
        </w:tc>
        <w:tc>
          <w:tcPr>
            <w:tcW w:w="2437" w:type="dxa"/>
          </w:tcPr>
          <w:p w14:paraId="32FB2F8C" w14:textId="36CEF408" w:rsidR="00DE6337" w:rsidRPr="00787CF9" w:rsidRDefault="00965206" w:rsidP="005B034A">
            <w:pPr>
              <w:spacing w:after="0" w:line="240" w:lineRule="auto"/>
            </w:pPr>
            <w:r>
              <w:t>6</w:t>
            </w:r>
          </w:p>
          <w:p w14:paraId="4452B1A5" w14:textId="77777777" w:rsidR="00DE6337" w:rsidRPr="0027526E" w:rsidRDefault="00DE6337" w:rsidP="005B034A">
            <w:pPr>
              <w:spacing w:after="0" w:line="240" w:lineRule="auto"/>
            </w:pPr>
          </w:p>
        </w:tc>
        <w:tc>
          <w:tcPr>
            <w:tcW w:w="1512" w:type="dxa"/>
          </w:tcPr>
          <w:p w14:paraId="3375CE33" w14:textId="215F2C19" w:rsidR="00DE6337" w:rsidRPr="0027526E" w:rsidRDefault="00DE6337" w:rsidP="005B034A">
            <w:pPr>
              <w:spacing w:after="0" w:line="240" w:lineRule="auto"/>
            </w:pPr>
            <w:r w:rsidRPr="007353EC">
              <w:t>N/A</w:t>
            </w:r>
          </w:p>
        </w:tc>
        <w:tc>
          <w:tcPr>
            <w:tcW w:w="4629" w:type="dxa"/>
            <w:tcMar>
              <w:top w:w="70" w:type="dxa"/>
              <w:left w:w="70" w:type="dxa"/>
              <w:bottom w:w="70" w:type="dxa"/>
              <w:right w:w="70" w:type="dxa"/>
            </w:tcMar>
          </w:tcPr>
          <w:p w14:paraId="49744A67" w14:textId="77777777" w:rsidR="00DE6337" w:rsidRDefault="00DE6337" w:rsidP="005B034A">
            <w:pPr>
              <w:spacing w:after="0" w:line="240" w:lineRule="auto"/>
            </w:pPr>
            <w:r w:rsidRPr="0027526E">
              <w:t>Review headset policy requirements.</w:t>
            </w:r>
          </w:p>
        </w:tc>
      </w:tr>
      <w:tr w:rsidR="00DE6337" w14:paraId="44142A52" w14:textId="77777777" w:rsidTr="46BF7480">
        <w:trPr>
          <w:cantSplit/>
          <w:trHeight w:val="410"/>
        </w:trPr>
        <w:tc>
          <w:tcPr>
            <w:tcW w:w="1508" w:type="dxa"/>
            <w:tcMar>
              <w:top w:w="70" w:type="dxa"/>
              <w:left w:w="70" w:type="dxa"/>
              <w:bottom w:w="70" w:type="dxa"/>
              <w:right w:w="70" w:type="dxa"/>
            </w:tcMar>
          </w:tcPr>
          <w:p w14:paraId="62012D38" w14:textId="77777777" w:rsidR="00DE6337" w:rsidRDefault="00DE6337" w:rsidP="005B034A">
            <w:pPr>
              <w:spacing w:after="0" w:line="240" w:lineRule="auto"/>
            </w:pPr>
            <w:r w:rsidRPr="0027526E">
              <w:t>Asurion_All_CPNI and Asurion</w:t>
            </w:r>
          </w:p>
        </w:tc>
        <w:tc>
          <w:tcPr>
            <w:tcW w:w="1260" w:type="dxa"/>
            <w:tcMar>
              <w:top w:w="70" w:type="dxa"/>
              <w:left w:w="70" w:type="dxa"/>
              <w:bottom w:w="70" w:type="dxa"/>
              <w:right w:w="70" w:type="dxa"/>
            </w:tcMar>
          </w:tcPr>
          <w:p w14:paraId="6230A677" w14:textId="77777777" w:rsidR="00DE6337" w:rsidRDefault="00DE6337" w:rsidP="005B034A">
            <w:pPr>
              <w:spacing w:after="0" w:line="240" w:lineRule="auto"/>
            </w:pPr>
            <w:r w:rsidRPr="0027526E">
              <w:t>CBT</w:t>
            </w:r>
          </w:p>
        </w:tc>
        <w:tc>
          <w:tcPr>
            <w:tcW w:w="925" w:type="dxa"/>
            <w:tcMar>
              <w:top w:w="70" w:type="dxa"/>
              <w:left w:w="70" w:type="dxa"/>
              <w:bottom w:w="70" w:type="dxa"/>
              <w:right w:w="70" w:type="dxa"/>
            </w:tcMar>
          </w:tcPr>
          <w:p w14:paraId="7F6F1D5C" w14:textId="77777777" w:rsidR="00DE6337" w:rsidRDefault="00DE6337" w:rsidP="005B034A">
            <w:pPr>
              <w:spacing w:after="0" w:line="240" w:lineRule="auto"/>
            </w:pPr>
            <w:r w:rsidRPr="0027526E">
              <w:t>15 min (required outside-core)</w:t>
            </w:r>
          </w:p>
        </w:tc>
        <w:tc>
          <w:tcPr>
            <w:tcW w:w="2437" w:type="dxa"/>
          </w:tcPr>
          <w:p w14:paraId="0196D17D" w14:textId="4597694A" w:rsidR="00DE6337" w:rsidRPr="00787CF9" w:rsidRDefault="00965206" w:rsidP="005B034A">
            <w:pPr>
              <w:spacing w:after="0" w:line="240" w:lineRule="auto"/>
            </w:pPr>
            <w:r>
              <w:t>5</w:t>
            </w:r>
          </w:p>
          <w:p w14:paraId="64C65578" w14:textId="77777777" w:rsidR="00DE6337" w:rsidRPr="0027526E" w:rsidRDefault="00DE6337" w:rsidP="005B034A">
            <w:pPr>
              <w:spacing w:after="0" w:line="240" w:lineRule="auto"/>
            </w:pPr>
          </w:p>
        </w:tc>
        <w:tc>
          <w:tcPr>
            <w:tcW w:w="1512" w:type="dxa"/>
          </w:tcPr>
          <w:p w14:paraId="27C9D0F6" w14:textId="5B2B7D3E" w:rsidR="00DE6337" w:rsidRPr="0027526E" w:rsidRDefault="00DE6337" w:rsidP="005B034A">
            <w:pPr>
              <w:spacing w:after="0" w:line="240" w:lineRule="auto"/>
            </w:pPr>
            <w:r w:rsidRPr="007353EC">
              <w:t>N/A</w:t>
            </w:r>
          </w:p>
        </w:tc>
        <w:tc>
          <w:tcPr>
            <w:tcW w:w="4629" w:type="dxa"/>
            <w:tcMar>
              <w:top w:w="70" w:type="dxa"/>
              <w:left w:w="70" w:type="dxa"/>
              <w:bottom w:w="70" w:type="dxa"/>
              <w:right w:w="70" w:type="dxa"/>
            </w:tcMar>
          </w:tcPr>
          <w:p w14:paraId="04622438" w14:textId="77777777" w:rsidR="00DE6337" w:rsidRDefault="00DE6337" w:rsidP="005B034A">
            <w:pPr>
              <w:spacing w:after="0" w:line="240" w:lineRule="auto"/>
            </w:pPr>
            <w:r w:rsidRPr="0027526E">
              <w:t>Introduce customer information handling and CPNI requirements.</w:t>
            </w:r>
          </w:p>
        </w:tc>
      </w:tr>
      <w:tr w:rsidR="00DE6337" w14:paraId="56E4112B" w14:textId="77777777" w:rsidTr="46BF7480">
        <w:trPr>
          <w:cantSplit/>
          <w:trHeight w:val="410"/>
        </w:trPr>
        <w:tc>
          <w:tcPr>
            <w:tcW w:w="1508" w:type="dxa"/>
            <w:tcMar>
              <w:top w:w="70" w:type="dxa"/>
              <w:left w:w="70" w:type="dxa"/>
              <w:bottom w:w="70" w:type="dxa"/>
              <w:right w:w="70" w:type="dxa"/>
            </w:tcMar>
          </w:tcPr>
          <w:p w14:paraId="54A86B8C" w14:textId="77777777" w:rsidR="00DE6337" w:rsidRDefault="00DE6337" w:rsidP="005B034A">
            <w:pPr>
              <w:spacing w:after="0" w:line="240" w:lineRule="auto"/>
            </w:pPr>
            <w:r w:rsidRPr="0027526E">
              <w:t>Acknowledgement Courses</w:t>
            </w:r>
          </w:p>
        </w:tc>
        <w:tc>
          <w:tcPr>
            <w:tcW w:w="1260" w:type="dxa"/>
            <w:tcMar>
              <w:top w:w="70" w:type="dxa"/>
              <w:left w:w="70" w:type="dxa"/>
              <w:bottom w:w="70" w:type="dxa"/>
              <w:right w:w="70" w:type="dxa"/>
            </w:tcMar>
          </w:tcPr>
          <w:p w14:paraId="5C32B8F1" w14:textId="77777777" w:rsidR="00DE6337" w:rsidRDefault="00DE6337" w:rsidP="005B034A">
            <w:pPr>
              <w:spacing w:after="0" w:line="240" w:lineRule="auto"/>
            </w:pPr>
            <w:r w:rsidRPr="0027526E">
              <w:t>CBT bundle</w:t>
            </w:r>
          </w:p>
        </w:tc>
        <w:tc>
          <w:tcPr>
            <w:tcW w:w="925" w:type="dxa"/>
            <w:tcMar>
              <w:top w:w="70" w:type="dxa"/>
              <w:left w:w="70" w:type="dxa"/>
              <w:bottom w:w="70" w:type="dxa"/>
              <w:right w:w="70" w:type="dxa"/>
            </w:tcMar>
          </w:tcPr>
          <w:p w14:paraId="20EDE2A6" w14:textId="77777777" w:rsidR="00DE6337" w:rsidRDefault="00DE6337" w:rsidP="005B034A">
            <w:pPr>
              <w:spacing w:after="0" w:line="240" w:lineRule="auto"/>
            </w:pPr>
            <w:r w:rsidRPr="0027526E">
              <w:t>30 min (required outside-core)</w:t>
            </w:r>
          </w:p>
        </w:tc>
        <w:tc>
          <w:tcPr>
            <w:tcW w:w="2437" w:type="dxa"/>
          </w:tcPr>
          <w:p w14:paraId="63C00FCA" w14:textId="4E617319" w:rsidR="00DE6337" w:rsidRPr="00787CF9" w:rsidRDefault="00D8186F" w:rsidP="005B034A">
            <w:pPr>
              <w:spacing w:after="0" w:line="240" w:lineRule="auto"/>
            </w:pPr>
            <w:r>
              <w:t>2</w:t>
            </w:r>
            <w:r w:rsidR="00965206">
              <w:t>, 5</w:t>
            </w:r>
            <w:r w:rsidR="00E73FA3">
              <w:t>, 6</w:t>
            </w:r>
          </w:p>
          <w:p w14:paraId="6CA72840" w14:textId="77777777" w:rsidR="00DE6337" w:rsidRPr="00787CF9" w:rsidRDefault="00DE6337" w:rsidP="005B034A">
            <w:pPr>
              <w:spacing w:after="0" w:line="240" w:lineRule="auto"/>
            </w:pPr>
          </w:p>
          <w:p w14:paraId="611CBFC3" w14:textId="77777777" w:rsidR="00DE6337" w:rsidRPr="0027526E" w:rsidRDefault="00DE6337" w:rsidP="005B034A">
            <w:pPr>
              <w:spacing w:after="0" w:line="240" w:lineRule="auto"/>
            </w:pPr>
          </w:p>
        </w:tc>
        <w:tc>
          <w:tcPr>
            <w:tcW w:w="1512" w:type="dxa"/>
          </w:tcPr>
          <w:p w14:paraId="26F5844B" w14:textId="2E709C46" w:rsidR="00DE6337" w:rsidRPr="0027526E" w:rsidRDefault="00DE6337" w:rsidP="005B034A">
            <w:pPr>
              <w:spacing w:after="0" w:line="240" w:lineRule="auto"/>
            </w:pPr>
            <w:r w:rsidRPr="007353EC">
              <w:t>N/A</w:t>
            </w:r>
          </w:p>
        </w:tc>
        <w:tc>
          <w:tcPr>
            <w:tcW w:w="4629" w:type="dxa"/>
            <w:tcMar>
              <w:top w:w="70" w:type="dxa"/>
              <w:left w:w="70" w:type="dxa"/>
              <w:bottom w:w="70" w:type="dxa"/>
              <w:right w:w="70" w:type="dxa"/>
            </w:tcMar>
          </w:tcPr>
          <w:p w14:paraId="33E0ECAA" w14:textId="77777777" w:rsidR="00DE6337" w:rsidRDefault="00DE6337" w:rsidP="005B034A">
            <w:pPr>
              <w:spacing w:after="0" w:line="240" w:lineRule="auto"/>
            </w:pPr>
            <w:r w:rsidRPr="0027526E">
              <w:t>Complete required acknowledgments, including Treatment of Information, Employee Certification, Clean Desk, Attendance, and Learning Expectations.</w:t>
            </w:r>
          </w:p>
        </w:tc>
      </w:tr>
      <w:tr w:rsidR="00DE6337" w14:paraId="52FC674C" w14:textId="77777777" w:rsidTr="46BF7480">
        <w:trPr>
          <w:cantSplit/>
          <w:trHeight w:val="410"/>
        </w:trPr>
        <w:tc>
          <w:tcPr>
            <w:tcW w:w="1508" w:type="dxa"/>
            <w:tcMar>
              <w:top w:w="70" w:type="dxa"/>
              <w:left w:w="70" w:type="dxa"/>
              <w:bottom w:w="70" w:type="dxa"/>
              <w:right w:w="70" w:type="dxa"/>
            </w:tcMar>
          </w:tcPr>
          <w:p w14:paraId="06738F8B" w14:textId="77777777" w:rsidR="00DE6337" w:rsidRDefault="00DE6337" w:rsidP="005B034A">
            <w:pPr>
              <w:spacing w:after="0" w:line="240" w:lineRule="auto"/>
            </w:pPr>
            <w:r w:rsidRPr="0027526E">
              <w:t>Microsoft Teams Retention Policy</w:t>
            </w:r>
          </w:p>
        </w:tc>
        <w:tc>
          <w:tcPr>
            <w:tcW w:w="1260" w:type="dxa"/>
            <w:tcMar>
              <w:top w:w="70" w:type="dxa"/>
              <w:left w:w="70" w:type="dxa"/>
              <w:bottom w:w="70" w:type="dxa"/>
              <w:right w:w="70" w:type="dxa"/>
            </w:tcMar>
          </w:tcPr>
          <w:p w14:paraId="1A5670B6" w14:textId="77777777" w:rsidR="00DE6337" w:rsidRDefault="00DE6337" w:rsidP="005B034A">
            <w:pPr>
              <w:spacing w:after="0" w:line="240" w:lineRule="auto"/>
            </w:pPr>
            <w:r w:rsidRPr="0027526E">
              <w:t>CBT</w:t>
            </w:r>
          </w:p>
        </w:tc>
        <w:tc>
          <w:tcPr>
            <w:tcW w:w="925" w:type="dxa"/>
            <w:tcMar>
              <w:top w:w="70" w:type="dxa"/>
              <w:left w:w="70" w:type="dxa"/>
              <w:bottom w:w="70" w:type="dxa"/>
              <w:right w:w="70" w:type="dxa"/>
            </w:tcMar>
          </w:tcPr>
          <w:p w14:paraId="012EA5DA" w14:textId="77777777" w:rsidR="00DE6337" w:rsidRDefault="00DE6337" w:rsidP="005B034A">
            <w:pPr>
              <w:spacing w:after="0" w:line="240" w:lineRule="auto"/>
            </w:pPr>
            <w:r w:rsidRPr="0027526E">
              <w:t>5 min (required outside-core)</w:t>
            </w:r>
          </w:p>
        </w:tc>
        <w:tc>
          <w:tcPr>
            <w:tcW w:w="2437" w:type="dxa"/>
          </w:tcPr>
          <w:p w14:paraId="414F6A60" w14:textId="24D161E0" w:rsidR="00DE6337" w:rsidRPr="00787CF9" w:rsidRDefault="00651133" w:rsidP="005B034A">
            <w:pPr>
              <w:spacing w:after="0" w:line="240" w:lineRule="auto"/>
            </w:pPr>
            <w:r>
              <w:t>5</w:t>
            </w:r>
          </w:p>
          <w:p w14:paraId="759D445B" w14:textId="77777777" w:rsidR="00DE6337" w:rsidRPr="0027526E" w:rsidRDefault="00DE6337" w:rsidP="005B034A">
            <w:pPr>
              <w:spacing w:after="0" w:line="240" w:lineRule="auto"/>
            </w:pPr>
          </w:p>
        </w:tc>
        <w:tc>
          <w:tcPr>
            <w:tcW w:w="1512" w:type="dxa"/>
          </w:tcPr>
          <w:p w14:paraId="2D543EB0" w14:textId="312800B9" w:rsidR="00DE6337" w:rsidRPr="0027526E" w:rsidRDefault="00DE6337" w:rsidP="005B034A">
            <w:pPr>
              <w:spacing w:after="0" w:line="240" w:lineRule="auto"/>
            </w:pPr>
            <w:r w:rsidRPr="007353EC">
              <w:t>N/A</w:t>
            </w:r>
          </w:p>
        </w:tc>
        <w:tc>
          <w:tcPr>
            <w:tcW w:w="4629" w:type="dxa"/>
            <w:tcMar>
              <w:top w:w="70" w:type="dxa"/>
              <w:left w:w="70" w:type="dxa"/>
              <w:bottom w:w="70" w:type="dxa"/>
              <w:right w:w="70" w:type="dxa"/>
            </w:tcMar>
          </w:tcPr>
          <w:p w14:paraId="13F5AD0C" w14:textId="77777777" w:rsidR="00DE6337" w:rsidRDefault="00DE6337" w:rsidP="005B034A">
            <w:pPr>
              <w:spacing w:after="0" w:line="240" w:lineRule="auto"/>
            </w:pPr>
            <w:r w:rsidRPr="0027526E">
              <w:t>Review collaboration and retention requirements.</w:t>
            </w:r>
          </w:p>
        </w:tc>
      </w:tr>
      <w:tr w:rsidR="00DE6337" w14:paraId="4FE1BEFD" w14:textId="77777777" w:rsidTr="46BF7480">
        <w:trPr>
          <w:cantSplit/>
          <w:trHeight w:val="410"/>
        </w:trPr>
        <w:tc>
          <w:tcPr>
            <w:tcW w:w="1508" w:type="dxa"/>
            <w:tcMar>
              <w:top w:w="70" w:type="dxa"/>
              <w:left w:w="70" w:type="dxa"/>
              <w:bottom w:w="70" w:type="dxa"/>
              <w:right w:w="70" w:type="dxa"/>
            </w:tcMar>
          </w:tcPr>
          <w:p w14:paraId="3813A274" w14:textId="77777777" w:rsidR="00DE6337" w:rsidRDefault="00DE6337" w:rsidP="005B034A">
            <w:pPr>
              <w:spacing w:after="0" w:line="240" w:lineRule="auto"/>
            </w:pPr>
            <w:r w:rsidRPr="0027526E">
              <w:t>Integrity First Bundle</w:t>
            </w:r>
          </w:p>
        </w:tc>
        <w:tc>
          <w:tcPr>
            <w:tcW w:w="1260" w:type="dxa"/>
            <w:tcMar>
              <w:top w:w="70" w:type="dxa"/>
              <w:left w:w="70" w:type="dxa"/>
              <w:bottom w:w="70" w:type="dxa"/>
              <w:right w:w="70" w:type="dxa"/>
            </w:tcMar>
          </w:tcPr>
          <w:p w14:paraId="644C1FCB" w14:textId="77777777" w:rsidR="00DE6337" w:rsidRDefault="00DE6337" w:rsidP="005B034A">
            <w:pPr>
              <w:spacing w:after="0" w:line="240" w:lineRule="auto"/>
            </w:pPr>
            <w:r w:rsidRPr="0027526E">
              <w:t>CBT bundle</w:t>
            </w:r>
          </w:p>
        </w:tc>
        <w:tc>
          <w:tcPr>
            <w:tcW w:w="925" w:type="dxa"/>
            <w:tcMar>
              <w:top w:w="70" w:type="dxa"/>
              <w:left w:w="70" w:type="dxa"/>
              <w:bottom w:w="70" w:type="dxa"/>
              <w:right w:w="70" w:type="dxa"/>
            </w:tcMar>
          </w:tcPr>
          <w:p w14:paraId="576C9EEA" w14:textId="77777777" w:rsidR="00DE6337" w:rsidRDefault="00DE6337" w:rsidP="005B034A">
            <w:pPr>
              <w:spacing w:after="0" w:line="240" w:lineRule="auto"/>
            </w:pPr>
            <w:r w:rsidRPr="0027526E">
              <w:t>90 min (required outside-core)</w:t>
            </w:r>
          </w:p>
        </w:tc>
        <w:tc>
          <w:tcPr>
            <w:tcW w:w="2437" w:type="dxa"/>
          </w:tcPr>
          <w:p w14:paraId="5BFE2A52" w14:textId="5643C24E" w:rsidR="00DE6337" w:rsidRPr="00787CF9" w:rsidRDefault="00F04D0D" w:rsidP="005B034A">
            <w:pPr>
              <w:spacing w:after="0" w:line="240" w:lineRule="auto"/>
            </w:pPr>
            <w:r>
              <w:t>1</w:t>
            </w:r>
          </w:p>
          <w:p w14:paraId="7D194D9F" w14:textId="77777777" w:rsidR="00DE6337" w:rsidRPr="0027526E" w:rsidRDefault="00DE6337" w:rsidP="005B034A">
            <w:pPr>
              <w:spacing w:after="0" w:line="240" w:lineRule="auto"/>
            </w:pPr>
          </w:p>
        </w:tc>
        <w:tc>
          <w:tcPr>
            <w:tcW w:w="1512" w:type="dxa"/>
          </w:tcPr>
          <w:p w14:paraId="4EC3CC10" w14:textId="66B08422" w:rsidR="00DE6337" w:rsidRPr="0027526E" w:rsidRDefault="00DE6337" w:rsidP="005B034A">
            <w:pPr>
              <w:spacing w:after="0" w:line="240" w:lineRule="auto"/>
            </w:pPr>
            <w:r w:rsidRPr="007353EC">
              <w:t>N/A</w:t>
            </w:r>
          </w:p>
        </w:tc>
        <w:tc>
          <w:tcPr>
            <w:tcW w:w="4629" w:type="dxa"/>
            <w:tcMar>
              <w:top w:w="70" w:type="dxa"/>
              <w:left w:w="70" w:type="dxa"/>
              <w:bottom w:w="70" w:type="dxa"/>
              <w:right w:w="70" w:type="dxa"/>
            </w:tcMar>
          </w:tcPr>
          <w:p w14:paraId="48787307" w14:textId="77777777" w:rsidR="00DE6337" w:rsidRDefault="00DE6337" w:rsidP="005B034A">
            <w:pPr>
              <w:spacing w:after="0" w:line="240" w:lineRule="auto"/>
            </w:pPr>
            <w:r w:rsidRPr="0027526E">
              <w:t>Complete required ethics and compliance training.</w:t>
            </w:r>
          </w:p>
        </w:tc>
      </w:tr>
    </w:tbl>
    <w:p w14:paraId="0EA13C55" w14:textId="77777777" w:rsidR="00CB6249" w:rsidRDefault="00CB6249" w:rsidP="005B034A">
      <w:pPr>
        <w:spacing w:after="0" w:line="240" w:lineRule="auto"/>
        <w:rPr>
          <w:b/>
          <w:bCs/>
        </w:rPr>
      </w:pPr>
    </w:p>
    <w:p w14:paraId="485DA31A" w14:textId="77777777" w:rsidR="004E2059" w:rsidRDefault="004E2059" w:rsidP="005B034A">
      <w:pPr>
        <w:spacing w:after="0" w:line="240" w:lineRule="auto"/>
        <w:rPr>
          <w:b/>
        </w:rPr>
      </w:pPr>
    </w:p>
    <w:p w14:paraId="0609969F" w14:textId="28B6D3DC" w:rsidR="001F2E42" w:rsidRDefault="001F2E42" w:rsidP="005B034A">
      <w:pPr>
        <w:pStyle w:val="Heading2"/>
        <w:spacing w:before="0" w:after="0" w:line="240" w:lineRule="auto"/>
        <w:rPr>
          <w:rFonts w:hint="eastAsia"/>
          <w:u w:val="single"/>
        </w:rPr>
      </w:pPr>
    </w:p>
    <w:p w14:paraId="42670F53" w14:textId="70BE1B06" w:rsidR="00CC6E9F" w:rsidRPr="001F2E42" w:rsidRDefault="00CB6249" w:rsidP="005B034A">
      <w:pPr>
        <w:pStyle w:val="Heading2"/>
        <w:spacing w:before="0" w:after="0" w:line="240" w:lineRule="auto"/>
        <w:rPr>
          <w:rFonts w:hint="eastAsia"/>
        </w:rPr>
      </w:pPr>
      <w:bookmarkStart w:id="43" w:name="_Toc236830908"/>
      <w:commentRangeStart w:id="44"/>
      <w:commentRangeStart w:id="45"/>
      <w:r w:rsidRPr="001F2E42">
        <w:t>Learning Block</w:t>
      </w:r>
      <w:r w:rsidR="53A25DD4" w:rsidRPr="001F2E42">
        <w:t xml:space="preserve"> 2</w:t>
      </w:r>
      <w:r w:rsidRPr="001F2E42">
        <w:t>: Expert Foundations</w:t>
      </w:r>
      <w:commentRangeEnd w:id="44"/>
      <w:r w:rsidR="00DC420C" w:rsidRPr="001F2E42">
        <w:rPr>
          <w:rStyle w:val="CommentReference"/>
          <w:sz w:val="32"/>
          <w:szCs w:val="32"/>
        </w:rPr>
        <w:commentReference w:id="44"/>
      </w:r>
      <w:commentRangeEnd w:id="45"/>
      <w:r w:rsidRPr="001F2E42">
        <w:rPr>
          <w:rStyle w:val="CommentReference"/>
          <w:sz w:val="32"/>
          <w:szCs w:val="32"/>
        </w:rPr>
        <w:commentReference w:id="45"/>
      </w:r>
      <w:r w:rsidR="007710BE" w:rsidRPr="001F2E42">
        <w:t>- The Tech Coach Role &amp; Call Flow</w:t>
      </w:r>
      <w:bookmarkEnd w:id="43"/>
    </w:p>
    <w:p w14:paraId="1ABB0840" w14:textId="77777777" w:rsidR="003F1FE5" w:rsidRPr="00E51912" w:rsidRDefault="003F1FE5" w:rsidP="005B034A">
      <w:pPr>
        <w:pStyle w:val="Subtitle"/>
        <w:spacing w:after="0" w:line="240" w:lineRule="auto"/>
        <w:rPr>
          <w:rFonts w:hint="eastAsia"/>
        </w:rPr>
      </w:pPr>
      <w:commentRangeStart w:id="46"/>
      <w:commentRangeStart w:id="47"/>
      <w:r w:rsidRPr="00E51912">
        <w:t>Purpose</w:t>
      </w:r>
      <w:commentRangeEnd w:id="46"/>
      <w:r>
        <w:rPr>
          <w:rStyle w:val="CommentReference"/>
          <w:sz w:val="28"/>
          <w:szCs w:val="28"/>
        </w:rPr>
        <w:commentReference w:id="46"/>
      </w:r>
      <w:commentRangeEnd w:id="47"/>
      <w:r>
        <w:rPr>
          <w:rStyle w:val="CommentReference"/>
          <w:sz w:val="28"/>
          <w:szCs w:val="28"/>
        </w:rPr>
        <w:commentReference w:id="47"/>
      </w:r>
      <w:r>
        <w:t xml:space="preserve"> of the Learning Block</w:t>
      </w:r>
    </w:p>
    <w:p w14:paraId="7FE0E6C8" w14:textId="58737D70" w:rsidR="00691934" w:rsidRDefault="00CA21DE" w:rsidP="005B034A">
      <w:pPr>
        <w:spacing w:after="0" w:line="240" w:lineRule="auto"/>
      </w:pPr>
      <w:r w:rsidRPr="00CA21DE">
        <w:t xml:space="preserve">The </w:t>
      </w:r>
      <w:r w:rsidRPr="00CA21DE">
        <w:rPr>
          <w:b/>
          <w:bCs/>
        </w:rPr>
        <w:t>Expert Foundations</w:t>
      </w:r>
      <w:r w:rsidRPr="00CA21DE">
        <w:t xml:space="preserve"> learning block establishes the core behaviors, decision-making framework, and customer interaction model every Expert must demonstrate before progressing to product- and technology-specific support. By the end of this learning block, Experts should be able to confidently manage a foundational customer interaction by applying the Tech Coach role, following the standard call flow, using the </w:t>
      </w:r>
      <w:r w:rsidRPr="002C0DE6">
        <w:t>Serve/Solve/Sell</w:t>
      </w:r>
      <w:r w:rsidRPr="00CA21DE">
        <w:t xml:space="preserve"> methodology, making basic decisions, and communicating clear next steps.</w:t>
      </w:r>
      <w:r w:rsidR="00691934" w:rsidRPr="00691934">
        <w:t> </w:t>
      </w:r>
    </w:p>
    <w:p w14:paraId="534614CE" w14:textId="77777777" w:rsidR="007E03E7" w:rsidRDefault="007E03E7">
      <w:pPr>
        <w:rPr>
          <w:rFonts w:eastAsiaTheme="majorEastAsia" w:cstheme="majorBidi"/>
          <w:color w:val="595959" w:themeColor="text1" w:themeTint="A6"/>
          <w:spacing w:val="15"/>
          <w:sz w:val="28"/>
          <w:szCs w:val="28"/>
        </w:rPr>
      </w:pPr>
      <w:r>
        <w:br w:type="page"/>
      </w:r>
    </w:p>
    <w:p w14:paraId="300ADE11" w14:textId="77777777" w:rsidR="00D2427D" w:rsidRDefault="00D2427D" w:rsidP="005B034A">
      <w:pPr>
        <w:pStyle w:val="Subtitle"/>
        <w:spacing w:after="0" w:line="240" w:lineRule="auto"/>
        <w:rPr>
          <w:rFonts w:hint="eastAsia"/>
        </w:rPr>
      </w:pPr>
      <w:r>
        <w:t>Learning Objectives</w:t>
      </w:r>
    </w:p>
    <w:p w14:paraId="2A828B50" w14:textId="77777777" w:rsidR="002C0DE6" w:rsidRPr="002C0DE6" w:rsidRDefault="002C0DE6" w:rsidP="005B034A">
      <w:pPr>
        <w:spacing w:after="0" w:line="240" w:lineRule="auto"/>
      </w:pPr>
      <w:r w:rsidRPr="002C0DE6">
        <w:t>By the end of this learning block, Experts will be able to:</w:t>
      </w:r>
    </w:p>
    <w:p w14:paraId="6D274B69" w14:textId="77777777" w:rsidR="002C0DE6" w:rsidRPr="00025B47" w:rsidRDefault="002C0DE6" w:rsidP="00986EED">
      <w:pPr>
        <w:numPr>
          <w:ilvl w:val="0"/>
          <w:numId w:val="16"/>
        </w:numPr>
        <w:spacing w:after="0" w:line="240" w:lineRule="auto"/>
      </w:pPr>
      <w:r w:rsidRPr="00025B47">
        <w:t xml:space="preserve">Explain the Tech Coach role and how it contributes to creating world-class customer experiences. </w:t>
      </w:r>
    </w:p>
    <w:p w14:paraId="1784E2B3" w14:textId="77777777" w:rsidR="002C0DE6" w:rsidRPr="00025B47" w:rsidRDefault="002C0DE6" w:rsidP="00986EED">
      <w:pPr>
        <w:numPr>
          <w:ilvl w:val="0"/>
          <w:numId w:val="16"/>
        </w:numPr>
        <w:spacing w:after="0" w:line="240" w:lineRule="auto"/>
      </w:pPr>
      <w:r w:rsidRPr="00025B47">
        <w:t xml:space="preserve">Demonstrate the standard customer call flow from greeting through close. </w:t>
      </w:r>
    </w:p>
    <w:p w14:paraId="5FF9A1B3" w14:textId="40A3E138" w:rsidR="002C0DE6" w:rsidRPr="00025B47" w:rsidRDefault="002C0DE6" w:rsidP="00986EED">
      <w:pPr>
        <w:numPr>
          <w:ilvl w:val="0"/>
          <w:numId w:val="16"/>
        </w:numPr>
        <w:spacing w:after="0" w:line="240" w:lineRule="auto"/>
      </w:pPr>
      <w:r w:rsidRPr="00025B47">
        <w:t xml:space="preserve">Apply the Serve/Solve/Sell model throughout a customer interaction. </w:t>
      </w:r>
    </w:p>
    <w:p w14:paraId="6FF6695B" w14:textId="12284D10" w:rsidR="2D2615A1" w:rsidRPr="00025B47" w:rsidRDefault="2D2615A1" w:rsidP="00986EED">
      <w:pPr>
        <w:numPr>
          <w:ilvl w:val="0"/>
          <w:numId w:val="16"/>
        </w:numPr>
        <w:spacing w:after="0" w:line="240" w:lineRule="auto"/>
        <w:rPr>
          <w:rFonts w:ascii="Aptos" w:eastAsia="Aptos" w:hAnsi="Aptos" w:cs="Aptos"/>
        </w:rPr>
      </w:pPr>
      <w:r w:rsidRPr="00025B47">
        <w:rPr>
          <w:rFonts w:ascii="Aptos" w:eastAsia="Aptos" w:hAnsi="Aptos" w:cs="Aptos"/>
        </w:rPr>
        <w:t>Determine the appropriate support path by distinguishing between in-scope requests, self-service opportunities, transfers, and escalations using approved resources.</w:t>
      </w:r>
    </w:p>
    <w:p w14:paraId="25F86D69" w14:textId="637BF18B" w:rsidR="002C0DE6" w:rsidRPr="00025B47" w:rsidRDefault="2D2615A1" w:rsidP="00986EED">
      <w:pPr>
        <w:numPr>
          <w:ilvl w:val="0"/>
          <w:numId w:val="16"/>
        </w:numPr>
        <w:spacing w:after="0" w:line="240" w:lineRule="auto"/>
      </w:pPr>
      <w:r w:rsidRPr="00025B47">
        <w:rPr>
          <w:rFonts w:ascii="Aptos" w:eastAsia="Aptos" w:hAnsi="Aptos" w:cs="Aptos"/>
        </w:rPr>
        <w:t>Use approved resources to verify customer-impacting decisions before selecting a workflow, providing guidance, or communicating next steps.</w:t>
      </w:r>
      <w:r w:rsidR="002C0DE6" w:rsidRPr="00025B47">
        <w:t xml:space="preserve"> </w:t>
      </w:r>
    </w:p>
    <w:p w14:paraId="371AE2DF" w14:textId="659D9115" w:rsidR="115F8A3B" w:rsidRPr="00025B47" w:rsidRDefault="115F8A3B" w:rsidP="00986EED">
      <w:pPr>
        <w:numPr>
          <w:ilvl w:val="0"/>
          <w:numId w:val="16"/>
        </w:numPr>
        <w:spacing w:after="0" w:line="240" w:lineRule="auto"/>
        <w:rPr>
          <w:rFonts w:ascii="Aptos" w:eastAsia="Aptos" w:hAnsi="Aptos" w:cs="Aptos"/>
        </w:rPr>
      </w:pPr>
      <w:r w:rsidRPr="00025B47">
        <w:rPr>
          <w:rFonts w:ascii="Aptos" w:eastAsia="Aptos" w:hAnsi="Aptos" w:cs="Aptos"/>
        </w:rPr>
        <w:t>Use probing questions, active listening, and customer responses to identify the customer’s need before selecting a resolution path.</w:t>
      </w:r>
    </w:p>
    <w:p w14:paraId="1016E534" w14:textId="538E4F8C" w:rsidR="0F7AEAF6" w:rsidRPr="00025B47" w:rsidRDefault="115F8A3B" w:rsidP="00986EED">
      <w:pPr>
        <w:numPr>
          <w:ilvl w:val="0"/>
          <w:numId w:val="16"/>
        </w:numPr>
        <w:spacing w:after="0" w:line="240" w:lineRule="auto"/>
        <w:rPr>
          <w:rFonts w:ascii="Aptos" w:eastAsia="Aptos" w:hAnsi="Aptos" w:cs="Aptos"/>
        </w:rPr>
      </w:pPr>
      <w:r w:rsidRPr="00025B47">
        <w:rPr>
          <w:rFonts w:ascii="Aptos" w:eastAsia="Aptos" w:hAnsi="Aptos" w:cs="Aptos"/>
        </w:rPr>
        <w:t>Maintain ownership of the interaction by communicating expectations, confirming understanding, and guiding the customer through the approved support process.</w:t>
      </w:r>
    </w:p>
    <w:p w14:paraId="5407BAEE" w14:textId="77777777" w:rsidR="00A17C9E" w:rsidRDefault="00A17C9E" w:rsidP="005B034A">
      <w:pPr>
        <w:spacing w:after="0" w:line="240" w:lineRule="auto"/>
      </w:pPr>
    </w:p>
    <w:p w14:paraId="774E4543" w14:textId="77777777" w:rsidR="00D824F8" w:rsidRDefault="00D824F8" w:rsidP="005B034A">
      <w:pPr>
        <w:pStyle w:val="Subtitle"/>
        <w:spacing w:after="0" w:line="240" w:lineRule="auto"/>
        <w:rPr>
          <w:rFonts w:hint="eastAsia"/>
        </w:rPr>
      </w:pPr>
      <w:r w:rsidRPr="00D824F8">
        <w:t>Key Questions Answered</w:t>
      </w:r>
    </w:p>
    <w:p w14:paraId="10C402F8" w14:textId="77777777" w:rsidR="00D824F8" w:rsidRDefault="00D824F8" w:rsidP="005B034A">
      <w:pPr>
        <w:spacing w:after="0" w:line="240" w:lineRule="auto"/>
      </w:pPr>
      <w:r w:rsidRPr="00D824F8">
        <w:t>Upon completion of this learning block, Experts should be able to answer:</w:t>
      </w:r>
    </w:p>
    <w:p w14:paraId="20F8861B" w14:textId="77777777" w:rsidR="00D824F8" w:rsidRPr="00D824F8" w:rsidRDefault="00D824F8" w:rsidP="005B034A">
      <w:pPr>
        <w:spacing w:after="0" w:line="240" w:lineRule="auto"/>
      </w:pPr>
    </w:p>
    <w:p w14:paraId="4AB29FA9" w14:textId="77777777" w:rsidR="00D824F8" w:rsidRPr="00D824F8" w:rsidRDefault="00D824F8" w:rsidP="005B034A">
      <w:pPr>
        <w:spacing w:after="0" w:line="240" w:lineRule="auto"/>
        <w:rPr>
          <w:b/>
          <w:bCs/>
        </w:rPr>
      </w:pPr>
      <w:r w:rsidRPr="00D824F8">
        <w:rPr>
          <w:b/>
          <w:bCs/>
        </w:rPr>
        <w:t>The Expert Role</w:t>
      </w:r>
    </w:p>
    <w:p w14:paraId="41A3FFBE" w14:textId="77777777" w:rsidR="00D824F8" w:rsidRPr="00D824F8" w:rsidRDefault="00D824F8" w:rsidP="00986EED">
      <w:pPr>
        <w:numPr>
          <w:ilvl w:val="0"/>
          <w:numId w:val="17"/>
        </w:numPr>
        <w:spacing w:after="0" w:line="240" w:lineRule="auto"/>
      </w:pPr>
      <w:r w:rsidRPr="00D824F8">
        <w:t xml:space="preserve">What is my role as a Tech Coach Expert? </w:t>
      </w:r>
    </w:p>
    <w:p w14:paraId="4B9704B3" w14:textId="77777777" w:rsidR="00D824F8" w:rsidRDefault="00D824F8" w:rsidP="00986EED">
      <w:pPr>
        <w:numPr>
          <w:ilvl w:val="0"/>
          <w:numId w:val="17"/>
        </w:numPr>
        <w:spacing w:after="0" w:line="240" w:lineRule="auto"/>
      </w:pPr>
      <w:r w:rsidRPr="00D824F8">
        <w:t xml:space="preserve">What customer experience am I responsible for creating? </w:t>
      </w:r>
    </w:p>
    <w:p w14:paraId="49A6C0DD" w14:textId="77777777" w:rsidR="00D824F8" w:rsidRPr="00D824F8" w:rsidRDefault="00D824F8" w:rsidP="005B034A">
      <w:pPr>
        <w:spacing w:after="0" w:line="240" w:lineRule="auto"/>
        <w:ind w:left="720"/>
      </w:pPr>
    </w:p>
    <w:p w14:paraId="7B9C1759" w14:textId="77777777" w:rsidR="00D824F8" w:rsidRPr="00D824F8" w:rsidRDefault="00D824F8" w:rsidP="005B034A">
      <w:pPr>
        <w:spacing w:after="0" w:line="240" w:lineRule="auto"/>
        <w:rPr>
          <w:b/>
          <w:bCs/>
        </w:rPr>
      </w:pPr>
      <w:r w:rsidRPr="00D824F8">
        <w:rPr>
          <w:b/>
          <w:bCs/>
        </w:rPr>
        <w:t>Customer Conversations</w:t>
      </w:r>
    </w:p>
    <w:p w14:paraId="2E38A6BF" w14:textId="77777777" w:rsidR="00D824F8" w:rsidRPr="00D824F8" w:rsidRDefault="00D824F8" w:rsidP="00986EED">
      <w:pPr>
        <w:numPr>
          <w:ilvl w:val="0"/>
          <w:numId w:val="18"/>
        </w:numPr>
        <w:spacing w:after="0" w:line="240" w:lineRule="auto"/>
      </w:pPr>
      <w:r w:rsidRPr="00D824F8">
        <w:t xml:space="preserve">How do I structure a customer interaction from beginning to end? </w:t>
      </w:r>
    </w:p>
    <w:p w14:paraId="4E61B923" w14:textId="77777777" w:rsidR="00D824F8" w:rsidRPr="00D824F8" w:rsidRDefault="00D824F8" w:rsidP="00986EED">
      <w:pPr>
        <w:numPr>
          <w:ilvl w:val="0"/>
          <w:numId w:val="18"/>
        </w:numPr>
        <w:spacing w:after="0" w:line="240" w:lineRule="auto"/>
      </w:pPr>
      <w:r w:rsidRPr="00D824F8">
        <w:t xml:space="preserve">How does the standard call flow guide every conversation? </w:t>
      </w:r>
    </w:p>
    <w:p w14:paraId="1608660F" w14:textId="77777777" w:rsidR="00D824F8" w:rsidRDefault="00D824F8" w:rsidP="00986EED">
      <w:pPr>
        <w:numPr>
          <w:ilvl w:val="0"/>
          <w:numId w:val="18"/>
        </w:numPr>
        <w:spacing w:after="0" w:line="240" w:lineRule="auto"/>
      </w:pPr>
      <w:r w:rsidRPr="00D824F8">
        <w:t xml:space="preserve">How do I naturally Serve, Solve, and Sell during a customer interaction? </w:t>
      </w:r>
    </w:p>
    <w:p w14:paraId="00609159" w14:textId="77777777" w:rsidR="00D824F8" w:rsidRPr="00D824F8" w:rsidRDefault="00D824F8" w:rsidP="005B034A">
      <w:pPr>
        <w:spacing w:after="0" w:line="240" w:lineRule="auto"/>
        <w:ind w:left="720"/>
      </w:pPr>
    </w:p>
    <w:p w14:paraId="5B4007F8" w14:textId="77777777" w:rsidR="00D824F8" w:rsidRPr="00D824F8" w:rsidRDefault="00D824F8" w:rsidP="005B034A">
      <w:pPr>
        <w:spacing w:after="0" w:line="240" w:lineRule="auto"/>
        <w:rPr>
          <w:b/>
          <w:bCs/>
        </w:rPr>
      </w:pPr>
      <w:r w:rsidRPr="00D824F8">
        <w:rPr>
          <w:b/>
          <w:bCs/>
        </w:rPr>
        <w:t>Decision Making</w:t>
      </w:r>
    </w:p>
    <w:p w14:paraId="427E899D" w14:textId="77777777" w:rsidR="00D824F8" w:rsidRPr="00D824F8" w:rsidRDefault="00D824F8" w:rsidP="00986EED">
      <w:pPr>
        <w:numPr>
          <w:ilvl w:val="0"/>
          <w:numId w:val="19"/>
        </w:numPr>
        <w:spacing w:after="0" w:line="240" w:lineRule="auto"/>
      </w:pPr>
      <w:r w:rsidRPr="00D824F8">
        <w:t xml:space="preserve">What is my scope of support? </w:t>
      </w:r>
    </w:p>
    <w:p w14:paraId="0B7221AF" w14:textId="77777777" w:rsidR="00D824F8" w:rsidRPr="00D824F8" w:rsidRDefault="00D824F8" w:rsidP="00986EED">
      <w:pPr>
        <w:numPr>
          <w:ilvl w:val="0"/>
          <w:numId w:val="19"/>
        </w:numPr>
        <w:spacing w:after="0" w:line="240" w:lineRule="auto"/>
      </w:pPr>
      <w:r w:rsidRPr="00D824F8">
        <w:t xml:space="preserve">How do I determine whether a request is in scope or out of scope? </w:t>
      </w:r>
    </w:p>
    <w:p w14:paraId="178DEC99" w14:textId="166D65DF" w:rsidR="00D824F8" w:rsidRPr="00D824F8" w:rsidRDefault="00D824F8" w:rsidP="00986EED">
      <w:pPr>
        <w:numPr>
          <w:ilvl w:val="0"/>
          <w:numId w:val="19"/>
        </w:numPr>
        <w:spacing w:after="0" w:line="240" w:lineRule="auto"/>
      </w:pPr>
      <w:r w:rsidRPr="00D824F8">
        <w:t xml:space="preserve">Where do I verify my decision before taking action? </w:t>
      </w:r>
    </w:p>
    <w:p w14:paraId="1B237FE0" w14:textId="77777777" w:rsidR="00D824F8" w:rsidRDefault="00D824F8" w:rsidP="00986EED">
      <w:pPr>
        <w:numPr>
          <w:ilvl w:val="0"/>
          <w:numId w:val="19"/>
        </w:numPr>
        <w:spacing w:after="0" w:line="240" w:lineRule="auto"/>
      </w:pPr>
      <w:r w:rsidRPr="00D824F8">
        <w:t xml:space="preserve">How do I handle a customer request that is outside my scope? </w:t>
      </w:r>
    </w:p>
    <w:p w14:paraId="1175B5CC" w14:textId="77777777" w:rsidR="00D824F8" w:rsidRPr="00D824F8" w:rsidRDefault="00D824F8" w:rsidP="005B034A">
      <w:pPr>
        <w:spacing w:after="0" w:line="240" w:lineRule="auto"/>
        <w:ind w:left="720"/>
      </w:pPr>
    </w:p>
    <w:p w14:paraId="3BED6D9F" w14:textId="77777777" w:rsidR="00D824F8" w:rsidRPr="00D824F8" w:rsidRDefault="00D824F8" w:rsidP="005B034A">
      <w:pPr>
        <w:spacing w:after="0" w:line="240" w:lineRule="auto"/>
        <w:rPr>
          <w:b/>
          <w:bCs/>
        </w:rPr>
      </w:pPr>
      <w:r w:rsidRPr="00D824F8">
        <w:rPr>
          <w:b/>
          <w:bCs/>
        </w:rPr>
        <w:t>Readiness</w:t>
      </w:r>
    </w:p>
    <w:p w14:paraId="1E933DE9" w14:textId="77777777" w:rsidR="00D824F8" w:rsidRPr="00D824F8" w:rsidRDefault="00D824F8" w:rsidP="00986EED">
      <w:pPr>
        <w:numPr>
          <w:ilvl w:val="0"/>
          <w:numId w:val="20"/>
        </w:numPr>
        <w:spacing w:after="0" w:line="240" w:lineRule="auto"/>
      </w:pPr>
      <w:r w:rsidRPr="00D824F8">
        <w:t>What does successful completion of this learning block look like?</w:t>
      </w:r>
    </w:p>
    <w:p w14:paraId="58FCBA3D" w14:textId="77777777" w:rsidR="001F2E42" w:rsidRDefault="001F2E42" w:rsidP="005B034A">
      <w:pPr>
        <w:pStyle w:val="Subtitle"/>
        <w:spacing w:after="0" w:line="240" w:lineRule="auto"/>
        <w:rPr>
          <w:rFonts w:hint="eastAsia"/>
        </w:rPr>
      </w:pPr>
    </w:p>
    <w:p w14:paraId="122EB9E3" w14:textId="2E896873" w:rsidR="00691934" w:rsidRPr="00E51912" w:rsidRDefault="1A13EDA0" w:rsidP="005B034A">
      <w:pPr>
        <w:pStyle w:val="Subtitle"/>
        <w:spacing w:after="0" w:line="240" w:lineRule="auto"/>
        <w:rPr>
          <w:rFonts w:hint="eastAsia"/>
        </w:rPr>
      </w:pPr>
      <w:r>
        <w:t xml:space="preserve">Core </w:t>
      </w:r>
      <w:r w:rsidR="00691934" w:rsidRPr="00E51912">
        <w:t>Capabilities  </w:t>
      </w:r>
    </w:p>
    <w:p w14:paraId="3CA725E2" w14:textId="652277F6" w:rsidR="00FA65A0" w:rsidRPr="00FA65A0" w:rsidRDefault="00666882" w:rsidP="005B034A">
      <w:pPr>
        <w:spacing w:after="0" w:line="240" w:lineRule="auto"/>
      </w:pPr>
      <w:r>
        <w:t>Upon successful completion of this learning block</w:t>
      </w:r>
      <w:r w:rsidR="009274FE">
        <w:t>, Experts will be able to:</w:t>
      </w:r>
    </w:p>
    <w:p w14:paraId="737D5E7A" w14:textId="77777777" w:rsidR="00A71686" w:rsidRPr="00A71686" w:rsidRDefault="00A71686" w:rsidP="00986EED">
      <w:pPr>
        <w:numPr>
          <w:ilvl w:val="0"/>
          <w:numId w:val="129"/>
        </w:numPr>
        <w:spacing w:after="0" w:line="240" w:lineRule="auto"/>
        <w:rPr>
          <w:rFonts w:eastAsia="Times New Roman" w:cs="Times New Roman"/>
          <w:kern w:val="0"/>
          <w14:ligatures w14:val="none"/>
        </w:rPr>
      </w:pPr>
      <w:r w:rsidRPr="00A71686">
        <w:rPr>
          <w:rFonts w:eastAsia="Times New Roman" w:cs="Times New Roman"/>
          <w:kern w:val="0"/>
          <w14:ligatures w14:val="none"/>
        </w:rPr>
        <w:t>Manage structured customer interactions using the Tech Coach operating model from initial customer engagement through transition to the appropriate support path.</w:t>
      </w:r>
    </w:p>
    <w:p w14:paraId="2B9E5BF1" w14:textId="77777777" w:rsidR="00A71686" w:rsidRPr="00A71686" w:rsidRDefault="00A71686" w:rsidP="00986EED">
      <w:pPr>
        <w:numPr>
          <w:ilvl w:val="0"/>
          <w:numId w:val="129"/>
        </w:numPr>
        <w:spacing w:after="0" w:line="240" w:lineRule="auto"/>
        <w:rPr>
          <w:rFonts w:eastAsia="Times New Roman" w:cs="Times New Roman"/>
          <w:kern w:val="0"/>
          <w14:ligatures w14:val="none"/>
        </w:rPr>
      </w:pPr>
      <w:r w:rsidRPr="00A71686">
        <w:rPr>
          <w:rFonts w:eastAsia="Times New Roman" w:cs="Times New Roman"/>
          <w:kern w:val="0"/>
          <w14:ligatures w14:val="none"/>
        </w:rPr>
        <w:t>Evaluate customer needs and determine the appropriate support path by distinguishing between in-scope support, self-service opportunities, transfers, and escalations.</w:t>
      </w:r>
    </w:p>
    <w:p w14:paraId="7539FC7F" w14:textId="77777777" w:rsidR="00A71686" w:rsidRPr="00A71686" w:rsidRDefault="00A71686" w:rsidP="00986EED">
      <w:pPr>
        <w:numPr>
          <w:ilvl w:val="0"/>
          <w:numId w:val="129"/>
        </w:numPr>
        <w:spacing w:after="0" w:line="240" w:lineRule="auto"/>
        <w:rPr>
          <w:rFonts w:eastAsia="Times New Roman" w:cs="Times New Roman"/>
          <w:kern w:val="0"/>
          <w14:ligatures w14:val="none"/>
        </w:rPr>
      </w:pPr>
      <w:r w:rsidRPr="00A71686">
        <w:rPr>
          <w:rFonts w:eastAsia="Times New Roman" w:cs="Times New Roman"/>
          <w:kern w:val="0"/>
          <w14:ligatures w14:val="none"/>
        </w:rPr>
        <w:t>Use approved resources as the primary source of truth when making customer-impacting decisions, selecting workflows, and communicating next steps.</w:t>
      </w:r>
    </w:p>
    <w:p w14:paraId="4C988D12" w14:textId="77777777" w:rsidR="00A71686" w:rsidRPr="00A71686" w:rsidRDefault="00A71686" w:rsidP="00986EED">
      <w:pPr>
        <w:numPr>
          <w:ilvl w:val="0"/>
          <w:numId w:val="129"/>
        </w:numPr>
        <w:spacing w:after="0" w:line="240" w:lineRule="auto"/>
        <w:rPr>
          <w:rFonts w:eastAsia="Times New Roman" w:cs="Times New Roman"/>
          <w:kern w:val="0"/>
          <w14:ligatures w14:val="none"/>
        </w:rPr>
      </w:pPr>
      <w:r w:rsidRPr="00A71686">
        <w:rPr>
          <w:rFonts w:eastAsia="Times New Roman" w:cs="Times New Roman"/>
          <w:kern w:val="0"/>
          <w14:ligatures w14:val="none"/>
        </w:rPr>
        <w:t>Guide customer conversations using purposeful discovery, active listening, empathy, and expectation setting to build customer confidence and maintain ownership throughout the interaction.</w:t>
      </w:r>
    </w:p>
    <w:p w14:paraId="1368CBD3" w14:textId="1A025E42" w:rsidR="00A71686" w:rsidRPr="00A71686" w:rsidRDefault="00A71686" w:rsidP="00986EED">
      <w:pPr>
        <w:numPr>
          <w:ilvl w:val="0"/>
          <w:numId w:val="129"/>
        </w:numPr>
        <w:spacing w:after="0" w:line="240" w:lineRule="auto"/>
        <w:rPr>
          <w:rFonts w:eastAsia="Times New Roman" w:cs="Times New Roman"/>
          <w:kern w:val="0"/>
          <w14:ligatures w14:val="none"/>
        </w:rPr>
      </w:pPr>
      <w:r w:rsidRPr="00A71686">
        <w:rPr>
          <w:rFonts w:eastAsia="Times New Roman" w:cs="Times New Roman"/>
          <w:kern w:val="0"/>
          <w14:ligatures w14:val="none"/>
        </w:rPr>
        <w:t xml:space="preserve">Balance customer experience, operational requirements, and business processes while maintaining control of </w:t>
      </w:r>
      <w:r w:rsidR="003B4FE8" w:rsidRPr="00A71686">
        <w:rPr>
          <w:rFonts w:eastAsia="Times New Roman" w:cs="Times New Roman"/>
          <w:kern w:val="0"/>
          <w14:ligatures w14:val="none"/>
        </w:rPr>
        <w:t>customer</w:t>
      </w:r>
      <w:r w:rsidRPr="00A71686">
        <w:rPr>
          <w:rFonts w:eastAsia="Times New Roman" w:cs="Times New Roman"/>
          <w:kern w:val="0"/>
          <w14:ligatures w14:val="none"/>
        </w:rPr>
        <w:t xml:space="preserve"> interaction.</w:t>
      </w:r>
    </w:p>
    <w:p w14:paraId="366020CA" w14:textId="77777777" w:rsidR="00A71686" w:rsidRPr="00A71686" w:rsidRDefault="00A71686" w:rsidP="00986EED">
      <w:pPr>
        <w:numPr>
          <w:ilvl w:val="0"/>
          <w:numId w:val="129"/>
        </w:numPr>
        <w:spacing w:after="0" w:line="240" w:lineRule="auto"/>
        <w:rPr>
          <w:rFonts w:eastAsia="Times New Roman" w:cs="Times New Roman"/>
          <w:kern w:val="0"/>
          <w14:ligatures w14:val="none"/>
        </w:rPr>
      </w:pPr>
      <w:r w:rsidRPr="00A71686">
        <w:rPr>
          <w:rFonts w:eastAsia="Times New Roman" w:cs="Times New Roman"/>
          <w:kern w:val="0"/>
          <w14:ligatures w14:val="none"/>
        </w:rPr>
        <w:t>Establish the foundational customer interaction behaviors that support all subsequent troubleshooting, activation, account support, claims, and sales conversations throughout Launchpad.</w:t>
      </w:r>
    </w:p>
    <w:p w14:paraId="14495302" w14:textId="77777777" w:rsidR="00AF3E3A" w:rsidRDefault="00AF3E3A" w:rsidP="005B034A">
      <w:pPr>
        <w:spacing w:after="0" w:line="240" w:lineRule="auto"/>
      </w:pPr>
    </w:p>
    <w:p w14:paraId="59C0A666" w14:textId="3F77DDC6" w:rsidR="00AF3E3A" w:rsidRDefault="00AF3E3A" w:rsidP="005B034A">
      <w:pPr>
        <w:pStyle w:val="Subtitle"/>
        <w:spacing w:after="0" w:line="240" w:lineRule="auto"/>
        <w:rPr>
          <w:rFonts w:hint="eastAsia"/>
        </w:rPr>
      </w:pPr>
      <w:r>
        <w:t>Assessment Methods</w:t>
      </w:r>
    </w:p>
    <w:p w14:paraId="5103D2DD" w14:textId="0DE62C10" w:rsidR="00AF3E3A" w:rsidRDefault="00DC5431" w:rsidP="00986EED">
      <w:pPr>
        <w:pStyle w:val="ListParagraph"/>
        <w:numPr>
          <w:ilvl w:val="0"/>
          <w:numId w:val="23"/>
        </w:numPr>
        <w:spacing w:after="0" w:line="240" w:lineRule="auto"/>
      </w:pPr>
      <w:r>
        <w:t>Knowledge Checks</w:t>
      </w:r>
    </w:p>
    <w:p w14:paraId="5B27F66A" w14:textId="40AA7E7E" w:rsidR="00DC5431" w:rsidRDefault="00756275" w:rsidP="00986EED">
      <w:pPr>
        <w:pStyle w:val="ListParagraph"/>
        <w:numPr>
          <w:ilvl w:val="0"/>
          <w:numId w:val="23"/>
        </w:numPr>
        <w:spacing w:after="0" w:line="240" w:lineRule="auto"/>
      </w:pPr>
      <w:r>
        <w:t>Simulations</w:t>
      </w:r>
    </w:p>
    <w:p w14:paraId="522DB742" w14:textId="3B82E84B" w:rsidR="00756275" w:rsidRDefault="00756275" w:rsidP="00986EED">
      <w:pPr>
        <w:pStyle w:val="ListParagraph"/>
        <w:numPr>
          <w:ilvl w:val="1"/>
          <w:numId w:val="23"/>
        </w:numPr>
        <w:spacing w:after="0" w:line="240" w:lineRule="auto"/>
      </w:pPr>
      <w:r>
        <w:t>Training Assist</w:t>
      </w:r>
    </w:p>
    <w:p w14:paraId="7F168BF8" w14:textId="47DF2339" w:rsidR="00756275" w:rsidRDefault="00F40DE0" w:rsidP="00986EED">
      <w:pPr>
        <w:pStyle w:val="ListParagraph"/>
        <w:numPr>
          <w:ilvl w:val="1"/>
          <w:numId w:val="23"/>
        </w:numPr>
        <w:spacing w:after="0" w:line="240" w:lineRule="auto"/>
      </w:pPr>
      <w:r>
        <w:t>Assima- Expert Workspace</w:t>
      </w:r>
    </w:p>
    <w:p w14:paraId="331D1C0F" w14:textId="77777777" w:rsidR="00AE7504" w:rsidRDefault="00AE7504" w:rsidP="005B034A">
      <w:pPr>
        <w:pStyle w:val="ListParagraph"/>
        <w:spacing w:after="0" w:line="240" w:lineRule="auto"/>
        <w:ind w:left="1440"/>
      </w:pPr>
    </w:p>
    <w:p w14:paraId="43870B3E" w14:textId="1B678FB7" w:rsidR="00E4295C" w:rsidRDefault="00E4295C" w:rsidP="005B034A">
      <w:pPr>
        <w:pStyle w:val="Subtitle"/>
        <w:spacing w:after="0" w:line="240" w:lineRule="auto"/>
        <w:rPr>
          <w:rFonts w:hint="eastAsia"/>
        </w:rPr>
      </w:pPr>
      <w:r>
        <w:t>Minimum Performance Expectations</w:t>
      </w:r>
    </w:p>
    <w:p w14:paraId="26617F07" w14:textId="1B684379" w:rsidR="00E4295C" w:rsidRPr="001B542F" w:rsidRDefault="00E4295C" w:rsidP="005B034A">
      <w:pPr>
        <w:spacing w:after="0" w:line="240" w:lineRule="auto"/>
      </w:pPr>
      <w:r>
        <w:t>Experts must demonstrate the ability to:</w:t>
      </w:r>
    </w:p>
    <w:p w14:paraId="7615A829" w14:textId="4DB790BE" w:rsidR="167F2529" w:rsidRPr="00415E8F" w:rsidRDefault="167F2529" w:rsidP="00986EED">
      <w:pPr>
        <w:pStyle w:val="ListParagraph"/>
        <w:numPr>
          <w:ilvl w:val="0"/>
          <w:numId w:val="24"/>
        </w:numPr>
        <w:spacing w:after="0" w:line="240" w:lineRule="auto"/>
      </w:pPr>
      <w:r w:rsidRPr="00415E8F">
        <w:t>Successfully complete all 13 required Expert Foundations simulations, including successful re-demonstration of any skill requiring coaching before progressing.</w:t>
      </w:r>
    </w:p>
    <w:p w14:paraId="68FCD4D2" w14:textId="62C4A9A3" w:rsidR="167F2529" w:rsidRPr="00415E8F" w:rsidRDefault="167F2529" w:rsidP="00986EED">
      <w:pPr>
        <w:pStyle w:val="ListParagraph"/>
        <w:numPr>
          <w:ilvl w:val="0"/>
          <w:numId w:val="24"/>
        </w:numPr>
        <w:spacing w:after="0" w:line="240" w:lineRule="auto"/>
      </w:pPr>
      <w:r w:rsidRPr="00415E8F">
        <w:t>Correctly identify the customer’s reason for contact and applicable call type in 10 of 10 evaluated customer scenarios before selecting a workflow or providing guidance.</w:t>
      </w:r>
    </w:p>
    <w:p w14:paraId="23CE6340" w14:textId="4E70340C" w:rsidR="167F2529" w:rsidRPr="00415E8F" w:rsidRDefault="167F2529" w:rsidP="00986EED">
      <w:pPr>
        <w:pStyle w:val="ListParagraph"/>
        <w:numPr>
          <w:ilvl w:val="0"/>
          <w:numId w:val="24"/>
        </w:numPr>
        <w:spacing w:after="0" w:line="240" w:lineRule="auto"/>
      </w:pPr>
      <w:r w:rsidRPr="00415E8F">
        <w:t>Correctly distinguish between in-scope requests, self-service opportunities, transfers, and escalations in 9 of 10 evaluated scenarios using approved resources and without making unsupported promises.</w:t>
      </w:r>
    </w:p>
    <w:p w14:paraId="04A94F65" w14:textId="79FD08F0" w:rsidR="167F2529" w:rsidRPr="00415E8F" w:rsidRDefault="167F2529" w:rsidP="00986EED">
      <w:pPr>
        <w:pStyle w:val="ListParagraph"/>
        <w:numPr>
          <w:ilvl w:val="0"/>
          <w:numId w:val="24"/>
        </w:numPr>
        <w:spacing w:after="0" w:line="240" w:lineRule="auto"/>
      </w:pPr>
      <w:r w:rsidRPr="00415E8F">
        <w:t>Ask at least two relevant clarifying questions in 9 of 10 evaluated customer scenarios before selecting a resolution path.</w:t>
      </w:r>
    </w:p>
    <w:p w14:paraId="5AACCFF3" w14:textId="7E10A757" w:rsidR="167F2529" w:rsidRPr="00415E8F" w:rsidRDefault="167F2529" w:rsidP="00986EED">
      <w:pPr>
        <w:pStyle w:val="ListParagraph"/>
        <w:numPr>
          <w:ilvl w:val="0"/>
          <w:numId w:val="24"/>
        </w:numPr>
        <w:spacing w:after="0" w:line="240" w:lineRule="auto"/>
      </w:pPr>
      <w:r w:rsidRPr="00415E8F">
        <w:t>Accurately paraphrase the customer’s stated concern and confirm understanding in 9 of 10 evaluated customer interactions before proceeding with troubleshooting or support.</w:t>
      </w:r>
    </w:p>
    <w:p w14:paraId="1C2D6E8C" w14:textId="4CA532B3" w:rsidR="167F2529" w:rsidRPr="00415E8F" w:rsidRDefault="167F2529" w:rsidP="00986EED">
      <w:pPr>
        <w:pStyle w:val="ListParagraph"/>
        <w:numPr>
          <w:ilvl w:val="0"/>
          <w:numId w:val="24"/>
        </w:numPr>
        <w:spacing w:after="0" w:line="240" w:lineRule="auto"/>
      </w:pPr>
      <w:r w:rsidRPr="00415E8F">
        <w:t>Respond to customer emotion with a relevant acknowledgment and credible assurance statement in 9 of 10 evaluated customer interactions.</w:t>
      </w:r>
    </w:p>
    <w:p w14:paraId="1535C147" w14:textId="34A2BB1F" w:rsidR="167F2529" w:rsidRPr="00415E8F" w:rsidRDefault="167F2529" w:rsidP="00986EED">
      <w:pPr>
        <w:pStyle w:val="ListParagraph"/>
        <w:numPr>
          <w:ilvl w:val="0"/>
          <w:numId w:val="24"/>
        </w:numPr>
        <w:spacing w:after="0" w:line="240" w:lineRule="auto"/>
      </w:pPr>
      <w:r w:rsidRPr="00415E8F">
        <w:t>Use approved resources to verify customer-impacting decisions in 100% of evaluated scenarios before selecting a workflow or communicating next steps.</w:t>
      </w:r>
    </w:p>
    <w:p w14:paraId="741DE252" w14:textId="05E43309" w:rsidR="167F2529" w:rsidRPr="00415E8F" w:rsidRDefault="167F2529" w:rsidP="00986EED">
      <w:pPr>
        <w:pStyle w:val="ListParagraph"/>
        <w:numPr>
          <w:ilvl w:val="0"/>
          <w:numId w:val="24"/>
        </w:numPr>
        <w:spacing w:after="0" w:line="240" w:lineRule="auto"/>
      </w:pPr>
      <w:r w:rsidRPr="00415E8F">
        <w:t>Maintain control of the interaction in 9 of 10 evaluated scenarios by acknowledging customer suggestions, redirecting premature troubleshooting, and guiding the customer through the approved call flow.</w:t>
      </w:r>
    </w:p>
    <w:p w14:paraId="051D051C" w14:textId="1286AA33" w:rsidR="167F2529" w:rsidRPr="00415E8F" w:rsidRDefault="167F2529" w:rsidP="00986EED">
      <w:pPr>
        <w:pStyle w:val="ListParagraph"/>
        <w:numPr>
          <w:ilvl w:val="0"/>
          <w:numId w:val="24"/>
        </w:numPr>
        <w:spacing w:after="0" w:line="240" w:lineRule="auto"/>
      </w:pPr>
      <w:r w:rsidRPr="00415E8F">
        <w:t>Successfully complete the foundational customer interaction in 9 of 10 evaluated simulations by:</w:t>
      </w:r>
    </w:p>
    <w:p w14:paraId="1A9A3520" w14:textId="625CBE21" w:rsidR="167F2529" w:rsidRPr="00415E8F" w:rsidRDefault="167F2529" w:rsidP="00986EED">
      <w:pPr>
        <w:pStyle w:val="ListParagraph"/>
        <w:numPr>
          <w:ilvl w:val="1"/>
          <w:numId w:val="24"/>
        </w:numPr>
        <w:spacing w:after="0" w:line="240" w:lineRule="auto"/>
      </w:pPr>
      <w:r w:rsidRPr="00415E8F">
        <w:t>Delivering the approved greeting.</w:t>
      </w:r>
    </w:p>
    <w:p w14:paraId="66A9DB78" w14:textId="3C27F257" w:rsidR="167F2529" w:rsidRDefault="167F2529" w:rsidP="00986EED">
      <w:pPr>
        <w:pStyle w:val="ListParagraph"/>
        <w:numPr>
          <w:ilvl w:val="1"/>
          <w:numId w:val="24"/>
        </w:numPr>
        <w:spacing w:after="0" w:line="240" w:lineRule="auto"/>
      </w:pPr>
      <w:r>
        <w:t>Identifying the customer’s reason for contact.</w:t>
      </w:r>
    </w:p>
    <w:p w14:paraId="624E1B80" w14:textId="63D95AF7" w:rsidR="167F2529" w:rsidRDefault="167F2529" w:rsidP="00986EED">
      <w:pPr>
        <w:pStyle w:val="ListParagraph"/>
        <w:numPr>
          <w:ilvl w:val="1"/>
          <w:numId w:val="24"/>
        </w:numPr>
        <w:spacing w:after="0" w:line="240" w:lineRule="auto"/>
      </w:pPr>
      <w:r>
        <w:t>Applying empathy and assurance.</w:t>
      </w:r>
    </w:p>
    <w:p w14:paraId="0CFE122A" w14:textId="495A4326" w:rsidR="167F2529" w:rsidRDefault="167F2529" w:rsidP="00986EED">
      <w:pPr>
        <w:pStyle w:val="ListParagraph"/>
        <w:numPr>
          <w:ilvl w:val="1"/>
          <w:numId w:val="24"/>
        </w:numPr>
        <w:spacing w:after="0" w:line="240" w:lineRule="auto"/>
      </w:pPr>
      <w:r>
        <w:t>Asking probing and discovery questions.</w:t>
      </w:r>
    </w:p>
    <w:p w14:paraId="6A226D60" w14:textId="14276846" w:rsidR="167F2529" w:rsidRDefault="167F2529" w:rsidP="00986EED">
      <w:pPr>
        <w:pStyle w:val="ListParagraph"/>
        <w:numPr>
          <w:ilvl w:val="1"/>
          <w:numId w:val="24"/>
        </w:numPr>
        <w:spacing w:after="0" w:line="240" w:lineRule="auto"/>
      </w:pPr>
      <w:r>
        <w:t>Confirming customer intent.</w:t>
      </w:r>
    </w:p>
    <w:p w14:paraId="790D1C67" w14:textId="49CFC941" w:rsidR="167F2529" w:rsidRDefault="167F2529" w:rsidP="00986EED">
      <w:pPr>
        <w:pStyle w:val="ListParagraph"/>
        <w:numPr>
          <w:ilvl w:val="1"/>
          <w:numId w:val="24"/>
        </w:numPr>
        <w:spacing w:after="0" w:line="240" w:lineRule="auto"/>
      </w:pPr>
      <w:r>
        <w:t>Setting appropriate expectations.</w:t>
      </w:r>
    </w:p>
    <w:p w14:paraId="28DA0803" w14:textId="1F73F1BB" w:rsidR="50D5D2C5" w:rsidRDefault="167F2529" w:rsidP="00986EED">
      <w:pPr>
        <w:pStyle w:val="ListParagraph"/>
        <w:numPr>
          <w:ilvl w:val="1"/>
          <w:numId w:val="24"/>
        </w:numPr>
        <w:spacing w:after="0" w:line="240" w:lineRule="auto"/>
      </w:pPr>
      <w:r>
        <w:t>Providing a clear recap and professional close.</w:t>
      </w:r>
    </w:p>
    <w:p w14:paraId="63184B75" w14:textId="5409FB90" w:rsidR="00415E8F" w:rsidRDefault="00DA2AD3" w:rsidP="005B034A">
      <w:pPr>
        <w:pStyle w:val="ListParagraph"/>
        <w:spacing w:after="0" w:line="240" w:lineRule="auto"/>
        <w:ind w:left="1440"/>
      </w:pPr>
      <w:r>
        <w:t>de</w:t>
      </w:r>
    </w:p>
    <w:p w14:paraId="4BC32A01" w14:textId="181D4D3D" w:rsidR="00691934" w:rsidRDefault="00D91515" w:rsidP="005B034A">
      <w:pPr>
        <w:pStyle w:val="Subtitle"/>
        <w:spacing w:after="0" w:line="240" w:lineRule="auto"/>
        <w:rPr>
          <w:rFonts w:hint="eastAsia"/>
        </w:rPr>
      </w:pPr>
      <w:r>
        <w:t>Courses and Resources</w:t>
      </w:r>
      <w:r w:rsidR="52AB5991">
        <w:t xml:space="preserve"> (~1 hour)</w:t>
      </w:r>
    </w:p>
    <w:tbl>
      <w:tblPr>
        <w:tblW w:w="14991"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783"/>
        <w:gridCol w:w="1022"/>
        <w:gridCol w:w="809"/>
        <w:gridCol w:w="1935"/>
        <w:gridCol w:w="2407"/>
        <w:gridCol w:w="2469"/>
        <w:gridCol w:w="4566"/>
      </w:tblGrid>
      <w:tr w:rsidR="00882357" w14:paraId="6B183242" w14:textId="77777777" w:rsidTr="26305C7F">
        <w:trPr>
          <w:cantSplit/>
          <w:trHeight w:val="100"/>
          <w:jc w:val="center"/>
        </w:trPr>
        <w:tc>
          <w:tcPr>
            <w:tcW w:w="1783" w:type="dxa"/>
            <w:shd w:val="clear" w:color="auto" w:fill="EAF2F8"/>
            <w:tcMar>
              <w:top w:w="70" w:type="dxa"/>
              <w:left w:w="70" w:type="dxa"/>
              <w:bottom w:w="70" w:type="dxa"/>
              <w:right w:w="70" w:type="dxa"/>
            </w:tcMar>
          </w:tcPr>
          <w:p w14:paraId="0AF177D7" w14:textId="02403233" w:rsidR="00882357" w:rsidRDefault="00882357" w:rsidP="005B034A">
            <w:pPr>
              <w:spacing w:after="0" w:line="240" w:lineRule="auto"/>
            </w:pPr>
            <w:r>
              <w:rPr>
                <w:rFonts w:ascii="Apercu Pro" w:eastAsia="Apercu Pro" w:hAnsi="Apercu Pro" w:cs="Apercu Pro"/>
                <w:b/>
                <w:sz w:val="20"/>
              </w:rPr>
              <w:t xml:space="preserve">Course </w:t>
            </w:r>
          </w:p>
        </w:tc>
        <w:tc>
          <w:tcPr>
            <w:tcW w:w="1022" w:type="dxa"/>
            <w:shd w:val="clear" w:color="auto" w:fill="EAF2F8"/>
            <w:tcMar>
              <w:top w:w="70" w:type="dxa"/>
              <w:left w:w="70" w:type="dxa"/>
              <w:bottom w:w="70" w:type="dxa"/>
              <w:right w:w="70" w:type="dxa"/>
            </w:tcMar>
          </w:tcPr>
          <w:p w14:paraId="6C8F1FD6" w14:textId="77777777" w:rsidR="00882357" w:rsidRDefault="00882357" w:rsidP="005B034A">
            <w:pPr>
              <w:spacing w:after="0" w:line="240" w:lineRule="auto"/>
            </w:pPr>
            <w:r>
              <w:rPr>
                <w:rFonts w:ascii="Apercu Pro" w:eastAsia="Apercu Pro" w:hAnsi="Apercu Pro" w:cs="Apercu Pro"/>
                <w:b/>
                <w:sz w:val="20"/>
              </w:rPr>
              <w:t>Modality</w:t>
            </w:r>
          </w:p>
        </w:tc>
        <w:tc>
          <w:tcPr>
            <w:tcW w:w="809" w:type="dxa"/>
            <w:shd w:val="clear" w:color="auto" w:fill="EAF2F8"/>
            <w:tcMar>
              <w:top w:w="70" w:type="dxa"/>
              <w:left w:w="70" w:type="dxa"/>
              <w:bottom w:w="70" w:type="dxa"/>
              <w:right w:w="70" w:type="dxa"/>
            </w:tcMar>
          </w:tcPr>
          <w:p w14:paraId="49C53F71" w14:textId="789FB6DA" w:rsidR="00882357" w:rsidRDefault="26305C7F" w:rsidP="005B034A">
            <w:pPr>
              <w:spacing w:after="0" w:line="240" w:lineRule="auto"/>
            </w:pPr>
            <w:r w:rsidRPr="26305C7F">
              <w:rPr>
                <w:rFonts w:ascii="Apercu Pro" w:eastAsia="Apercu Pro" w:hAnsi="Apercu Pro" w:cs="Apercu Pro"/>
                <w:b/>
                <w:bCs/>
                <w:sz w:val="20"/>
                <w:szCs w:val="20"/>
              </w:rPr>
              <w:t>Length</w:t>
            </w:r>
          </w:p>
        </w:tc>
        <w:tc>
          <w:tcPr>
            <w:tcW w:w="1935" w:type="dxa"/>
            <w:shd w:val="clear" w:color="auto" w:fill="EAF2F8"/>
            <w:tcMar>
              <w:top w:w="70" w:type="dxa"/>
              <w:left w:w="70" w:type="dxa"/>
              <w:bottom w:w="70" w:type="dxa"/>
              <w:right w:w="70" w:type="dxa"/>
            </w:tcMar>
          </w:tcPr>
          <w:p w14:paraId="270835D4" w14:textId="2A216F4B" w:rsidR="26305C7F" w:rsidRDefault="26305C7F" w:rsidP="26305C7F">
            <w:pPr>
              <w:spacing w:line="240" w:lineRule="auto"/>
            </w:pPr>
            <w:r w:rsidRPr="26305C7F">
              <w:rPr>
                <w:rFonts w:ascii="Apercu Pro" w:eastAsia="Apercu Pro" w:hAnsi="Apercu Pro" w:cs="Apercu Pro"/>
                <w:b/>
                <w:bCs/>
                <w:sz w:val="20"/>
                <w:szCs w:val="20"/>
              </w:rPr>
              <w:t>Stakeholder Review</w:t>
            </w:r>
          </w:p>
        </w:tc>
        <w:tc>
          <w:tcPr>
            <w:tcW w:w="2407" w:type="dxa"/>
            <w:shd w:val="clear" w:color="auto" w:fill="EAF2F8"/>
          </w:tcPr>
          <w:p w14:paraId="287F099E" w14:textId="74A7BDBF" w:rsidR="00C10452" w:rsidRDefault="00C10452"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2469" w:type="dxa"/>
            <w:shd w:val="clear" w:color="auto" w:fill="EAF2F8"/>
          </w:tcPr>
          <w:p w14:paraId="5F81DF4E" w14:textId="34E5F33A" w:rsidR="00882357" w:rsidRDefault="00882357"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4566" w:type="dxa"/>
            <w:shd w:val="clear" w:color="auto" w:fill="EAF2F8"/>
            <w:tcMar>
              <w:top w:w="70" w:type="dxa"/>
              <w:left w:w="70" w:type="dxa"/>
              <w:bottom w:w="70" w:type="dxa"/>
              <w:right w:w="70" w:type="dxa"/>
            </w:tcMar>
          </w:tcPr>
          <w:p w14:paraId="2F1F9EB4" w14:textId="1D1C3DF7" w:rsidR="00882357" w:rsidRDefault="00882357" w:rsidP="005B034A">
            <w:pPr>
              <w:spacing w:after="0" w:line="240" w:lineRule="auto"/>
            </w:pPr>
            <w:r>
              <w:rPr>
                <w:rFonts w:ascii="Apercu Pro" w:eastAsia="Apercu Pro" w:hAnsi="Apercu Pro" w:cs="Apercu Pro"/>
                <w:b/>
                <w:sz w:val="20"/>
              </w:rPr>
              <w:t>High-Level Description</w:t>
            </w:r>
          </w:p>
        </w:tc>
      </w:tr>
      <w:tr w:rsidR="00882357" w14:paraId="64104687" w14:textId="77777777" w:rsidTr="26305C7F">
        <w:trPr>
          <w:cantSplit/>
          <w:trHeight w:val="198"/>
          <w:jc w:val="center"/>
        </w:trPr>
        <w:tc>
          <w:tcPr>
            <w:tcW w:w="1783" w:type="dxa"/>
            <w:tcMar>
              <w:top w:w="70" w:type="dxa"/>
              <w:left w:w="70" w:type="dxa"/>
              <w:bottom w:w="70" w:type="dxa"/>
              <w:right w:w="70" w:type="dxa"/>
            </w:tcMar>
          </w:tcPr>
          <w:p w14:paraId="1A4D0A23" w14:textId="77777777" w:rsidR="00882357" w:rsidRPr="00080706" w:rsidRDefault="00882357" w:rsidP="005B034A">
            <w:pPr>
              <w:spacing w:after="0" w:line="240" w:lineRule="auto"/>
            </w:pPr>
            <w:r w:rsidRPr="00080706">
              <w:rPr>
                <w:rFonts w:eastAsia="Apercu Pro" w:cs="Apercu Pro"/>
                <w:sz w:val="20"/>
              </w:rPr>
              <w:t>Intro to Tech Coach Role</w:t>
            </w:r>
          </w:p>
        </w:tc>
        <w:tc>
          <w:tcPr>
            <w:tcW w:w="1022" w:type="dxa"/>
            <w:tcMar>
              <w:top w:w="70" w:type="dxa"/>
              <w:left w:w="70" w:type="dxa"/>
              <w:bottom w:w="70" w:type="dxa"/>
              <w:right w:w="70" w:type="dxa"/>
            </w:tcMar>
          </w:tcPr>
          <w:p w14:paraId="188A9372" w14:textId="77777777" w:rsidR="00882357" w:rsidRPr="00080706" w:rsidRDefault="00882357" w:rsidP="005B034A">
            <w:pPr>
              <w:spacing w:after="0" w:line="240" w:lineRule="auto"/>
            </w:pPr>
            <w:r w:rsidRPr="00080706">
              <w:rPr>
                <w:rFonts w:eastAsia="Apercu Pro" w:cs="Apercu Pro"/>
                <w:sz w:val="20"/>
              </w:rPr>
              <w:t>Video</w:t>
            </w:r>
          </w:p>
        </w:tc>
        <w:tc>
          <w:tcPr>
            <w:tcW w:w="809" w:type="dxa"/>
            <w:tcMar>
              <w:top w:w="70" w:type="dxa"/>
              <w:left w:w="70" w:type="dxa"/>
              <w:bottom w:w="70" w:type="dxa"/>
              <w:right w:w="70" w:type="dxa"/>
            </w:tcMar>
          </w:tcPr>
          <w:p w14:paraId="17472EC5" w14:textId="77777777" w:rsidR="00882357" w:rsidRPr="00080706" w:rsidRDefault="00882357" w:rsidP="005B034A">
            <w:pPr>
              <w:spacing w:after="0" w:line="240" w:lineRule="auto"/>
            </w:pPr>
            <w:r w:rsidRPr="00080706">
              <w:rPr>
                <w:rFonts w:eastAsia="Apercu Pro" w:cs="Apercu Pro"/>
                <w:sz w:val="20"/>
              </w:rPr>
              <w:t>10 min</w:t>
            </w:r>
          </w:p>
        </w:tc>
        <w:tc>
          <w:tcPr>
            <w:tcW w:w="1935" w:type="dxa"/>
            <w:tcMar>
              <w:top w:w="70" w:type="dxa"/>
              <w:left w:w="70" w:type="dxa"/>
              <w:bottom w:w="70" w:type="dxa"/>
              <w:right w:w="70" w:type="dxa"/>
            </w:tcMar>
          </w:tcPr>
          <w:p w14:paraId="1EA5C8DD" w14:textId="58D2C5AF" w:rsidR="26305C7F" w:rsidRDefault="26305C7F" w:rsidP="26305C7F">
            <w:pPr>
              <w:spacing w:line="240" w:lineRule="auto"/>
            </w:pPr>
            <w:r w:rsidRPr="26305C7F">
              <w:rPr>
                <w:rFonts w:eastAsia="Apercu Pro" w:cs="Apercu Pro"/>
                <w:sz w:val="20"/>
                <w:szCs w:val="20"/>
              </w:rPr>
              <w:t>7/30</w:t>
            </w:r>
          </w:p>
        </w:tc>
        <w:tc>
          <w:tcPr>
            <w:tcW w:w="2407" w:type="dxa"/>
          </w:tcPr>
          <w:p w14:paraId="2235C47C" w14:textId="1583785A" w:rsidR="00AE0C90" w:rsidRPr="00080706" w:rsidRDefault="00C10452" w:rsidP="005B034A">
            <w:pPr>
              <w:spacing w:after="0" w:line="240" w:lineRule="auto"/>
            </w:pPr>
            <w:r w:rsidRPr="00080706">
              <w:t>1</w:t>
            </w:r>
          </w:p>
          <w:p w14:paraId="127879E2" w14:textId="77777777" w:rsidR="00C10452" w:rsidRPr="00080706" w:rsidRDefault="00C10452" w:rsidP="005B034A">
            <w:pPr>
              <w:spacing w:after="0" w:line="240" w:lineRule="auto"/>
            </w:pPr>
          </w:p>
        </w:tc>
        <w:tc>
          <w:tcPr>
            <w:tcW w:w="2469" w:type="dxa"/>
          </w:tcPr>
          <w:p w14:paraId="2427948B" w14:textId="57F04157" w:rsidR="00CF4275" w:rsidRPr="00080706" w:rsidRDefault="00CF4275" w:rsidP="005B034A">
            <w:pPr>
              <w:spacing w:after="0" w:line="240" w:lineRule="auto"/>
              <w:rPr>
                <w:rFonts w:eastAsia="Apercu Pro" w:cs="Apercu Pro"/>
                <w:sz w:val="20"/>
              </w:rPr>
            </w:pPr>
            <w:r w:rsidRPr="00080706">
              <w:rPr>
                <w:rFonts w:eastAsia="Apercu Pro" w:cs="Apercu Pro"/>
                <w:sz w:val="20"/>
              </w:rPr>
              <w:t>N/A</w:t>
            </w:r>
          </w:p>
        </w:tc>
        <w:tc>
          <w:tcPr>
            <w:tcW w:w="4566" w:type="dxa"/>
            <w:tcMar>
              <w:top w:w="70" w:type="dxa"/>
              <w:left w:w="70" w:type="dxa"/>
              <w:bottom w:w="70" w:type="dxa"/>
              <w:right w:w="70" w:type="dxa"/>
            </w:tcMar>
          </w:tcPr>
          <w:p w14:paraId="20D9F171" w14:textId="4AFB4234" w:rsidR="00882357" w:rsidRPr="00080706" w:rsidRDefault="00882357" w:rsidP="005B034A">
            <w:pPr>
              <w:spacing w:after="0" w:line="240" w:lineRule="auto"/>
            </w:pPr>
            <w:r w:rsidRPr="00080706">
              <w:rPr>
                <w:rFonts w:eastAsia="Apercu Pro" w:cs="Apercu Pro"/>
                <w:sz w:val="20"/>
              </w:rPr>
              <w:t>Introduces the Expert role, day-in-the-life expectations, supported customer needs, tools, and how sales/VHDP may appear.</w:t>
            </w:r>
          </w:p>
        </w:tc>
      </w:tr>
      <w:tr w:rsidR="00882357" w14:paraId="4AA35543" w14:textId="77777777" w:rsidTr="26305C7F">
        <w:trPr>
          <w:cantSplit/>
          <w:trHeight w:val="97"/>
          <w:jc w:val="center"/>
        </w:trPr>
        <w:tc>
          <w:tcPr>
            <w:tcW w:w="1783" w:type="dxa"/>
            <w:tcMar>
              <w:top w:w="70" w:type="dxa"/>
              <w:left w:w="70" w:type="dxa"/>
              <w:bottom w:w="70" w:type="dxa"/>
              <w:right w:w="70" w:type="dxa"/>
            </w:tcMar>
          </w:tcPr>
          <w:p w14:paraId="5F6E9803" w14:textId="4B85CC23" w:rsidR="00882357" w:rsidRPr="00080706" w:rsidRDefault="00882357" w:rsidP="005B034A">
            <w:pPr>
              <w:spacing w:after="0" w:line="240" w:lineRule="auto"/>
            </w:pPr>
            <w:r w:rsidRPr="00080706">
              <w:rPr>
                <w:rFonts w:eastAsia="Apercu Pro" w:cs="Apercu Pro"/>
                <w:sz w:val="20"/>
                <w:szCs w:val="20"/>
              </w:rPr>
              <w:t>Serve/Solve/Sell Overview</w:t>
            </w:r>
          </w:p>
        </w:tc>
        <w:tc>
          <w:tcPr>
            <w:tcW w:w="1022" w:type="dxa"/>
            <w:tcMar>
              <w:top w:w="70" w:type="dxa"/>
              <w:left w:w="70" w:type="dxa"/>
              <w:bottom w:w="70" w:type="dxa"/>
              <w:right w:w="70" w:type="dxa"/>
            </w:tcMar>
          </w:tcPr>
          <w:p w14:paraId="30CA854E" w14:textId="77777777" w:rsidR="00882357" w:rsidRPr="00080706" w:rsidRDefault="00882357" w:rsidP="005B034A">
            <w:pPr>
              <w:spacing w:after="0" w:line="240" w:lineRule="auto"/>
            </w:pPr>
            <w:r w:rsidRPr="00080706">
              <w:rPr>
                <w:rFonts w:eastAsia="Apercu Pro" w:cs="Apercu Pro"/>
                <w:sz w:val="20"/>
              </w:rPr>
              <w:t>Video</w:t>
            </w:r>
          </w:p>
        </w:tc>
        <w:tc>
          <w:tcPr>
            <w:tcW w:w="809" w:type="dxa"/>
            <w:tcMar>
              <w:top w:w="70" w:type="dxa"/>
              <w:left w:w="70" w:type="dxa"/>
              <w:bottom w:w="70" w:type="dxa"/>
              <w:right w:w="70" w:type="dxa"/>
            </w:tcMar>
          </w:tcPr>
          <w:p w14:paraId="6468CF7C" w14:textId="77777777" w:rsidR="00882357" w:rsidRPr="00080706" w:rsidRDefault="00882357" w:rsidP="005B034A">
            <w:pPr>
              <w:spacing w:after="0" w:line="240" w:lineRule="auto"/>
            </w:pPr>
            <w:r w:rsidRPr="00080706">
              <w:rPr>
                <w:rFonts w:eastAsia="Apercu Pro" w:cs="Apercu Pro"/>
                <w:sz w:val="20"/>
              </w:rPr>
              <w:t>5 min</w:t>
            </w:r>
          </w:p>
        </w:tc>
        <w:tc>
          <w:tcPr>
            <w:tcW w:w="1935" w:type="dxa"/>
            <w:tcMar>
              <w:top w:w="70" w:type="dxa"/>
              <w:left w:w="70" w:type="dxa"/>
              <w:bottom w:w="70" w:type="dxa"/>
              <w:right w:w="70" w:type="dxa"/>
            </w:tcMar>
          </w:tcPr>
          <w:p w14:paraId="458692F2" w14:textId="4D6DBB1D" w:rsidR="26305C7F" w:rsidRDefault="26305C7F" w:rsidP="26305C7F">
            <w:pPr>
              <w:spacing w:line="240" w:lineRule="auto"/>
            </w:pPr>
            <w:r w:rsidRPr="26305C7F">
              <w:rPr>
                <w:rFonts w:eastAsia="Apercu Pro" w:cs="Apercu Pro"/>
                <w:sz w:val="20"/>
                <w:szCs w:val="20"/>
              </w:rPr>
              <w:t>7/30</w:t>
            </w:r>
          </w:p>
        </w:tc>
        <w:tc>
          <w:tcPr>
            <w:tcW w:w="2407" w:type="dxa"/>
          </w:tcPr>
          <w:p w14:paraId="24CADA37" w14:textId="51D2F9CE" w:rsidR="001C73F4" w:rsidRPr="00080706" w:rsidRDefault="00C10452" w:rsidP="005B034A">
            <w:pPr>
              <w:spacing w:after="0" w:line="240" w:lineRule="auto"/>
            </w:pPr>
            <w:r w:rsidRPr="00080706">
              <w:t>3</w:t>
            </w:r>
          </w:p>
          <w:p w14:paraId="6708BD4D" w14:textId="77777777" w:rsidR="00C10452" w:rsidRPr="00080706" w:rsidRDefault="00C10452" w:rsidP="005B034A">
            <w:pPr>
              <w:spacing w:after="0" w:line="240" w:lineRule="auto"/>
            </w:pPr>
          </w:p>
        </w:tc>
        <w:tc>
          <w:tcPr>
            <w:tcW w:w="2469" w:type="dxa"/>
          </w:tcPr>
          <w:p w14:paraId="4CF7B82F" w14:textId="6B5FA252" w:rsidR="000F2AFF" w:rsidRPr="00080706" w:rsidRDefault="000F2AFF" w:rsidP="005B034A">
            <w:pPr>
              <w:spacing w:after="0" w:line="240" w:lineRule="auto"/>
              <w:rPr>
                <w:rFonts w:eastAsia="Apercu Pro" w:cs="Apercu Pro"/>
                <w:sz w:val="20"/>
                <w:szCs w:val="20"/>
              </w:rPr>
            </w:pPr>
            <w:r w:rsidRPr="00080706">
              <w:rPr>
                <w:rFonts w:eastAsia="Apercu Pro" w:cs="Apercu Pro"/>
                <w:sz w:val="20"/>
                <w:szCs w:val="20"/>
              </w:rPr>
              <w:t>1</w:t>
            </w:r>
          </w:p>
        </w:tc>
        <w:tc>
          <w:tcPr>
            <w:tcW w:w="4566" w:type="dxa"/>
            <w:tcMar>
              <w:top w:w="70" w:type="dxa"/>
              <w:left w:w="70" w:type="dxa"/>
              <w:bottom w:w="70" w:type="dxa"/>
              <w:right w:w="70" w:type="dxa"/>
            </w:tcMar>
          </w:tcPr>
          <w:p w14:paraId="3AA26330" w14:textId="568BD1AD" w:rsidR="00882357" w:rsidRPr="00080706" w:rsidRDefault="00882357" w:rsidP="005B034A">
            <w:pPr>
              <w:spacing w:after="0" w:line="240" w:lineRule="auto"/>
            </w:pPr>
            <w:r w:rsidRPr="00080706">
              <w:rPr>
                <w:rFonts w:eastAsia="Apercu Pro" w:cs="Apercu Pro"/>
                <w:sz w:val="20"/>
                <w:szCs w:val="20"/>
              </w:rPr>
              <w:t>Introduces Serve, Solve, and Sell as the core customer-interaction model.</w:t>
            </w:r>
          </w:p>
          <w:p w14:paraId="23ECB332" w14:textId="27A3E6E0" w:rsidR="00882357" w:rsidRPr="00080706" w:rsidRDefault="00882357" w:rsidP="005B034A">
            <w:pPr>
              <w:spacing w:after="0" w:line="240" w:lineRule="auto"/>
              <w:rPr>
                <w:rFonts w:eastAsia="Apercu Pro" w:cs="Apercu Pro"/>
                <w:sz w:val="20"/>
                <w:szCs w:val="20"/>
              </w:rPr>
            </w:pPr>
          </w:p>
        </w:tc>
      </w:tr>
      <w:tr w:rsidR="00882357" w14:paraId="6E68F4DA" w14:textId="77777777" w:rsidTr="26305C7F">
        <w:trPr>
          <w:cantSplit/>
          <w:trHeight w:val="100"/>
          <w:jc w:val="center"/>
        </w:trPr>
        <w:tc>
          <w:tcPr>
            <w:tcW w:w="1783" w:type="dxa"/>
            <w:tcMar>
              <w:top w:w="70" w:type="dxa"/>
              <w:left w:w="70" w:type="dxa"/>
              <w:bottom w:w="70" w:type="dxa"/>
              <w:right w:w="70" w:type="dxa"/>
            </w:tcMar>
          </w:tcPr>
          <w:p w14:paraId="770ACBD8" w14:textId="39EAE370" w:rsidR="00882357" w:rsidRPr="00080706" w:rsidRDefault="00882357" w:rsidP="005B034A">
            <w:pPr>
              <w:spacing w:after="0" w:line="240" w:lineRule="auto"/>
            </w:pPr>
            <w:commentRangeStart w:id="48"/>
            <w:commentRangeStart w:id="49"/>
            <w:commentRangeStart w:id="50"/>
            <w:r w:rsidRPr="00080706">
              <w:rPr>
                <w:rFonts w:eastAsia="Apercu Pro" w:cs="Apercu Pro"/>
                <w:sz w:val="20"/>
                <w:szCs w:val="20"/>
              </w:rPr>
              <w:t>Call Flow Overview</w:t>
            </w:r>
          </w:p>
        </w:tc>
        <w:tc>
          <w:tcPr>
            <w:tcW w:w="1022" w:type="dxa"/>
            <w:tcMar>
              <w:top w:w="70" w:type="dxa"/>
              <w:left w:w="70" w:type="dxa"/>
              <w:bottom w:w="70" w:type="dxa"/>
              <w:right w:w="70" w:type="dxa"/>
            </w:tcMar>
          </w:tcPr>
          <w:p w14:paraId="743B1BDF" w14:textId="77777777" w:rsidR="00882357" w:rsidRPr="00080706" w:rsidRDefault="00882357" w:rsidP="005B034A">
            <w:pPr>
              <w:spacing w:after="0" w:line="240" w:lineRule="auto"/>
            </w:pPr>
            <w:r w:rsidRPr="00080706">
              <w:rPr>
                <w:rFonts w:eastAsia="Apercu Pro" w:cs="Apercu Pro"/>
                <w:sz w:val="20"/>
              </w:rPr>
              <w:t>Video</w:t>
            </w:r>
          </w:p>
        </w:tc>
        <w:tc>
          <w:tcPr>
            <w:tcW w:w="809" w:type="dxa"/>
            <w:tcMar>
              <w:top w:w="70" w:type="dxa"/>
              <w:left w:w="70" w:type="dxa"/>
              <w:bottom w:w="70" w:type="dxa"/>
              <w:right w:w="70" w:type="dxa"/>
            </w:tcMar>
          </w:tcPr>
          <w:p w14:paraId="1AA92456" w14:textId="77777777" w:rsidR="00882357" w:rsidRPr="00080706" w:rsidRDefault="00882357" w:rsidP="005B034A">
            <w:pPr>
              <w:spacing w:after="0" w:line="240" w:lineRule="auto"/>
            </w:pPr>
            <w:r w:rsidRPr="00080706">
              <w:rPr>
                <w:rFonts w:eastAsia="Apercu Pro" w:cs="Apercu Pro"/>
                <w:sz w:val="20"/>
              </w:rPr>
              <w:t>10 min</w:t>
            </w:r>
          </w:p>
        </w:tc>
        <w:tc>
          <w:tcPr>
            <w:tcW w:w="1935" w:type="dxa"/>
            <w:tcMar>
              <w:top w:w="70" w:type="dxa"/>
              <w:left w:w="70" w:type="dxa"/>
              <w:bottom w:w="70" w:type="dxa"/>
              <w:right w:w="70" w:type="dxa"/>
            </w:tcMar>
          </w:tcPr>
          <w:p w14:paraId="2AF331C4" w14:textId="05C6BCC3" w:rsidR="26305C7F" w:rsidRDefault="26305C7F" w:rsidP="26305C7F">
            <w:pPr>
              <w:spacing w:line="240" w:lineRule="auto"/>
            </w:pPr>
            <w:r w:rsidRPr="26305C7F">
              <w:rPr>
                <w:rFonts w:eastAsia="Apercu Pro" w:cs="Apercu Pro"/>
                <w:sz w:val="20"/>
                <w:szCs w:val="20"/>
              </w:rPr>
              <w:t>Current Course</w:t>
            </w:r>
          </w:p>
        </w:tc>
        <w:tc>
          <w:tcPr>
            <w:tcW w:w="2407" w:type="dxa"/>
          </w:tcPr>
          <w:p w14:paraId="06CFBEE9" w14:textId="6BB892B8" w:rsidR="00193B2C" w:rsidRPr="00080706" w:rsidRDefault="007B0AC4" w:rsidP="005B034A">
            <w:pPr>
              <w:spacing w:after="0" w:line="240" w:lineRule="auto"/>
            </w:pPr>
            <w:r w:rsidRPr="00080706">
              <w:t>2</w:t>
            </w:r>
          </w:p>
          <w:p w14:paraId="72C99750" w14:textId="7B5F01AA" w:rsidR="007B0AC4" w:rsidRPr="00080706" w:rsidRDefault="007B0AC4" w:rsidP="005B034A">
            <w:pPr>
              <w:spacing w:after="0" w:line="240" w:lineRule="auto"/>
            </w:pPr>
          </w:p>
        </w:tc>
        <w:tc>
          <w:tcPr>
            <w:tcW w:w="2469" w:type="dxa"/>
          </w:tcPr>
          <w:p w14:paraId="7B8C4B86" w14:textId="225CB516" w:rsidR="00F3084E" w:rsidRPr="00080706" w:rsidRDefault="00F3084E" w:rsidP="005B034A">
            <w:pPr>
              <w:spacing w:after="0" w:line="240" w:lineRule="auto"/>
              <w:rPr>
                <w:rFonts w:eastAsia="Apercu Pro" w:cs="Apercu Pro"/>
                <w:sz w:val="20"/>
                <w:szCs w:val="20"/>
              </w:rPr>
            </w:pPr>
            <w:r w:rsidRPr="00080706">
              <w:rPr>
                <w:rFonts w:eastAsia="Apercu Pro" w:cs="Apercu Pro"/>
                <w:sz w:val="20"/>
                <w:szCs w:val="20"/>
              </w:rPr>
              <w:t>1</w:t>
            </w:r>
            <w:r w:rsidR="00193B2C" w:rsidRPr="00080706">
              <w:rPr>
                <w:rFonts w:eastAsia="Apercu Pro" w:cs="Apercu Pro"/>
                <w:sz w:val="20"/>
                <w:szCs w:val="20"/>
              </w:rPr>
              <w:t>0</w:t>
            </w:r>
          </w:p>
        </w:tc>
        <w:tc>
          <w:tcPr>
            <w:tcW w:w="4566" w:type="dxa"/>
            <w:tcMar>
              <w:top w:w="70" w:type="dxa"/>
              <w:left w:w="70" w:type="dxa"/>
              <w:bottom w:w="70" w:type="dxa"/>
              <w:right w:w="70" w:type="dxa"/>
            </w:tcMar>
          </w:tcPr>
          <w:p w14:paraId="65E3C77D" w14:textId="7529CA3C" w:rsidR="00882357" w:rsidRPr="00080706" w:rsidRDefault="00882357" w:rsidP="005B034A">
            <w:pPr>
              <w:spacing w:after="0" w:line="240" w:lineRule="auto"/>
              <w:rPr>
                <w:rFonts w:eastAsia="Apercu Pro" w:cs="Apercu Pro"/>
                <w:sz w:val="20"/>
                <w:szCs w:val="20"/>
              </w:rPr>
            </w:pPr>
            <w:r w:rsidRPr="00080706">
              <w:rPr>
                <w:rFonts w:eastAsia="Apercu Pro" w:cs="Apercu Pro"/>
                <w:sz w:val="20"/>
                <w:szCs w:val="20"/>
              </w:rPr>
              <w:t xml:space="preserve">Introduces the high-level structure of </w:t>
            </w:r>
            <w:r w:rsidR="00C419C8">
              <w:rPr>
                <w:rFonts w:eastAsia="Apercu Pro" w:cs="Apercu Pro"/>
                <w:sz w:val="20"/>
                <w:szCs w:val="20"/>
              </w:rPr>
              <w:t xml:space="preserve">a </w:t>
            </w:r>
            <w:r w:rsidR="00C419C8" w:rsidRPr="00080706">
              <w:rPr>
                <w:rFonts w:eastAsia="Apercu Pro" w:cs="Apercu Pro"/>
                <w:sz w:val="20"/>
                <w:szCs w:val="20"/>
              </w:rPr>
              <w:t>customer</w:t>
            </w:r>
            <w:r w:rsidRPr="00080706">
              <w:rPr>
                <w:rFonts w:eastAsia="Apercu Pro" w:cs="Apercu Pro"/>
                <w:sz w:val="20"/>
                <w:szCs w:val="20"/>
              </w:rPr>
              <w:t xml:space="preserve"> interaction from opening through close.</w:t>
            </w:r>
            <w:commentRangeEnd w:id="48"/>
            <w:r w:rsidR="00DC420C" w:rsidRPr="00080706">
              <w:rPr>
                <w:rStyle w:val="CommentReference"/>
                <w:rFonts w:eastAsia="Apercu Pro" w:cs="Apercu Pro"/>
                <w:sz w:val="20"/>
                <w:szCs w:val="20"/>
              </w:rPr>
              <w:commentReference w:id="48"/>
            </w:r>
            <w:commentRangeEnd w:id="49"/>
            <w:r w:rsidRPr="00080706">
              <w:rPr>
                <w:rStyle w:val="CommentReference"/>
                <w:rFonts w:eastAsia="Apercu Pro" w:cs="Apercu Pro"/>
                <w:sz w:val="20"/>
                <w:szCs w:val="20"/>
              </w:rPr>
              <w:commentReference w:id="49"/>
            </w:r>
            <w:commentRangeEnd w:id="50"/>
            <w:r w:rsidRPr="00080706">
              <w:rPr>
                <w:rStyle w:val="CommentReference"/>
                <w:rFonts w:eastAsia="Apercu Pro" w:cs="Apercu Pro"/>
                <w:sz w:val="20"/>
                <w:szCs w:val="20"/>
              </w:rPr>
              <w:commentReference w:id="50"/>
            </w:r>
          </w:p>
        </w:tc>
      </w:tr>
      <w:tr w:rsidR="00882357" w14:paraId="0DC8BFBB" w14:textId="77777777" w:rsidTr="26305C7F">
        <w:trPr>
          <w:cantSplit/>
          <w:trHeight w:val="97"/>
          <w:jc w:val="center"/>
        </w:trPr>
        <w:tc>
          <w:tcPr>
            <w:tcW w:w="1783" w:type="dxa"/>
            <w:tcMar>
              <w:top w:w="70" w:type="dxa"/>
              <w:left w:w="70" w:type="dxa"/>
              <w:bottom w:w="70" w:type="dxa"/>
              <w:right w:w="70" w:type="dxa"/>
            </w:tcMar>
          </w:tcPr>
          <w:p w14:paraId="4B86455B" w14:textId="4543E4D2" w:rsidR="00882357" w:rsidRPr="00080706" w:rsidRDefault="00882357" w:rsidP="005B034A">
            <w:pPr>
              <w:spacing w:after="0" w:line="240" w:lineRule="auto"/>
            </w:pPr>
            <w:r w:rsidRPr="00080706">
              <w:rPr>
                <w:rFonts w:eastAsia="Apercu Pro" w:cs="Apercu Pro"/>
                <w:sz w:val="20"/>
                <w:szCs w:val="20"/>
              </w:rPr>
              <w:t>Call Flow: Closer Look</w:t>
            </w:r>
          </w:p>
        </w:tc>
        <w:tc>
          <w:tcPr>
            <w:tcW w:w="1022" w:type="dxa"/>
            <w:tcMar>
              <w:top w:w="70" w:type="dxa"/>
              <w:left w:w="70" w:type="dxa"/>
              <w:bottom w:w="70" w:type="dxa"/>
              <w:right w:w="70" w:type="dxa"/>
            </w:tcMar>
          </w:tcPr>
          <w:p w14:paraId="791F9F21" w14:textId="77777777" w:rsidR="00882357" w:rsidRPr="00080706" w:rsidRDefault="00882357" w:rsidP="005B034A">
            <w:pPr>
              <w:spacing w:after="0" w:line="240" w:lineRule="auto"/>
            </w:pPr>
            <w:r w:rsidRPr="00080706">
              <w:rPr>
                <w:rFonts w:eastAsia="Apercu Pro" w:cs="Apercu Pro"/>
                <w:sz w:val="20"/>
              </w:rPr>
              <w:t>CBT</w:t>
            </w:r>
          </w:p>
        </w:tc>
        <w:tc>
          <w:tcPr>
            <w:tcW w:w="809" w:type="dxa"/>
            <w:tcMar>
              <w:top w:w="70" w:type="dxa"/>
              <w:left w:w="70" w:type="dxa"/>
              <w:bottom w:w="70" w:type="dxa"/>
              <w:right w:w="70" w:type="dxa"/>
            </w:tcMar>
          </w:tcPr>
          <w:p w14:paraId="4D28A47B" w14:textId="77777777" w:rsidR="00882357" w:rsidRPr="00080706" w:rsidRDefault="00882357" w:rsidP="005B034A">
            <w:pPr>
              <w:spacing w:after="0" w:line="240" w:lineRule="auto"/>
            </w:pPr>
            <w:r w:rsidRPr="00080706">
              <w:rPr>
                <w:rFonts w:eastAsia="Apercu Pro" w:cs="Apercu Pro"/>
                <w:sz w:val="20"/>
              </w:rPr>
              <w:t>20 min</w:t>
            </w:r>
          </w:p>
        </w:tc>
        <w:tc>
          <w:tcPr>
            <w:tcW w:w="1935" w:type="dxa"/>
            <w:tcMar>
              <w:top w:w="70" w:type="dxa"/>
              <w:left w:w="70" w:type="dxa"/>
              <w:bottom w:w="70" w:type="dxa"/>
              <w:right w:w="70" w:type="dxa"/>
            </w:tcMar>
          </w:tcPr>
          <w:p w14:paraId="44B3A481" w14:textId="68A214F4" w:rsidR="26305C7F" w:rsidRDefault="26305C7F" w:rsidP="26305C7F">
            <w:pPr>
              <w:spacing w:line="240" w:lineRule="auto"/>
              <w:rPr>
                <w:rFonts w:eastAsia="Apercu Pro" w:cs="Apercu Pro"/>
                <w:sz w:val="20"/>
                <w:szCs w:val="20"/>
                <w:highlight w:val="yellow"/>
              </w:rPr>
            </w:pPr>
            <w:r w:rsidRPr="26305C7F">
              <w:rPr>
                <w:rFonts w:eastAsia="Apercu Pro" w:cs="Apercu Pro"/>
                <w:sz w:val="20"/>
                <w:szCs w:val="20"/>
                <w:highlight w:val="yellow"/>
              </w:rPr>
              <w:t>~8/18</w:t>
            </w:r>
          </w:p>
        </w:tc>
        <w:tc>
          <w:tcPr>
            <w:tcW w:w="2407" w:type="dxa"/>
          </w:tcPr>
          <w:p w14:paraId="407E5D6A" w14:textId="4C64E009" w:rsidR="00AE0C90" w:rsidRPr="00080706" w:rsidRDefault="007B0AC4" w:rsidP="005B034A">
            <w:pPr>
              <w:spacing w:after="0" w:line="240" w:lineRule="auto"/>
            </w:pPr>
            <w:r w:rsidRPr="00080706">
              <w:t>2</w:t>
            </w:r>
            <w:r w:rsidR="00A0537F" w:rsidRPr="00080706">
              <w:t>, 3, 5</w:t>
            </w:r>
            <w:r w:rsidR="004C4565" w:rsidRPr="00080706">
              <w:t>, 7</w:t>
            </w:r>
          </w:p>
          <w:p w14:paraId="19A91F62" w14:textId="77777777" w:rsidR="007B0AC4" w:rsidRPr="00080706" w:rsidRDefault="007B0AC4" w:rsidP="005B034A">
            <w:pPr>
              <w:spacing w:after="0" w:line="240" w:lineRule="auto"/>
            </w:pPr>
          </w:p>
        </w:tc>
        <w:tc>
          <w:tcPr>
            <w:tcW w:w="2469" w:type="dxa"/>
          </w:tcPr>
          <w:p w14:paraId="7E0426D5" w14:textId="77777777" w:rsidR="00882357" w:rsidRPr="00080706" w:rsidRDefault="00882357" w:rsidP="005B034A">
            <w:pPr>
              <w:spacing w:after="0" w:line="240" w:lineRule="auto"/>
              <w:rPr>
                <w:rFonts w:eastAsia="Apercu Pro" w:cs="Apercu Pro"/>
                <w:color w:val="000000" w:themeColor="text1"/>
                <w:sz w:val="20"/>
                <w:szCs w:val="20"/>
              </w:rPr>
            </w:pPr>
          </w:p>
          <w:p w14:paraId="44F7DC13" w14:textId="494D1515" w:rsidR="00882357" w:rsidRPr="00080706" w:rsidRDefault="00F3084E" w:rsidP="005B034A">
            <w:pPr>
              <w:spacing w:after="0" w:line="240" w:lineRule="auto"/>
              <w:rPr>
                <w:rFonts w:eastAsia="Apercu Pro" w:cs="Apercu Pro"/>
                <w:color w:val="000000" w:themeColor="text1"/>
                <w:sz w:val="20"/>
                <w:szCs w:val="20"/>
              </w:rPr>
            </w:pPr>
            <w:r w:rsidRPr="00080706">
              <w:rPr>
                <w:rFonts w:eastAsia="Apercu Pro" w:cs="Apercu Pro"/>
                <w:sz w:val="20"/>
                <w:szCs w:val="20"/>
              </w:rPr>
              <w:t>1</w:t>
            </w:r>
            <w:r w:rsidR="00193B2C" w:rsidRPr="00080706">
              <w:rPr>
                <w:rFonts w:eastAsia="Apercu Pro" w:cs="Apercu Pro"/>
                <w:sz w:val="20"/>
                <w:szCs w:val="20"/>
              </w:rPr>
              <w:t>0</w:t>
            </w:r>
          </w:p>
        </w:tc>
        <w:tc>
          <w:tcPr>
            <w:tcW w:w="4566" w:type="dxa"/>
            <w:tcMar>
              <w:top w:w="70" w:type="dxa"/>
              <w:left w:w="70" w:type="dxa"/>
              <w:bottom w:w="70" w:type="dxa"/>
              <w:right w:w="70" w:type="dxa"/>
            </w:tcMar>
          </w:tcPr>
          <w:p w14:paraId="2B3AE750" w14:textId="096F57AC" w:rsidR="00882357" w:rsidRPr="00080706" w:rsidRDefault="00882357" w:rsidP="005B034A">
            <w:pPr>
              <w:spacing w:after="0" w:line="240" w:lineRule="auto"/>
              <w:rPr>
                <w:rFonts w:eastAsia="Apercu Pro" w:cs="Apercu Pro"/>
                <w:color w:val="000000" w:themeColor="text1"/>
                <w:sz w:val="20"/>
                <w:szCs w:val="20"/>
              </w:rPr>
            </w:pPr>
            <w:r w:rsidRPr="00080706">
              <w:rPr>
                <w:rFonts w:eastAsia="Apercu Pro" w:cs="Apercu Pro"/>
                <w:color w:val="000000" w:themeColor="text1"/>
                <w:sz w:val="20"/>
                <w:szCs w:val="20"/>
              </w:rPr>
              <w:t>Provide a deeper dive for Experts to understand each part of the call flow and begin practicing how to move through a customer interaction. The CBT should focus on sequencing, decision-making, and language, like how to verify the customer on the account, ask probing questions to understand the customer's issue, the appropriate tools to use</w:t>
            </w:r>
            <w:r w:rsidR="61447EC5" w:rsidRPr="00080706">
              <w:rPr>
                <w:rFonts w:eastAsia="Apercu Pro" w:cs="Apercu Pro"/>
                <w:color w:val="000000" w:themeColor="text1"/>
                <w:sz w:val="20"/>
                <w:szCs w:val="20"/>
              </w:rPr>
              <w:t xml:space="preserve">, how </w:t>
            </w:r>
            <w:r w:rsidRPr="00080706">
              <w:rPr>
                <w:rFonts w:eastAsia="Apercu Pro" w:cs="Apercu Pro"/>
                <w:color w:val="000000" w:themeColor="text1"/>
                <w:sz w:val="20"/>
                <w:szCs w:val="20"/>
              </w:rPr>
              <w:t>Serve/Solve/Sell shows up in the call flow, how to close the interaction confidently and more.</w:t>
            </w:r>
          </w:p>
        </w:tc>
      </w:tr>
      <w:tr w:rsidR="00882357" w14:paraId="4D098793" w14:textId="77777777" w:rsidTr="26305C7F">
        <w:trPr>
          <w:cantSplit/>
          <w:trHeight w:val="198"/>
          <w:jc w:val="center"/>
        </w:trPr>
        <w:tc>
          <w:tcPr>
            <w:tcW w:w="1783" w:type="dxa"/>
            <w:tcMar>
              <w:top w:w="70" w:type="dxa"/>
              <w:left w:w="70" w:type="dxa"/>
              <w:bottom w:w="70" w:type="dxa"/>
              <w:right w:w="70" w:type="dxa"/>
            </w:tcMar>
          </w:tcPr>
          <w:p w14:paraId="69703057" w14:textId="77777777" w:rsidR="00882357" w:rsidRPr="00080706" w:rsidRDefault="00882357" w:rsidP="005B034A">
            <w:pPr>
              <w:spacing w:after="0" w:line="240" w:lineRule="auto"/>
            </w:pPr>
            <w:r w:rsidRPr="00080706">
              <w:rPr>
                <w:rFonts w:eastAsia="Apercu Pro" w:cs="Apercu Pro"/>
                <w:sz w:val="20"/>
              </w:rPr>
              <w:t>Intro to Scope of Support</w:t>
            </w:r>
          </w:p>
        </w:tc>
        <w:tc>
          <w:tcPr>
            <w:tcW w:w="1022" w:type="dxa"/>
            <w:tcMar>
              <w:top w:w="70" w:type="dxa"/>
              <w:left w:w="70" w:type="dxa"/>
              <w:bottom w:w="70" w:type="dxa"/>
              <w:right w:w="70" w:type="dxa"/>
            </w:tcMar>
          </w:tcPr>
          <w:p w14:paraId="0FFB576B" w14:textId="77777777" w:rsidR="00882357" w:rsidRPr="00080706" w:rsidRDefault="00882357" w:rsidP="005B034A">
            <w:pPr>
              <w:spacing w:after="0" w:line="240" w:lineRule="auto"/>
            </w:pPr>
            <w:r w:rsidRPr="00080706">
              <w:rPr>
                <w:rFonts w:eastAsia="Apercu Pro" w:cs="Apercu Pro"/>
                <w:sz w:val="20"/>
              </w:rPr>
              <w:t>CBT</w:t>
            </w:r>
          </w:p>
        </w:tc>
        <w:tc>
          <w:tcPr>
            <w:tcW w:w="809" w:type="dxa"/>
            <w:tcMar>
              <w:top w:w="70" w:type="dxa"/>
              <w:left w:w="70" w:type="dxa"/>
              <w:bottom w:w="70" w:type="dxa"/>
              <w:right w:w="70" w:type="dxa"/>
            </w:tcMar>
          </w:tcPr>
          <w:p w14:paraId="3855673C" w14:textId="77777777" w:rsidR="00882357" w:rsidRPr="00080706" w:rsidRDefault="00882357" w:rsidP="005B034A">
            <w:pPr>
              <w:spacing w:after="0" w:line="240" w:lineRule="auto"/>
            </w:pPr>
            <w:r w:rsidRPr="00080706">
              <w:rPr>
                <w:rFonts w:eastAsia="Apercu Pro" w:cs="Apercu Pro"/>
                <w:sz w:val="20"/>
              </w:rPr>
              <w:t>20 min</w:t>
            </w:r>
          </w:p>
        </w:tc>
        <w:tc>
          <w:tcPr>
            <w:tcW w:w="1935" w:type="dxa"/>
            <w:tcMar>
              <w:top w:w="70" w:type="dxa"/>
              <w:left w:w="70" w:type="dxa"/>
              <w:bottom w:w="70" w:type="dxa"/>
              <w:right w:w="70" w:type="dxa"/>
            </w:tcMar>
          </w:tcPr>
          <w:p w14:paraId="34235354" w14:textId="22632CF5" w:rsidR="26305C7F" w:rsidRDefault="26305C7F" w:rsidP="26305C7F">
            <w:pPr>
              <w:spacing w:line="240" w:lineRule="auto"/>
            </w:pPr>
            <w:r w:rsidRPr="26305C7F">
              <w:rPr>
                <w:rFonts w:eastAsia="Apercu Pro" w:cs="Apercu Pro"/>
                <w:sz w:val="20"/>
                <w:szCs w:val="20"/>
              </w:rPr>
              <w:t>Current Course</w:t>
            </w:r>
          </w:p>
        </w:tc>
        <w:tc>
          <w:tcPr>
            <w:tcW w:w="2407" w:type="dxa"/>
          </w:tcPr>
          <w:p w14:paraId="11A913C3" w14:textId="61903A27" w:rsidR="00AE0C90" w:rsidRPr="00080706" w:rsidRDefault="00A0537F" w:rsidP="005B034A">
            <w:pPr>
              <w:spacing w:after="0" w:line="240" w:lineRule="auto"/>
            </w:pPr>
            <w:r w:rsidRPr="00080706">
              <w:t>4</w:t>
            </w:r>
            <w:r w:rsidR="004C4565" w:rsidRPr="00080706">
              <w:t>, 6</w:t>
            </w:r>
            <w:r w:rsidR="00080706" w:rsidRPr="00080706">
              <w:t>, 7</w:t>
            </w:r>
          </w:p>
          <w:p w14:paraId="41621981" w14:textId="77777777" w:rsidR="00AE0C90" w:rsidRPr="00080706" w:rsidRDefault="00AE0C90" w:rsidP="005B034A">
            <w:pPr>
              <w:spacing w:after="0" w:line="240" w:lineRule="auto"/>
            </w:pPr>
          </w:p>
          <w:p w14:paraId="0454365D" w14:textId="77777777" w:rsidR="00A0537F" w:rsidRPr="00080706" w:rsidRDefault="00A0537F" w:rsidP="005B034A">
            <w:pPr>
              <w:spacing w:after="0" w:line="240" w:lineRule="auto"/>
            </w:pPr>
          </w:p>
        </w:tc>
        <w:tc>
          <w:tcPr>
            <w:tcW w:w="2469" w:type="dxa"/>
          </w:tcPr>
          <w:p w14:paraId="1654C80B" w14:textId="4A8D068D" w:rsidR="001C73F4" w:rsidRPr="00080706" w:rsidRDefault="001C73F4" w:rsidP="005B034A">
            <w:pPr>
              <w:spacing w:after="0" w:line="240" w:lineRule="auto"/>
              <w:rPr>
                <w:rFonts w:eastAsiaTheme="minorEastAsia"/>
                <w:color w:val="000000" w:themeColor="text1"/>
                <w:sz w:val="20"/>
                <w:szCs w:val="20"/>
              </w:rPr>
            </w:pPr>
            <w:r w:rsidRPr="00080706">
              <w:rPr>
                <w:rFonts w:eastAsiaTheme="minorEastAsia"/>
                <w:color w:val="000000" w:themeColor="text1"/>
                <w:sz w:val="20"/>
                <w:szCs w:val="20"/>
              </w:rPr>
              <w:t>2</w:t>
            </w:r>
          </w:p>
        </w:tc>
        <w:tc>
          <w:tcPr>
            <w:tcW w:w="4566" w:type="dxa"/>
            <w:tcMar>
              <w:top w:w="70" w:type="dxa"/>
              <w:left w:w="70" w:type="dxa"/>
              <w:bottom w:w="70" w:type="dxa"/>
              <w:right w:w="70" w:type="dxa"/>
            </w:tcMar>
          </w:tcPr>
          <w:p w14:paraId="3F662796" w14:textId="1E2BEDF6" w:rsidR="00882357" w:rsidRPr="00080706" w:rsidRDefault="00882357" w:rsidP="005B034A">
            <w:pPr>
              <w:spacing w:after="0" w:line="240" w:lineRule="auto"/>
              <w:rPr>
                <w:rFonts w:eastAsia="Apercu Pro" w:cs="Apercu Pro"/>
                <w:color w:val="000000" w:themeColor="text1"/>
                <w:sz w:val="20"/>
                <w:szCs w:val="20"/>
              </w:rPr>
            </w:pPr>
            <w:r w:rsidRPr="00080706">
              <w:rPr>
                <w:rFonts w:eastAsiaTheme="minorEastAsia"/>
                <w:color w:val="000000" w:themeColor="text1"/>
                <w:sz w:val="20"/>
                <w:szCs w:val="20"/>
              </w:rPr>
              <w:t>Introduces scope decisioning, approved resources, and professional next-step communication. Experts should learn how to determine whether they can support the request, where to verify the answer, and what to do next. </w:t>
            </w:r>
          </w:p>
        </w:tc>
      </w:tr>
    </w:tbl>
    <w:p w14:paraId="186C39C8" w14:textId="77777777" w:rsidR="00886769" w:rsidRPr="00886769" w:rsidRDefault="00886769" w:rsidP="005B034A">
      <w:pPr>
        <w:spacing w:after="0" w:line="240" w:lineRule="auto"/>
      </w:pPr>
    </w:p>
    <w:p w14:paraId="63ADE6B3" w14:textId="77777777" w:rsidR="00691934" w:rsidRPr="00691934" w:rsidRDefault="00691934" w:rsidP="005B034A">
      <w:pPr>
        <w:spacing w:after="0" w:line="240" w:lineRule="auto"/>
      </w:pPr>
      <w:r w:rsidRPr="00691934">
        <w:t> </w:t>
      </w:r>
    </w:p>
    <w:p w14:paraId="21785159" w14:textId="4DB75D36" w:rsidR="00691934" w:rsidRPr="000724AE" w:rsidRDefault="00691934" w:rsidP="005B034A">
      <w:pPr>
        <w:pStyle w:val="Subtitle"/>
        <w:spacing w:after="0" w:line="240" w:lineRule="auto"/>
        <w:rPr>
          <w:rFonts w:hint="eastAsia"/>
          <w:b/>
          <w:bCs/>
        </w:rPr>
      </w:pPr>
      <w:r w:rsidRPr="000724AE">
        <w:t>Simulation Strategy</w:t>
      </w:r>
      <w:r w:rsidR="00C53330">
        <w:t xml:space="preserve"> (</w:t>
      </w:r>
      <w:r w:rsidR="00D46473">
        <w:t>~</w:t>
      </w:r>
      <w:r w:rsidR="00786441">
        <w:t>1 hour)</w:t>
      </w:r>
    </w:p>
    <w:p w14:paraId="1FD58186" w14:textId="4EA51160" w:rsidR="00691934" w:rsidRPr="00691934" w:rsidRDefault="00691934" w:rsidP="005B034A">
      <w:pPr>
        <w:spacing w:after="0" w:line="240" w:lineRule="auto"/>
      </w:pPr>
      <w:r w:rsidRPr="00691934">
        <w:t xml:space="preserve">After completing the foundational </w:t>
      </w:r>
      <w:r>
        <w:t>video</w:t>
      </w:r>
      <w:r w:rsidR="4E815DAB">
        <w:t>s</w:t>
      </w:r>
      <w:r w:rsidRPr="00691934">
        <w:t xml:space="preserve"> and CBT content, Experts should move into simulation-based practice. Simulations should give Experts the opportunity to apply what they learned in realistic customer scenarios, including how to show up in the Tech Coach role, follow the universal call flow, use Serve Solve Sell behaviors, and make basic scope decisions. </w:t>
      </w:r>
    </w:p>
    <w:p w14:paraId="35EBCEC4" w14:textId="77777777" w:rsidR="00691934" w:rsidRPr="00691934" w:rsidRDefault="00691934" w:rsidP="005B034A">
      <w:pPr>
        <w:spacing w:after="0" w:line="240" w:lineRule="auto"/>
      </w:pPr>
      <w:r w:rsidRPr="00691934">
        <w:t>The simulations should build in complexity over time. Experts should begin with simple recognition and decision-making scenarios, such as identifying the customer’s need, choosing the next best probing question, or determining whether a request is in scope or out of scope. They should then progress into more realistic roleplay and branching scenarios that require them to use call flow, set expectations, and clearly recap next steps with the customer. </w:t>
      </w:r>
    </w:p>
    <w:p w14:paraId="326812A4" w14:textId="77777777" w:rsidR="00691934" w:rsidRPr="00691934" w:rsidRDefault="00691934" w:rsidP="005B034A">
      <w:pPr>
        <w:spacing w:after="0" w:line="240" w:lineRule="auto"/>
      </w:pPr>
      <w:r w:rsidRPr="00691934">
        <w:t>Simulation practice should assess whether Experts can apply the foundational behaviors together, not just recall them individually. By the end of the simulation sequence, Experts should be able to demonstrate role clarity, customer-centered communication, basic call control, Serve Solve Sell application, scope decision-making, source-of-truth behavior, and confident expectation setting. </w:t>
      </w:r>
    </w:p>
    <w:p w14:paraId="5747E4F4" w14:textId="54D3115D" w:rsidR="00FB733B" w:rsidRDefault="00FB733B" w:rsidP="005B034A">
      <w:pPr>
        <w:spacing w:after="0" w:line="240" w:lineRule="auto"/>
      </w:pPr>
      <w:ins w:id="52" w:author="Parole, Aya" w:date="2026-08-04T15:50:00Z" w16du:dateUtc="2026-08-04T15:50:05Z">
        <w:r>
          <w:tab/>
        </w:r>
      </w:ins>
    </w:p>
    <w:p w14:paraId="17B05C16" w14:textId="6A9C9C1E" w:rsidR="56E52E56" w:rsidRDefault="00F3084E" w:rsidP="005B034A">
      <w:pPr>
        <w:spacing w:after="0" w:line="240" w:lineRule="auto"/>
      </w:pPr>
      <w:r w:rsidRPr="001C73F4">
        <w:rPr>
          <w:b/>
          <w:bCs/>
        </w:rPr>
        <w:t>Total Simulations for this learning Block</w:t>
      </w:r>
      <w:r>
        <w:t xml:space="preserve">- </w:t>
      </w:r>
      <w:r w:rsidR="001C73F4">
        <w:t>13</w:t>
      </w:r>
    </w:p>
    <w:p w14:paraId="2030CE85" w14:textId="33D9A07D" w:rsidR="56E52E56" w:rsidRDefault="6776B1E1" w:rsidP="005B034A">
      <w:pPr>
        <w:spacing w:after="0" w:line="240" w:lineRule="auto"/>
      </w:pPr>
      <w:r>
        <w:rPr>
          <w:noProof/>
        </w:rPr>
        <w:drawing>
          <wp:inline distT="0" distB="0" distL="0" distR="0" wp14:anchorId="1B7DE32B" wp14:editId="497FE550">
            <wp:extent cx="8952614" cy="3888074"/>
            <wp:effectExtent l="0" t="0" r="1270" b="0"/>
            <wp:docPr id="257138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38737" name="Picture 257138737"/>
                    <pic:cNvPicPr/>
                  </pic:nvPicPr>
                  <pic:blipFill>
                    <a:blip r:embed="rId13">
                      <a:extLst>
                        <a:ext uri="{28A0092B-C50C-407E-A947-70E740481C1C}">
                          <a14:useLocalDpi xmlns:a14="http://schemas.microsoft.com/office/drawing/2010/main"/>
                        </a:ext>
                      </a:extLst>
                    </a:blip>
                    <a:stretch>
                      <a:fillRect/>
                    </a:stretch>
                  </pic:blipFill>
                  <pic:spPr>
                    <a:xfrm>
                      <a:off x="0" y="0"/>
                      <a:ext cx="8986087" cy="3902611"/>
                    </a:xfrm>
                    <a:prstGeom prst="rect">
                      <a:avLst/>
                    </a:prstGeom>
                  </pic:spPr>
                </pic:pic>
              </a:graphicData>
            </a:graphic>
          </wp:inline>
        </w:drawing>
      </w:r>
    </w:p>
    <w:p w14:paraId="68ED5FFB" w14:textId="77777777" w:rsidR="00A24E76" w:rsidRDefault="00A24E76" w:rsidP="005B034A">
      <w:pPr>
        <w:spacing w:after="0" w:line="240" w:lineRule="auto"/>
        <w:rPr>
          <w:b/>
          <w:bCs/>
        </w:rPr>
      </w:pPr>
    </w:p>
    <w:p w14:paraId="75881718" w14:textId="77777777" w:rsidR="00A24E76" w:rsidRPr="00484805" w:rsidRDefault="00A24E76" w:rsidP="005B034A">
      <w:pPr>
        <w:pStyle w:val="Subtitle"/>
        <w:spacing w:after="0" w:line="240" w:lineRule="auto"/>
        <w:rPr>
          <w:rFonts w:hint="eastAsia"/>
        </w:rPr>
      </w:pPr>
      <w:r w:rsidRPr="00484805">
        <w:t xml:space="preserve">Instructional Design </w:t>
      </w:r>
      <w:commentRangeStart w:id="53"/>
      <w:commentRangeStart w:id="54"/>
      <w:r w:rsidRPr="00484805">
        <w:t>Guidance</w:t>
      </w:r>
      <w:commentRangeEnd w:id="53"/>
      <w:r w:rsidR="00DC420C" w:rsidRPr="00484805">
        <w:rPr>
          <w:rStyle w:val="CommentReference"/>
          <w:rFonts w:hint="eastAsia"/>
          <w:sz w:val="28"/>
          <w:szCs w:val="28"/>
        </w:rPr>
        <w:commentReference w:id="53"/>
      </w:r>
      <w:commentRangeEnd w:id="54"/>
      <w:r w:rsidRPr="00484805">
        <w:rPr>
          <w:rStyle w:val="CommentReference"/>
          <w:rFonts w:hint="eastAsia"/>
          <w:sz w:val="28"/>
          <w:szCs w:val="28"/>
        </w:rPr>
        <w:commentReference w:id="54"/>
      </w:r>
    </w:p>
    <w:p w14:paraId="00EAD7AD" w14:textId="77777777" w:rsidR="00A24E76" w:rsidRPr="00484805" w:rsidRDefault="00A24E76" w:rsidP="005B034A">
      <w:pPr>
        <w:spacing w:after="0" w:line="240" w:lineRule="auto"/>
      </w:pPr>
      <w:r w:rsidRPr="00484805">
        <w:t>For every course within this learning block, instructional designers should define:</w:t>
      </w:r>
    </w:p>
    <w:p w14:paraId="4C60C750" w14:textId="77777777" w:rsidR="00A24E76" w:rsidRPr="00484805" w:rsidRDefault="00A24E76" w:rsidP="00986EED">
      <w:pPr>
        <w:pStyle w:val="ListParagraph"/>
        <w:numPr>
          <w:ilvl w:val="0"/>
          <w:numId w:val="15"/>
        </w:numPr>
        <w:tabs>
          <w:tab w:val="num" w:pos="720"/>
        </w:tabs>
        <w:spacing w:after="0" w:line="240" w:lineRule="auto"/>
      </w:pPr>
      <w:r w:rsidRPr="00484805">
        <w:t xml:space="preserve">Content: What information is delivered. </w:t>
      </w:r>
    </w:p>
    <w:p w14:paraId="37CB1C22" w14:textId="77777777" w:rsidR="00A24E76" w:rsidRPr="00484805" w:rsidRDefault="00A24E76" w:rsidP="00986EED">
      <w:pPr>
        <w:pStyle w:val="ListParagraph"/>
        <w:numPr>
          <w:ilvl w:val="0"/>
          <w:numId w:val="15"/>
        </w:numPr>
        <w:tabs>
          <w:tab w:val="num" w:pos="720"/>
        </w:tabs>
        <w:spacing w:after="0" w:line="240" w:lineRule="auto"/>
      </w:pPr>
      <w:r w:rsidRPr="00484805">
        <w:t xml:space="preserve">Modality: How the learning is delivered (ILT, CBT, simulation, activity, etc.). </w:t>
      </w:r>
    </w:p>
    <w:p w14:paraId="06032204" w14:textId="77777777" w:rsidR="00A24E76" w:rsidRPr="00484805" w:rsidRDefault="00A24E76" w:rsidP="00986EED">
      <w:pPr>
        <w:pStyle w:val="ListParagraph"/>
        <w:numPr>
          <w:ilvl w:val="0"/>
          <w:numId w:val="15"/>
        </w:numPr>
        <w:tabs>
          <w:tab w:val="num" w:pos="720"/>
        </w:tabs>
        <w:spacing w:after="0" w:line="240" w:lineRule="auto"/>
      </w:pPr>
      <w:r w:rsidRPr="00484805">
        <w:t xml:space="preserve">Practice: How Experts apply the knowledge or skill. </w:t>
      </w:r>
    </w:p>
    <w:p w14:paraId="413CA8E1" w14:textId="77777777" w:rsidR="00A24E76" w:rsidRPr="00484805" w:rsidRDefault="00A24E76" w:rsidP="00986EED">
      <w:pPr>
        <w:pStyle w:val="ListParagraph"/>
        <w:numPr>
          <w:ilvl w:val="0"/>
          <w:numId w:val="15"/>
        </w:numPr>
        <w:tabs>
          <w:tab w:val="num" w:pos="720"/>
        </w:tabs>
        <w:spacing w:after="0" w:line="240" w:lineRule="auto"/>
      </w:pPr>
      <w:r w:rsidRPr="00484805">
        <w:t xml:space="preserve">Performance Check: How proficiency is demonstrated. </w:t>
      </w:r>
    </w:p>
    <w:p w14:paraId="4F2786C5" w14:textId="77777777" w:rsidR="00A24E76" w:rsidRPr="00484805" w:rsidRDefault="00A24E76" w:rsidP="00986EED">
      <w:pPr>
        <w:pStyle w:val="ListParagraph"/>
        <w:numPr>
          <w:ilvl w:val="0"/>
          <w:numId w:val="15"/>
        </w:numPr>
        <w:tabs>
          <w:tab w:val="num" w:pos="720"/>
        </w:tabs>
        <w:spacing w:after="0" w:line="240" w:lineRule="auto"/>
      </w:pPr>
      <w:r w:rsidRPr="00484805">
        <w:t>Minimum Readiness Criteria: The observable behaviors or outcomes required before progressing to the next learning block.</w:t>
      </w:r>
    </w:p>
    <w:p w14:paraId="46B1B2A6" w14:textId="77777777" w:rsidR="00A24E76" w:rsidRDefault="00A24E76" w:rsidP="005B034A">
      <w:pPr>
        <w:spacing w:after="0" w:line="240" w:lineRule="auto"/>
      </w:pPr>
    </w:p>
    <w:p w14:paraId="57F2A713" w14:textId="56D293F9" w:rsidR="00A24E76" w:rsidRDefault="00A24E76" w:rsidP="005B034A">
      <w:pPr>
        <w:spacing w:after="0" w:line="240" w:lineRule="auto"/>
      </w:pPr>
    </w:p>
    <w:p w14:paraId="4B02A1DB" w14:textId="068311F5" w:rsidR="00691934" w:rsidRPr="00865669" w:rsidRDefault="003258C0" w:rsidP="005B034A">
      <w:pPr>
        <w:pStyle w:val="Heading2"/>
        <w:spacing w:before="0" w:after="0" w:line="240" w:lineRule="auto"/>
        <w:rPr>
          <w:rFonts w:hint="eastAsia"/>
        </w:rPr>
      </w:pPr>
      <w:bookmarkStart w:id="55" w:name="_Toc236830909"/>
      <w:r w:rsidRPr="00865669">
        <w:t>Learning Block</w:t>
      </w:r>
      <w:r w:rsidR="40DC7289" w:rsidRPr="00865669">
        <w:t xml:space="preserve"> 3</w:t>
      </w:r>
      <w:r w:rsidRPr="00865669">
        <w:t xml:space="preserve">: </w:t>
      </w:r>
      <w:r w:rsidR="00802E93" w:rsidRPr="00865669">
        <w:t xml:space="preserve">Tools for the Call Flow- </w:t>
      </w:r>
      <w:r w:rsidRPr="00865669">
        <w:t>Asurion Tools</w:t>
      </w:r>
      <w:bookmarkEnd w:id="55"/>
    </w:p>
    <w:p w14:paraId="258778BA" w14:textId="04EAF566" w:rsidR="009B4F70" w:rsidRPr="005F07D2" w:rsidRDefault="009B4F70" w:rsidP="005B034A">
      <w:pPr>
        <w:pStyle w:val="Subtitle"/>
        <w:spacing w:after="0" w:line="240" w:lineRule="auto"/>
        <w:rPr>
          <w:rFonts w:hint="eastAsia"/>
        </w:rPr>
      </w:pPr>
      <w:r>
        <w:t>Purpose of this Block</w:t>
      </w:r>
    </w:p>
    <w:p w14:paraId="095BA641" w14:textId="0B4B6BA2" w:rsidR="00F36A47" w:rsidRDefault="009F767A" w:rsidP="005B034A">
      <w:pPr>
        <w:spacing w:after="0" w:line="240" w:lineRule="auto"/>
      </w:pPr>
      <w:r w:rsidRPr="009F767A">
        <w:t xml:space="preserve">The </w:t>
      </w:r>
      <w:r w:rsidRPr="009F767A">
        <w:rPr>
          <w:b/>
          <w:bCs/>
        </w:rPr>
        <w:t>Asurion Tools</w:t>
      </w:r>
      <w:r w:rsidRPr="009F767A">
        <w:t xml:space="preserve"> learning block introduces Experts to Expert Workspace, Expert Assist, Helix Search, Guided Flows, and LogMeIn. By the end of the block, Experts should be able to explain when each tool is used, select and navigate the appropriate tool for a basic customer need, locate and follow approved guidance, and move to another approved resource when the first path does not fit. Experts will also practice keeping the customer informed and explaining tool-guided steps clearly, creating a foundation for later learning blocks focused on client tools, verification, troubleshooting, activations, account support, and sales.</w:t>
      </w:r>
      <w:r w:rsidR="00A8547D" w:rsidRPr="00A8547D">
        <w:t> </w:t>
      </w:r>
    </w:p>
    <w:p w14:paraId="526C0532" w14:textId="13ED156D" w:rsidR="00A8547D" w:rsidRPr="005F07D2" w:rsidRDefault="00A8547D" w:rsidP="005B034A">
      <w:pPr>
        <w:pStyle w:val="Subtitle"/>
        <w:spacing w:after="0" w:line="240" w:lineRule="auto"/>
        <w:rPr>
          <w:rFonts w:hint="eastAsia"/>
        </w:rPr>
      </w:pPr>
      <w:r w:rsidRPr="005F07D2">
        <w:t>Learning Objectives </w:t>
      </w:r>
    </w:p>
    <w:p w14:paraId="41A56964" w14:textId="77777777" w:rsidR="000E63DA" w:rsidRPr="00726394" w:rsidRDefault="000E63DA" w:rsidP="005B034A">
      <w:pPr>
        <w:spacing w:after="0" w:line="240" w:lineRule="auto"/>
      </w:pPr>
      <w:r w:rsidRPr="00726394">
        <w:t>By the end of this learning block, Experts will be able to:</w:t>
      </w:r>
    </w:p>
    <w:p w14:paraId="27AE9C72" w14:textId="77777777" w:rsidR="00530085" w:rsidRDefault="00530085" w:rsidP="004D2D43">
      <w:pPr>
        <w:pStyle w:val="ListParagraph"/>
        <w:numPr>
          <w:ilvl w:val="0"/>
          <w:numId w:val="7"/>
        </w:numPr>
        <w:spacing w:after="0" w:line="240" w:lineRule="auto"/>
      </w:pPr>
      <w:r>
        <w:t>Explain the purpose and appropriate use of Expert Workspace, Expert Assist, Helix Search, Guided Flows, and LogMeIn.</w:t>
      </w:r>
    </w:p>
    <w:p w14:paraId="70B4866C" w14:textId="77777777" w:rsidR="00530085" w:rsidRDefault="00530085" w:rsidP="004D2D43">
      <w:pPr>
        <w:pStyle w:val="ListParagraph"/>
        <w:numPr>
          <w:ilvl w:val="0"/>
          <w:numId w:val="7"/>
        </w:numPr>
        <w:spacing w:after="0" w:line="240" w:lineRule="auto"/>
      </w:pPr>
      <w:r>
        <w:t>Ask basic probing questions and select the appropriate Asurion tool or resource based on the customer’s stated need.</w:t>
      </w:r>
    </w:p>
    <w:p w14:paraId="5895C23D" w14:textId="77777777" w:rsidR="00530085" w:rsidRDefault="00530085" w:rsidP="004D2D43">
      <w:pPr>
        <w:pStyle w:val="ListParagraph"/>
        <w:numPr>
          <w:ilvl w:val="0"/>
          <w:numId w:val="7"/>
        </w:numPr>
        <w:spacing w:after="0" w:line="240" w:lineRule="auto"/>
      </w:pPr>
      <w:r>
        <w:t>Navigate Expert Workspace and use Expert Assist and Helix Search to locate approved guidance, knowledge resources, and job aids.</w:t>
      </w:r>
    </w:p>
    <w:p w14:paraId="0449724F" w14:textId="77777777" w:rsidR="00530085" w:rsidRDefault="00530085" w:rsidP="004D2D43">
      <w:pPr>
        <w:pStyle w:val="ListParagraph"/>
        <w:numPr>
          <w:ilvl w:val="0"/>
          <w:numId w:val="7"/>
        </w:numPr>
        <w:spacing w:after="0" w:line="240" w:lineRule="auto"/>
      </w:pPr>
      <w:r>
        <w:t>Follow a Guided Flow for a simple customer need and determine when LogMeIn is appropriate based on the device, operating system, and available permissions.</w:t>
      </w:r>
    </w:p>
    <w:p w14:paraId="10B2F381" w14:textId="77777777" w:rsidR="00530085" w:rsidRDefault="00530085" w:rsidP="004D2D43">
      <w:pPr>
        <w:pStyle w:val="ListParagraph"/>
        <w:numPr>
          <w:ilvl w:val="0"/>
          <w:numId w:val="7"/>
        </w:numPr>
        <w:spacing w:after="0" w:line="240" w:lineRule="auto"/>
      </w:pPr>
      <w:r>
        <w:t>Maintain ownership of the customer conversation by communicating progress and explaining tool-guided actions in clear, customer-friendly language.</w:t>
      </w:r>
    </w:p>
    <w:p w14:paraId="25BAA891" w14:textId="3C34552F" w:rsidR="004A3C39" w:rsidRDefault="00530085" w:rsidP="004D2D43">
      <w:pPr>
        <w:pStyle w:val="ListParagraph"/>
        <w:numPr>
          <w:ilvl w:val="0"/>
          <w:numId w:val="7"/>
        </w:numPr>
        <w:spacing w:after="0" w:line="240" w:lineRule="auto"/>
      </w:pPr>
      <w:r>
        <w:t>Determine when an initial search result, prompt, Guided Flow, or remote-support path does not fit the customer’s situation and pivot to another approved resource or client-specific tool rather than guessing.</w:t>
      </w:r>
    </w:p>
    <w:p w14:paraId="492AA408" w14:textId="69129FCA" w:rsidR="70F20F79" w:rsidRPr="005F07D2" w:rsidRDefault="00962C9D" w:rsidP="005B034A">
      <w:pPr>
        <w:pStyle w:val="Subtitle"/>
        <w:spacing w:after="0" w:line="240" w:lineRule="auto"/>
        <w:rPr>
          <w:rFonts w:hint="eastAsia"/>
        </w:rPr>
      </w:pPr>
      <w:r w:rsidRPr="005F07D2">
        <w:t>Key Questions Answered</w:t>
      </w:r>
    </w:p>
    <w:p w14:paraId="6D10A693" w14:textId="77777777" w:rsidR="70F20F79" w:rsidRDefault="70F20F79" w:rsidP="005B034A">
      <w:pPr>
        <w:spacing w:after="0" w:line="240" w:lineRule="auto"/>
      </w:pPr>
      <w:r>
        <w:t>The learning block should help Experts answer the following questions: </w:t>
      </w:r>
    </w:p>
    <w:p w14:paraId="7B69F2F7" w14:textId="77777777" w:rsidR="00227E7D" w:rsidRPr="00227E7D" w:rsidRDefault="00227E7D" w:rsidP="005B034A">
      <w:pPr>
        <w:spacing w:after="0" w:line="240" w:lineRule="auto"/>
        <w:rPr>
          <w:b/>
          <w:bCs/>
        </w:rPr>
      </w:pPr>
      <w:r w:rsidRPr="00227E7D">
        <w:rPr>
          <w:b/>
          <w:bCs/>
        </w:rPr>
        <w:t>Asurion Tool Ecosystem</w:t>
      </w:r>
    </w:p>
    <w:p w14:paraId="2A9AF79A" w14:textId="77777777" w:rsidR="00227E7D" w:rsidRPr="00227E7D" w:rsidRDefault="00227E7D" w:rsidP="00986EED">
      <w:pPr>
        <w:numPr>
          <w:ilvl w:val="0"/>
          <w:numId w:val="25"/>
        </w:numPr>
        <w:spacing w:after="0" w:line="240" w:lineRule="auto"/>
      </w:pPr>
      <w:r w:rsidRPr="00227E7D">
        <w:t xml:space="preserve">What are the primary Asurion tools Experts use during customer interactions? </w:t>
      </w:r>
    </w:p>
    <w:p w14:paraId="16198AD1" w14:textId="77777777" w:rsidR="00227E7D" w:rsidRPr="00227E7D" w:rsidRDefault="00227E7D" w:rsidP="00986EED">
      <w:pPr>
        <w:numPr>
          <w:ilvl w:val="0"/>
          <w:numId w:val="25"/>
        </w:numPr>
        <w:spacing w:after="0" w:line="240" w:lineRule="auto"/>
      </w:pPr>
      <w:r w:rsidRPr="00227E7D">
        <w:t xml:space="preserve">What is Expert Workspace used for? </w:t>
      </w:r>
    </w:p>
    <w:p w14:paraId="6CEF2C6B" w14:textId="77777777" w:rsidR="00227E7D" w:rsidRPr="00227E7D" w:rsidRDefault="00227E7D" w:rsidP="00986EED">
      <w:pPr>
        <w:numPr>
          <w:ilvl w:val="0"/>
          <w:numId w:val="25"/>
        </w:numPr>
        <w:spacing w:after="0" w:line="240" w:lineRule="auto"/>
      </w:pPr>
      <w:r w:rsidRPr="00227E7D">
        <w:t xml:space="preserve">What is Expert Assist used for? </w:t>
      </w:r>
    </w:p>
    <w:p w14:paraId="2E88036D" w14:textId="77777777" w:rsidR="00227E7D" w:rsidRPr="00227E7D" w:rsidRDefault="00227E7D" w:rsidP="00986EED">
      <w:pPr>
        <w:numPr>
          <w:ilvl w:val="0"/>
          <w:numId w:val="25"/>
        </w:numPr>
        <w:spacing w:after="0" w:line="240" w:lineRule="auto"/>
      </w:pPr>
      <w:r w:rsidRPr="00227E7D">
        <w:t xml:space="preserve">What is Helix Search used for? </w:t>
      </w:r>
    </w:p>
    <w:p w14:paraId="32F83E7F" w14:textId="77777777" w:rsidR="00227E7D" w:rsidRPr="00227E7D" w:rsidRDefault="00227E7D" w:rsidP="00986EED">
      <w:pPr>
        <w:numPr>
          <w:ilvl w:val="0"/>
          <w:numId w:val="25"/>
        </w:numPr>
        <w:spacing w:after="0" w:line="240" w:lineRule="auto"/>
      </w:pPr>
      <w:r w:rsidRPr="00227E7D">
        <w:t xml:space="preserve">What are Guided Flows used for? </w:t>
      </w:r>
    </w:p>
    <w:p w14:paraId="78825611" w14:textId="77777777" w:rsidR="00227E7D" w:rsidRPr="00227E7D" w:rsidRDefault="00227E7D" w:rsidP="00986EED">
      <w:pPr>
        <w:numPr>
          <w:ilvl w:val="0"/>
          <w:numId w:val="25"/>
        </w:numPr>
        <w:spacing w:after="0" w:line="240" w:lineRule="auto"/>
      </w:pPr>
      <w:r w:rsidRPr="00227E7D">
        <w:t xml:space="preserve">What is LogMeIn used for? </w:t>
      </w:r>
    </w:p>
    <w:p w14:paraId="3B2CB267" w14:textId="77777777" w:rsidR="00227E7D" w:rsidRPr="00227E7D" w:rsidRDefault="00227E7D" w:rsidP="005B034A">
      <w:pPr>
        <w:spacing w:after="0" w:line="240" w:lineRule="auto"/>
        <w:rPr>
          <w:b/>
          <w:bCs/>
        </w:rPr>
      </w:pPr>
      <w:r w:rsidRPr="00227E7D">
        <w:rPr>
          <w:b/>
          <w:bCs/>
        </w:rPr>
        <w:t>Tool Selection and Decision-Making</w:t>
      </w:r>
    </w:p>
    <w:p w14:paraId="3CC4E65F" w14:textId="77777777" w:rsidR="00227E7D" w:rsidRPr="00227E7D" w:rsidRDefault="00227E7D" w:rsidP="00986EED">
      <w:pPr>
        <w:numPr>
          <w:ilvl w:val="0"/>
          <w:numId w:val="26"/>
        </w:numPr>
        <w:spacing w:after="0" w:line="240" w:lineRule="auto"/>
      </w:pPr>
      <w:r w:rsidRPr="00227E7D">
        <w:t xml:space="preserve">When should Experts use each tool? </w:t>
      </w:r>
    </w:p>
    <w:p w14:paraId="68C692E4" w14:textId="77777777" w:rsidR="00227E7D" w:rsidRPr="00227E7D" w:rsidRDefault="00227E7D" w:rsidP="00986EED">
      <w:pPr>
        <w:numPr>
          <w:ilvl w:val="0"/>
          <w:numId w:val="26"/>
        </w:numPr>
        <w:spacing w:after="0" w:line="240" w:lineRule="auto"/>
      </w:pPr>
      <w:r w:rsidRPr="00227E7D">
        <w:t xml:space="preserve">How do Experts determine which tool or resource best supports the customer’s need? </w:t>
      </w:r>
    </w:p>
    <w:p w14:paraId="24FE2081" w14:textId="77777777" w:rsidR="00227E7D" w:rsidRPr="00227E7D" w:rsidRDefault="00227E7D" w:rsidP="00986EED">
      <w:pPr>
        <w:numPr>
          <w:ilvl w:val="0"/>
          <w:numId w:val="26"/>
        </w:numPr>
        <w:spacing w:after="0" w:line="240" w:lineRule="auto"/>
      </w:pPr>
      <w:r w:rsidRPr="00227E7D">
        <w:t xml:space="preserve">How do Experts use approved tools and resources instead of guessing? </w:t>
      </w:r>
    </w:p>
    <w:p w14:paraId="4431A903" w14:textId="77777777" w:rsidR="00227E7D" w:rsidRPr="00227E7D" w:rsidRDefault="00227E7D" w:rsidP="005B034A">
      <w:pPr>
        <w:spacing w:after="0" w:line="240" w:lineRule="auto"/>
        <w:rPr>
          <w:b/>
          <w:bCs/>
        </w:rPr>
      </w:pPr>
      <w:r w:rsidRPr="00227E7D">
        <w:rPr>
          <w:b/>
          <w:bCs/>
        </w:rPr>
        <w:t>Customer Communication</w:t>
      </w:r>
    </w:p>
    <w:p w14:paraId="402DC21D" w14:textId="77777777" w:rsidR="00227E7D" w:rsidRPr="00227E7D" w:rsidRDefault="00227E7D" w:rsidP="00986EED">
      <w:pPr>
        <w:numPr>
          <w:ilvl w:val="0"/>
          <w:numId w:val="27"/>
        </w:numPr>
        <w:spacing w:after="0" w:line="240" w:lineRule="auto"/>
      </w:pPr>
      <w:r w:rsidRPr="00227E7D">
        <w:t xml:space="preserve">How do Experts keep the customer informed while navigating and using tools? </w:t>
      </w:r>
    </w:p>
    <w:p w14:paraId="367CAD33" w14:textId="77777777" w:rsidR="00227E7D" w:rsidRPr="00227E7D" w:rsidRDefault="00227E7D" w:rsidP="00986EED">
      <w:pPr>
        <w:numPr>
          <w:ilvl w:val="0"/>
          <w:numId w:val="27"/>
        </w:numPr>
        <w:spacing w:after="0" w:line="240" w:lineRule="auto"/>
      </w:pPr>
      <w:r w:rsidRPr="00227E7D">
        <w:t xml:space="preserve">How do Experts translate tool guidance into clear, customer-friendly next steps? </w:t>
      </w:r>
    </w:p>
    <w:p w14:paraId="680D4F1F" w14:textId="77777777" w:rsidR="00227E7D" w:rsidRPr="00227E7D" w:rsidRDefault="00227E7D" w:rsidP="005B034A">
      <w:pPr>
        <w:spacing w:after="0" w:line="240" w:lineRule="auto"/>
        <w:rPr>
          <w:b/>
          <w:bCs/>
        </w:rPr>
      </w:pPr>
      <w:r w:rsidRPr="00227E7D">
        <w:rPr>
          <w:b/>
          <w:bCs/>
        </w:rPr>
        <w:t>Adjusting the Tool Path</w:t>
      </w:r>
    </w:p>
    <w:p w14:paraId="61A1510B" w14:textId="77777777" w:rsidR="00227E7D" w:rsidRPr="00227E7D" w:rsidRDefault="00227E7D" w:rsidP="00986EED">
      <w:pPr>
        <w:numPr>
          <w:ilvl w:val="0"/>
          <w:numId w:val="28"/>
        </w:numPr>
        <w:spacing w:after="0" w:line="240" w:lineRule="auto"/>
      </w:pPr>
      <w:r w:rsidRPr="00227E7D">
        <w:t xml:space="preserve">What should Experts do when the first search result, tool prompt, Guided Flow path, or remote-support path does not fit the customer’s situation? </w:t>
      </w:r>
    </w:p>
    <w:p w14:paraId="04AF0BB6" w14:textId="77777777" w:rsidR="00227E7D" w:rsidRPr="00227E7D" w:rsidRDefault="00227E7D" w:rsidP="00986EED">
      <w:pPr>
        <w:numPr>
          <w:ilvl w:val="0"/>
          <w:numId w:val="28"/>
        </w:numPr>
        <w:spacing w:after="0" w:line="240" w:lineRule="auto"/>
      </w:pPr>
      <w:r w:rsidRPr="00227E7D">
        <w:t xml:space="preserve">How do Experts determine when to continue with the current tool, return to an earlier decision point, or select another approved resource? </w:t>
      </w:r>
    </w:p>
    <w:p w14:paraId="4A60EA22" w14:textId="77777777" w:rsidR="00227E7D" w:rsidRPr="00227E7D" w:rsidRDefault="00227E7D" w:rsidP="005B034A">
      <w:pPr>
        <w:spacing w:after="0" w:line="240" w:lineRule="auto"/>
        <w:rPr>
          <w:b/>
          <w:bCs/>
        </w:rPr>
      </w:pPr>
      <w:r w:rsidRPr="00227E7D">
        <w:rPr>
          <w:b/>
          <w:bCs/>
        </w:rPr>
        <w:t>Tool Boundaries</w:t>
      </w:r>
    </w:p>
    <w:p w14:paraId="0302E9DB" w14:textId="77777777" w:rsidR="00227E7D" w:rsidRPr="00227E7D" w:rsidRDefault="00227E7D" w:rsidP="00986EED">
      <w:pPr>
        <w:numPr>
          <w:ilvl w:val="0"/>
          <w:numId w:val="29"/>
        </w:numPr>
        <w:spacing w:after="0" w:line="240" w:lineRule="auto"/>
      </w:pPr>
      <w:r w:rsidRPr="00227E7D">
        <w:t xml:space="preserve">Where does Asurion tool support stop before client tools are needed? </w:t>
      </w:r>
    </w:p>
    <w:p w14:paraId="18D6A9D7" w14:textId="7546796E" w:rsidR="007648D8" w:rsidRPr="007648D8" w:rsidRDefault="00227E7D" w:rsidP="00986EED">
      <w:pPr>
        <w:numPr>
          <w:ilvl w:val="0"/>
          <w:numId w:val="29"/>
        </w:numPr>
        <w:spacing w:after="0" w:line="240" w:lineRule="auto"/>
      </w:pPr>
      <w:r w:rsidRPr="00227E7D">
        <w:t>How do Experts recognize when they need to move from an Asurion tool to a client tool or another approved support path?</w:t>
      </w:r>
    </w:p>
    <w:p w14:paraId="6EAE51AF" w14:textId="77777777" w:rsidR="007648D8" w:rsidRDefault="007648D8" w:rsidP="005B034A">
      <w:pPr>
        <w:spacing w:after="0" w:line="240" w:lineRule="auto"/>
      </w:pPr>
    </w:p>
    <w:p w14:paraId="2FD14E3E" w14:textId="437BB742" w:rsidR="70F20F79" w:rsidRDefault="70F20F79" w:rsidP="005B034A">
      <w:pPr>
        <w:pStyle w:val="Subtitle"/>
        <w:spacing w:after="0" w:line="240" w:lineRule="auto"/>
        <w:rPr>
          <w:rFonts w:hint="eastAsia"/>
        </w:rPr>
      </w:pPr>
      <w:r>
        <w:t>Core Capabilities</w:t>
      </w:r>
    </w:p>
    <w:p w14:paraId="7D326EF3" w14:textId="77777777" w:rsidR="00A460BC" w:rsidRPr="00A460BC" w:rsidRDefault="00A460BC" w:rsidP="005B034A">
      <w:pPr>
        <w:spacing w:after="0" w:line="240" w:lineRule="auto"/>
        <w:rPr>
          <w:rFonts w:eastAsia="Times New Roman" w:cs="Times New Roman"/>
          <w:kern w:val="0"/>
          <w14:ligatures w14:val="none"/>
        </w:rPr>
      </w:pPr>
      <w:r w:rsidRPr="00A460BC">
        <w:rPr>
          <w:rFonts w:eastAsia="Times New Roman" w:cs="Times New Roman"/>
          <w:kern w:val="0"/>
          <w14:ligatures w14:val="none"/>
        </w:rPr>
        <w:t>Upon successful completion of this learning block, Experts are prepared to:</w:t>
      </w:r>
    </w:p>
    <w:p w14:paraId="12D76547" w14:textId="77777777" w:rsidR="00A460BC" w:rsidRPr="00A460BC" w:rsidRDefault="00A460BC" w:rsidP="00986EED">
      <w:pPr>
        <w:numPr>
          <w:ilvl w:val="0"/>
          <w:numId w:val="130"/>
        </w:numPr>
        <w:spacing w:after="0" w:line="240" w:lineRule="auto"/>
        <w:rPr>
          <w:rFonts w:eastAsia="Times New Roman" w:cs="Times New Roman"/>
          <w:kern w:val="0"/>
          <w14:ligatures w14:val="none"/>
        </w:rPr>
      </w:pPr>
      <w:r w:rsidRPr="00A460BC">
        <w:rPr>
          <w:rFonts w:eastAsia="Times New Roman" w:cs="Times New Roman"/>
          <w:kern w:val="0"/>
          <w14:ligatures w14:val="none"/>
        </w:rPr>
        <w:t>Support customer interactions by selecting and using the appropriate Asurion tools to locate approved guidance, complete workflows, and determine the appropriate next action.</w:t>
      </w:r>
    </w:p>
    <w:p w14:paraId="6C551827" w14:textId="77777777" w:rsidR="00A460BC" w:rsidRPr="00A460BC" w:rsidRDefault="00A460BC" w:rsidP="00986EED">
      <w:pPr>
        <w:numPr>
          <w:ilvl w:val="0"/>
          <w:numId w:val="130"/>
        </w:numPr>
        <w:spacing w:after="0" w:line="240" w:lineRule="auto"/>
        <w:rPr>
          <w:rFonts w:eastAsia="Times New Roman" w:cs="Times New Roman"/>
          <w:kern w:val="0"/>
          <w14:ligatures w14:val="none"/>
        </w:rPr>
      </w:pPr>
      <w:r w:rsidRPr="00A460BC">
        <w:rPr>
          <w:rFonts w:eastAsia="Times New Roman" w:cs="Times New Roman"/>
          <w:kern w:val="0"/>
          <w14:ligatures w14:val="none"/>
        </w:rPr>
        <w:t>Navigate the Asurion tool ecosystem efficiently while maintaining ownership of the customer conversation and minimizing unnecessary customer effort.</w:t>
      </w:r>
    </w:p>
    <w:p w14:paraId="178C7553" w14:textId="77777777" w:rsidR="00A460BC" w:rsidRPr="00A460BC" w:rsidRDefault="00A460BC" w:rsidP="00986EED">
      <w:pPr>
        <w:numPr>
          <w:ilvl w:val="0"/>
          <w:numId w:val="130"/>
        </w:numPr>
        <w:spacing w:after="0" w:line="240" w:lineRule="auto"/>
        <w:rPr>
          <w:rFonts w:eastAsia="Times New Roman" w:cs="Times New Roman"/>
          <w:kern w:val="0"/>
          <w14:ligatures w14:val="none"/>
        </w:rPr>
      </w:pPr>
      <w:r w:rsidRPr="00A460BC">
        <w:rPr>
          <w:rFonts w:eastAsia="Times New Roman" w:cs="Times New Roman"/>
          <w:kern w:val="0"/>
          <w14:ligatures w14:val="none"/>
        </w:rPr>
        <w:t>Use approved tools and resources as the primary source of truth when making customer-impacting decisions, selecting workflows, and communicating guidance.</w:t>
      </w:r>
    </w:p>
    <w:p w14:paraId="027DACE0" w14:textId="77777777" w:rsidR="00A460BC" w:rsidRPr="00A460BC" w:rsidRDefault="00A460BC" w:rsidP="00986EED">
      <w:pPr>
        <w:numPr>
          <w:ilvl w:val="0"/>
          <w:numId w:val="130"/>
        </w:numPr>
        <w:spacing w:after="0" w:line="240" w:lineRule="auto"/>
        <w:rPr>
          <w:rFonts w:eastAsia="Times New Roman" w:cs="Times New Roman"/>
          <w:kern w:val="0"/>
          <w14:ligatures w14:val="none"/>
        </w:rPr>
      </w:pPr>
      <w:r w:rsidRPr="00A460BC">
        <w:rPr>
          <w:rFonts w:eastAsia="Times New Roman" w:cs="Times New Roman"/>
          <w:kern w:val="0"/>
          <w14:ligatures w14:val="none"/>
        </w:rPr>
        <w:t>Adapt to changing customer needs by recognizing when a tool, workflow, or search result does not support the situation and selecting the appropriate alternative resource or support path.</w:t>
      </w:r>
    </w:p>
    <w:p w14:paraId="2A5DB7F0" w14:textId="77777777" w:rsidR="00A460BC" w:rsidRPr="00A460BC" w:rsidRDefault="00A460BC" w:rsidP="00986EED">
      <w:pPr>
        <w:numPr>
          <w:ilvl w:val="0"/>
          <w:numId w:val="130"/>
        </w:numPr>
        <w:spacing w:after="0" w:line="240" w:lineRule="auto"/>
        <w:rPr>
          <w:rFonts w:eastAsia="Times New Roman" w:cs="Times New Roman"/>
          <w:kern w:val="0"/>
          <w14:ligatures w14:val="none"/>
        </w:rPr>
      </w:pPr>
      <w:r w:rsidRPr="00A460BC">
        <w:rPr>
          <w:rFonts w:eastAsia="Times New Roman" w:cs="Times New Roman"/>
          <w:kern w:val="0"/>
          <w14:ligatures w14:val="none"/>
        </w:rPr>
        <w:t>Translate tool guidance into clear, customer-friendly communication that keeps customers informed, sets expectations, and explains next steps throughout the interaction.</w:t>
      </w:r>
    </w:p>
    <w:p w14:paraId="68662C42" w14:textId="77777777" w:rsidR="00A460BC" w:rsidRPr="00A460BC" w:rsidRDefault="00A460BC" w:rsidP="00986EED">
      <w:pPr>
        <w:numPr>
          <w:ilvl w:val="0"/>
          <w:numId w:val="130"/>
        </w:numPr>
        <w:spacing w:after="0" w:line="240" w:lineRule="auto"/>
        <w:rPr>
          <w:rFonts w:eastAsia="Times New Roman" w:cs="Times New Roman"/>
          <w:kern w:val="0"/>
          <w14:ligatures w14:val="none"/>
        </w:rPr>
      </w:pPr>
      <w:r w:rsidRPr="00A460BC">
        <w:rPr>
          <w:rFonts w:eastAsia="Times New Roman" w:cs="Times New Roman"/>
          <w:kern w:val="0"/>
          <w14:ligatures w14:val="none"/>
        </w:rPr>
        <w:t>Build the foundational tool proficiency required to support client systems, troubleshooting, activations, account support, claims, and sales workflows throughout the remainder of Launchpad.</w:t>
      </w:r>
    </w:p>
    <w:p w14:paraId="312ABD51" w14:textId="77777777" w:rsidR="003B36A1" w:rsidRDefault="003B36A1" w:rsidP="005B034A">
      <w:pPr>
        <w:pStyle w:val="Subtitle"/>
        <w:spacing w:after="0" w:line="240" w:lineRule="auto"/>
        <w:rPr>
          <w:rFonts w:hint="eastAsia"/>
        </w:rPr>
      </w:pPr>
      <w:r>
        <w:t>Assessment Methods</w:t>
      </w:r>
    </w:p>
    <w:p w14:paraId="4FAD94A8" w14:textId="77777777" w:rsidR="003B36A1" w:rsidRPr="006C363D" w:rsidRDefault="003B36A1" w:rsidP="00986EED">
      <w:pPr>
        <w:numPr>
          <w:ilvl w:val="0"/>
          <w:numId w:val="30"/>
        </w:numPr>
        <w:spacing w:after="0" w:line="240" w:lineRule="auto"/>
      </w:pPr>
      <w:r w:rsidRPr="006C363D">
        <w:t xml:space="preserve">Knowledge Check </w:t>
      </w:r>
    </w:p>
    <w:p w14:paraId="512CCEC4" w14:textId="77777777" w:rsidR="003B36A1" w:rsidRDefault="003B36A1" w:rsidP="00986EED">
      <w:pPr>
        <w:numPr>
          <w:ilvl w:val="0"/>
          <w:numId w:val="30"/>
        </w:numPr>
        <w:spacing w:after="0" w:line="240" w:lineRule="auto"/>
      </w:pPr>
      <w:r w:rsidRPr="006C363D">
        <w:t xml:space="preserve">Simulation </w:t>
      </w:r>
    </w:p>
    <w:p w14:paraId="3F0517F6" w14:textId="77777777" w:rsidR="003B36A1" w:rsidRDefault="003B36A1" w:rsidP="00986EED">
      <w:pPr>
        <w:numPr>
          <w:ilvl w:val="1"/>
          <w:numId w:val="30"/>
        </w:numPr>
        <w:spacing w:after="0" w:line="240" w:lineRule="auto"/>
      </w:pPr>
      <w:r>
        <w:t>Training Assist</w:t>
      </w:r>
    </w:p>
    <w:p w14:paraId="4174FB47" w14:textId="77777777" w:rsidR="003B36A1" w:rsidRDefault="003B36A1" w:rsidP="00986EED">
      <w:pPr>
        <w:numPr>
          <w:ilvl w:val="1"/>
          <w:numId w:val="30"/>
        </w:numPr>
        <w:spacing w:after="0" w:line="240" w:lineRule="auto"/>
      </w:pPr>
      <w:r>
        <w:t xml:space="preserve">Assima- </w:t>
      </w:r>
    </w:p>
    <w:p w14:paraId="3FD8B480" w14:textId="77777777" w:rsidR="003B36A1" w:rsidRDefault="003B36A1" w:rsidP="00986EED">
      <w:pPr>
        <w:numPr>
          <w:ilvl w:val="2"/>
          <w:numId w:val="30"/>
        </w:numPr>
        <w:spacing w:after="0" w:line="240" w:lineRule="auto"/>
      </w:pPr>
      <w:r>
        <w:t>Expert Workspace- includes Expert Assist and Guided Flows</w:t>
      </w:r>
    </w:p>
    <w:p w14:paraId="779166F1" w14:textId="77777777" w:rsidR="003B36A1" w:rsidRPr="006C363D" w:rsidRDefault="003B36A1" w:rsidP="00986EED">
      <w:pPr>
        <w:numPr>
          <w:ilvl w:val="2"/>
          <w:numId w:val="30"/>
        </w:numPr>
        <w:spacing w:after="0" w:line="240" w:lineRule="auto"/>
      </w:pPr>
      <w:r>
        <w:t>Helix Search</w:t>
      </w:r>
    </w:p>
    <w:p w14:paraId="20272097" w14:textId="77777777" w:rsidR="003B36A1" w:rsidRDefault="003B36A1" w:rsidP="005B034A">
      <w:pPr>
        <w:spacing w:after="0" w:line="240" w:lineRule="auto"/>
      </w:pPr>
    </w:p>
    <w:p w14:paraId="181A1035" w14:textId="77777777" w:rsidR="003B36A1" w:rsidRDefault="003B36A1" w:rsidP="005B034A">
      <w:pPr>
        <w:pStyle w:val="Subtitle"/>
        <w:spacing w:after="0" w:line="240" w:lineRule="auto"/>
        <w:rPr>
          <w:rFonts w:hint="eastAsia"/>
        </w:rPr>
      </w:pPr>
      <w:r>
        <w:t>Minimum Performance Expectations</w:t>
      </w:r>
    </w:p>
    <w:p w14:paraId="3AEC8271" w14:textId="77777777" w:rsidR="003B36A1" w:rsidRPr="001B542F" w:rsidRDefault="003B36A1" w:rsidP="005B034A">
      <w:pPr>
        <w:spacing w:after="0" w:line="240" w:lineRule="auto"/>
      </w:pPr>
      <w:r w:rsidRPr="001B542F">
        <w:t>Experts must demonstrate the ability to:</w:t>
      </w:r>
    </w:p>
    <w:p w14:paraId="16613624" w14:textId="5D4F6C98" w:rsidR="4C45DD3D" w:rsidRPr="00600479" w:rsidRDefault="4C45DD3D" w:rsidP="00986EED">
      <w:pPr>
        <w:pStyle w:val="ListParagraph"/>
        <w:numPr>
          <w:ilvl w:val="0"/>
          <w:numId w:val="24"/>
        </w:numPr>
        <w:spacing w:after="0" w:line="240" w:lineRule="auto"/>
      </w:pPr>
      <w:r w:rsidRPr="00600479">
        <w:t>Successfully complete all 10 required Asurion Tools simulations, including successful re-demonstration of any skill requiring coaching before progressing.</w:t>
      </w:r>
    </w:p>
    <w:p w14:paraId="1729C425" w14:textId="3A9AB356" w:rsidR="4C45DD3D" w:rsidRPr="00600479" w:rsidRDefault="4C45DD3D" w:rsidP="00986EED">
      <w:pPr>
        <w:pStyle w:val="ListParagraph"/>
        <w:numPr>
          <w:ilvl w:val="0"/>
          <w:numId w:val="24"/>
        </w:numPr>
        <w:spacing w:after="0" w:line="240" w:lineRule="auto"/>
      </w:pPr>
      <w:r w:rsidRPr="00600479">
        <w:t xml:space="preserve">Independently launch Citrix, Expert Workspace, </w:t>
      </w:r>
      <w:r w:rsidR="00AD2A1A" w:rsidRPr="00600479">
        <w:t xml:space="preserve">and </w:t>
      </w:r>
      <w:r w:rsidRPr="00600479">
        <w:t>Helix Search</w:t>
      </w:r>
      <w:r w:rsidR="00AD2A1A" w:rsidRPr="00600479">
        <w:t xml:space="preserve"> </w:t>
      </w:r>
      <w:r w:rsidRPr="00600479">
        <w:t>in 100% of evaluated tool scenarios without trainer assistance.</w:t>
      </w:r>
    </w:p>
    <w:p w14:paraId="21193166" w14:textId="18837869" w:rsidR="4C45DD3D" w:rsidRPr="00600479" w:rsidRDefault="4C45DD3D" w:rsidP="00986EED">
      <w:pPr>
        <w:pStyle w:val="ListParagraph"/>
        <w:numPr>
          <w:ilvl w:val="0"/>
          <w:numId w:val="24"/>
        </w:numPr>
        <w:spacing w:after="0" w:line="240" w:lineRule="auto"/>
      </w:pPr>
      <w:r w:rsidRPr="00600479">
        <w:t>Select the appropriate Asurion tool before beginning the customer-support workflow in 9 of 10 evaluated customer scenarios.</w:t>
      </w:r>
    </w:p>
    <w:p w14:paraId="3DFD9CE4" w14:textId="45DC1D48" w:rsidR="4C45DD3D" w:rsidRPr="00600479" w:rsidRDefault="4C45DD3D" w:rsidP="00986EED">
      <w:pPr>
        <w:pStyle w:val="ListParagraph"/>
        <w:numPr>
          <w:ilvl w:val="0"/>
          <w:numId w:val="24"/>
        </w:numPr>
        <w:spacing w:after="0" w:line="240" w:lineRule="auto"/>
      </w:pPr>
      <w:r w:rsidRPr="00600479">
        <w:t>Use Expert Workspace to locate and identify the correct customer line and supporting account information in 10 of 10 assigned account-lookup scenarios.</w:t>
      </w:r>
    </w:p>
    <w:p w14:paraId="25BCE4B4" w14:textId="145DF09E" w:rsidR="4C45DD3D" w:rsidRPr="00600479" w:rsidRDefault="4C45DD3D" w:rsidP="00986EED">
      <w:pPr>
        <w:pStyle w:val="ListParagraph"/>
        <w:numPr>
          <w:ilvl w:val="0"/>
          <w:numId w:val="24"/>
        </w:numPr>
        <w:spacing w:after="0" w:line="240" w:lineRule="auto"/>
      </w:pPr>
      <w:r w:rsidRPr="00600479">
        <w:t>Create complete Expert Assist prompts that include the customer’s issue, affected device or application, relevant context, and previously attempted troubleshooting in 9 of 10 evaluated scenarios.</w:t>
      </w:r>
    </w:p>
    <w:p w14:paraId="573DB49F" w14:textId="5FCE104C" w:rsidR="4C45DD3D" w:rsidRPr="00600479" w:rsidRDefault="4C45DD3D" w:rsidP="00986EED">
      <w:pPr>
        <w:pStyle w:val="ListParagraph"/>
        <w:numPr>
          <w:ilvl w:val="0"/>
          <w:numId w:val="24"/>
        </w:numPr>
        <w:spacing w:after="0" w:line="240" w:lineRule="auto"/>
      </w:pPr>
      <w:r w:rsidRPr="00600479">
        <w:t>Use Helix Search to locate the current approved resource and identify the supported next action in 9 of 10 evaluated search scenarios.</w:t>
      </w:r>
    </w:p>
    <w:p w14:paraId="06C549EB" w14:textId="6976D846" w:rsidR="4C45DD3D" w:rsidRPr="00600479" w:rsidRDefault="4C45DD3D" w:rsidP="00986EED">
      <w:pPr>
        <w:pStyle w:val="ListParagraph"/>
        <w:numPr>
          <w:ilvl w:val="0"/>
          <w:numId w:val="24"/>
        </w:numPr>
        <w:spacing w:after="0" w:line="240" w:lineRule="auto"/>
      </w:pPr>
      <w:r w:rsidRPr="00600479">
        <w:t xml:space="preserve">Complete Guided Flow activities by selecting the correct workflow, following required steps in sequence, and identifying the supported next action in </w:t>
      </w:r>
      <w:r w:rsidR="004C3BC5" w:rsidRPr="00600479">
        <w:t>3</w:t>
      </w:r>
      <w:r w:rsidRPr="00600479">
        <w:t xml:space="preserve"> of </w:t>
      </w:r>
      <w:r w:rsidR="004C3BC5" w:rsidRPr="00600479">
        <w:t xml:space="preserve">the </w:t>
      </w:r>
      <w:r w:rsidRPr="00600479">
        <w:t>10 evaluated scenarios.</w:t>
      </w:r>
    </w:p>
    <w:p w14:paraId="45106F03" w14:textId="4F57BF8A" w:rsidR="4C45DD3D" w:rsidRPr="00600479" w:rsidRDefault="4C45DD3D" w:rsidP="00986EED">
      <w:pPr>
        <w:pStyle w:val="ListParagraph"/>
        <w:numPr>
          <w:ilvl w:val="0"/>
          <w:numId w:val="24"/>
        </w:numPr>
        <w:spacing w:after="0" w:line="240" w:lineRule="auto"/>
      </w:pPr>
      <w:r w:rsidRPr="00600479">
        <w:t>Determine when LogMeIn is an appropriate support tool based on the customer’s device, operating system, permissions, and support need in 9 of 10 evaluated customer scenarios.</w:t>
      </w:r>
    </w:p>
    <w:p w14:paraId="066B5A58" w14:textId="0631093C" w:rsidR="4C45DD3D" w:rsidRPr="00600479" w:rsidRDefault="4C45DD3D" w:rsidP="00986EED">
      <w:pPr>
        <w:pStyle w:val="ListParagraph"/>
        <w:numPr>
          <w:ilvl w:val="0"/>
          <w:numId w:val="24"/>
        </w:numPr>
        <w:spacing w:after="0" w:line="240" w:lineRule="auto"/>
      </w:pPr>
      <w:r w:rsidRPr="00600479">
        <w:t>Maintain customer ownership during 9 of 10 evaluated tool interactions by explaining what is being checked, why it is being checked, and the expected next step while navigating support tools.</w:t>
      </w:r>
    </w:p>
    <w:p w14:paraId="24B61F30" w14:textId="2171B9F4" w:rsidR="4C45DD3D" w:rsidRPr="00600479" w:rsidRDefault="4C45DD3D" w:rsidP="00986EED">
      <w:pPr>
        <w:pStyle w:val="ListParagraph"/>
        <w:numPr>
          <w:ilvl w:val="0"/>
          <w:numId w:val="24"/>
        </w:numPr>
        <w:spacing w:after="0" w:line="240" w:lineRule="auto"/>
      </w:pPr>
      <w:r w:rsidRPr="00600479">
        <w:t>Complete required documentation in 100% of evaluated documentation scenarios by accurately recording the customer issue, actions taken, outcome, and next step.</w:t>
      </w:r>
    </w:p>
    <w:p w14:paraId="2B83BF72" w14:textId="0B2430F7" w:rsidR="4C45DD3D" w:rsidRPr="00600479" w:rsidRDefault="4C45DD3D" w:rsidP="00986EED">
      <w:pPr>
        <w:pStyle w:val="ListParagraph"/>
        <w:numPr>
          <w:ilvl w:val="0"/>
          <w:numId w:val="24"/>
        </w:numPr>
        <w:spacing w:after="0" w:line="240" w:lineRule="auto"/>
      </w:pPr>
      <w:r w:rsidRPr="00600479">
        <w:t>Recover from unsuccessful search results, tool prompts, or workflow paths in 9 of 10 evaluated scenarios by selecting another approved resource rather than relying on memory or unsupported guidance.</w:t>
      </w:r>
    </w:p>
    <w:p w14:paraId="25907023" w14:textId="4310322E" w:rsidR="003B36A1" w:rsidRDefault="4C45DD3D" w:rsidP="00986EED">
      <w:pPr>
        <w:pStyle w:val="ListParagraph"/>
        <w:numPr>
          <w:ilvl w:val="0"/>
          <w:numId w:val="24"/>
        </w:numPr>
        <w:spacing w:after="0" w:line="240" w:lineRule="auto"/>
        <w:rPr>
          <w:b/>
        </w:rPr>
      </w:pPr>
      <w:r w:rsidRPr="00600479">
        <w:t>Complete all evaluated tool activities with zero critical customer-information, workflow, or documentation errors.</w:t>
      </w:r>
    </w:p>
    <w:p w14:paraId="288E92CD" w14:textId="77777777" w:rsidR="00A24E76" w:rsidRDefault="00A24E76" w:rsidP="005B034A">
      <w:pPr>
        <w:pStyle w:val="ListParagraph"/>
        <w:spacing w:after="0" w:line="240" w:lineRule="auto"/>
      </w:pPr>
    </w:p>
    <w:p w14:paraId="048ADA6A" w14:textId="40D29C57" w:rsidR="1D00A312" w:rsidRDefault="1D00A312" w:rsidP="005B034A">
      <w:pPr>
        <w:pStyle w:val="Subtitle"/>
        <w:spacing w:after="0" w:line="240" w:lineRule="auto"/>
        <w:rPr>
          <w:rFonts w:hint="eastAsia"/>
        </w:rPr>
      </w:pPr>
      <w:r>
        <w:t>Courses and Resources</w:t>
      </w:r>
      <w:r w:rsidR="32EF68CC">
        <w:t xml:space="preserve"> (~2 hours)</w:t>
      </w:r>
    </w:p>
    <w:tbl>
      <w:tblPr>
        <w:tblW w:w="14177"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739"/>
        <w:gridCol w:w="1066"/>
        <w:gridCol w:w="766"/>
        <w:gridCol w:w="1920"/>
        <w:gridCol w:w="2252"/>
        <w:gridCol w:w="2325"/>
        <w:gridCol w:w="4109"/>
      </w:tblGrid>
      <w:tr w:rsidR="0051086D" w14:paraId="547327FE" w14:textId="77777777" w:rsidTr="26305C7F">
        <w:trPr>
          <w:cantSplit/>
          <w:trHeight w:val="164"/>
          <w:jc w:val="center"/>
        </w:trPr>
        <w:tc>
          <w:tcPr>
            <w:tcW w:w="1739" w:type="dxa"/>
            <w:shd w:val="clear" w:color="auto" w:fill="EAF2F8"/>
            <w:tcMar>
              <w:top w:w="70" w:type="dxa"/>
              <w:left w:w="70" w:type="dxa"/>
              <w:bottom w:w="70" w:type="dxa"/>
              <w:right w:w="70" w:type="dxa"/>
            </w:tcMar>
          </w:tcPr>
          <w:p w14:paraId="5CFBC931" w14:textId="2B1E91F8" w:rsidR="0051086D" w:rsidRDefault="0051086D" w:rsidP="005B034A">
            <w:pPr>
              <w:spacing w:after="0" w:line="240" w:lineRule="auto"/>
            </w:pPr>
            <w:r>
              <w:rPr>
                <w:rFonts w:ascii="Apercu Pro" w:eastAsia="Apercu Pro" w:hAnsi="Apercu Pro" w:cs="Apercu Pro"/>
                <w:b/>
                <w:sz w:val="20"/>
              </w:rPr>
              <w:t xml:space="preserve">Course </w:t>
            </w:r>
          </w:p>
        </w:tc>
        <w:tc>
          <w:tcPr>
            <w:tcW w:w="1066" w:type="dxa"/>
            <w:shd w:val="clear" w:color="auto" w:fill="EAF2F8"/>
            <w:tcMar>
              <w:top w:w="70" w:type="dxa"/>
              <w:left w:w="70" w:type="dxa"/>
              <w:bottom w:w="70" w:type="dxa"/>
              <w:right w:w="70" w:type="dxa"/>
            </w:tcMar>
          </w:tcPr>
          <w:p w14:paraId="4262469A" w14:textId="77777777" w:rsidR="0051086D" w:rsidRDefault="0051086D" w:rsidP="005B034A">
            <w:pPr>
              <w:spacing w:after="0" w:line="240" w:lineRule="auto"/>
            </w:pPr>
            <w:r>
              <w:rPr>
                <w:rFonts w:ascii="Apercu Pro" w:eastAsia="Apercu Pro" w:hAnsi="Apercu Pro" w:cs="Apercu Pro"/>
                <w:b/>
                <w:sz w:val="20"/>
              </w:rPr>
              <w:t>Modality</w:t>
            </w:r>
          </w:p>
        </w:tc>
        <w:tc>
          <w:tcPr>
            <w:tcW w:w="766" w:type="dxa"/>
            <w:shd w:val="clear" w:color="auto" w:fill="EAF2F8"/>
            <w:tcMar>
              <w:top w:w="70" w:type="dxa"/>
              <w:left w:w="70" w:type="dxa"/>
              <w:bottom w:w="70" w:type="dxa"/>
              <w:right w:w="70" w:type="dxa"/>
            </w:tcMar>
          </w:tcPr>
          <w:p w14:paraId="4F3B47B4" w14:textId="71C75A30" w:rsidR="0051086D" w:rsidRDefault="26305C7F" w:rsidP="26305C7F">
            <w:pPr>
              <w:spacing w:after="0" w:line="240" w:lineRule="auto"/>
            </w:pPr>
            <w:r w:rsidRPr="26305C7F">
              <w:rPr>
                <w:rFonts w:ascii="Apercu Pro" w:eastAsia="Apercu Pro" w:hAnsi="Apercu Pro" w:cs="Apercu Pro"/>
                <w:b/>
                <w:bCs/>
                <w:sz w:val="20"/>
                <w:szCs w:val="20"/>
              </w:rPr>
              <w:t>Length</w:t>
            </w:r>
          </w:p>
        </w:tc>
        <w:tc>
          <w:tcPr>
            <w:tcW w:w="1920" w:type="dxa"/>
            <w:shd w:val="clear" w:color="auto" w:fill="EAF2F8"/>
            <w:tcMar>
              <w:top w:w="70" w:type="dxa"/>
              <w:left w:w="70" w:type="dxa"/>
              <w:bottom w:w="70" w:type="dxa"/>
              <w:right w:w="70" w:type="dxa"/>
            </w:tcMar>
          </w:tcPr>
          <w:p w14:paraId="55187BD7" w14:textId="136DCB27" w:rsidR="26305C7F" w:rsidRDefault="26305C7F" w:rsidP="26305C7F">
            <w:pPr>
              <w:spacing w:line="240" w:lineRule="auto"/>
            </w:pPr>
            <w:r w:rsidRPr="26305C7F">
              <w:rPr>
                <w:rFonts w:ascii="Apercu Pro" w:eastAsia="Apercu Pro" w:hAnsi="Apercu Pro" w:cs="Apercu Pro"/>
                <w:b/>
                <w:bCs/>
                <w:sz w:val="20"/>
                <w:szCs w:val="20"/>
              </w:rPr>
              <w:t>Stakeholder Review</w:t>
            </w:r>
          </w:p>
        </w:tc>
        <w:tc>
          <w:tcPr>
            <w:tcW w:w="2252" w:type="dxa"/>
            <w:shd w:val="clear" w:color="auto" w:fill="EAF2F8"/>
          </w:tcPr>
          <w:p w14:paraId="1640AB4E" w14:textId="575B8DA7" w:rsidR="00080706" w:rsidRDefault="00080706"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2325" w:type="dxa"/>
            <w:shd w:val="clear" w:color="auto" w:fill="EAF2F8"/>
          </w:tcPr>
          <w:p w14:paraId="105225EA" w14:textId="628EAAF0" w:rsidR="0051086D" w:rsidRDefault="0051086D"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4109" w:type="dxa"/>
            <w:shd w:val="clear" w:color="auto" w:fill="EAF2F8"/>
            <w:tcMar>
              <w:top w:w="70" w:type="dxa"/>
              <w:left w:w="70" w:type="dxa"/>
              <w:bottom w:w="70" w:type="dxa"/>
              <w:right w:w="70" w:type="dxa"/>
            </w:tcMar>
          </w:tcPr>
          <w:p w14:paraId="303AA25A" w14:textId="73B20AB8" w:rsidR="0051086D" w:rsidRDefault="0051086D" w:rsidP="005B034A">
            <w:pPr>
              <w:spacing w:after="0" w:line="240" w:lineRule="auto"/>
            </w:pPr>
            <w:r>
              <w:rPr>
                <w:rFonts w:ascii="Apercu Pro" w:eastAsia="Apercu Pro" w:hAnsi="Apercu Pro" w:cs="Apercu Pro"/>
                <w:b/>
                <w:sz w:val="20"/>
              </w:rPr>
              <w:t>High-Level Description</w:t>
            </w:r>
          </w:p>
        </w:tc>
      </w:tr>
      <w:tr w:rsidR="0051086D" w14:paraId="4F44C86F" w14:textId="77777777" w:rsidTr="26305C7F">
        <w:trPr>
          <w:cantSplit/>
          <w:trHeight w:val="164"/>
          <w:jc w:val="center"/>
        </w:trPr>
        <w:tc>
          <w:tcPr>
            <w:tcW w:w="1739" w:type="dxa"/>
            <w:tcMar>
              <w:top w:w="70" w:type="dxa"/>
              <w:left w:w="70" w:type="dxa"/>
              <w:bottom w:w="70" w:type="dxa"/>
              <w:right w:w="70" w:type="dxa"/>
            </w:tcMar>
          </w:tcPr>
          <w:p w14:paraId="730137AA" w14:textId="77777777" w:rsidR="0051086D" w:rsidRDefault="0051086D" w:rsidP="005B034A">
            <w:pPr>
              <w:spacing w:after="0" w:line="240" w:lineRule="auto"/>
            </w:pPr>
            <w:r>
              <w:rPr>
                <w:rFonts w:ascii="Apercu Pro" w:eastAsia="Apercu Pro" w:hAnsi="Apercu Pro" w:cs="Apercu Pro"/>
                <w:sz w:val="20"/>
              </w:rPr>
              <w:t>Expert Workspace Overview</w:t>
            </w:r>
          </w:p>
        </w:tc>
        <w:tc>
          <w:tcPr>
            <w:tcW w:w="1066" w:type="dxa"/>
            <w:tcMar>
              <w:top w:w="70" w:type="dxa"/>
              <w:left w:w="70" w:type="dxa"/>
              <w:bottom w:w="70" w:type="dxa"/>
              <w:right w:w="70" w:type="dxa"/>
            </w:tcMar>
          </w:tcPr>
          <w:p w14:paraId="10C178B6" w14:textId="77777777" w:rsidR="0051086D" w:rsidRDefault="0051086D" w:rsidP="005B034A">
            <w:pPr>
              <w:spacing w:after="0" w:line="240" w:lineRule="auto"/>
            </w:pPr>
            <w:r>
              <w:rPr>
                <w:rFonts w:ascii="Apercu Pro" w:eastAsia="Apercu Pro" w:hAnsi="Apercu Pro" w:cs="Apercu Pro"/>
                <w:sz w:val="20"/>
              </w:rPr>
              <w:t>Video</w:t>
            </w:r>
          </w:p>
        </w:tc>
        <w:tc>
          <w:tcPr>
            <w:tcW w:w="766" w:type="dxa"/>
            <w:tcMar>
              <w:top w:w="70" w:type="dxa"/>
              <w:left w:w="70" w:type="dxa"/>
              <w:bottom w:w="70" w:type="dxa"/>
              <w:right w:w="70" w:type="dxa"/>
            </w:tcMar>
          </w:tcPr>
          <w:p w14:paraId="69408CA5" w14:textId="77777777" w:rsidR="0051086D" w:rsidRDefault="0051086D" w:rsidP="005B034A">
            <w:pPr>
              <w:spacing w:after="0" w:line="240" w:lineRule="auto"/>
            </w:pPr>
            <w:r>
              <w:rPr>
                <w:rFonts w:ascii="Apercu Pro" w:eastAsia="Apercu Pro" w:hAnsi="Apercu Pro" w:cs="Apercu Pro"/>
                <w:sz w:val="20"/>
              </w:rPr>
              <w:t>5 min</w:t>
            </w:r>
          </w:p>
        </w:tc>
        <w:tc>
          <w:tcPr>
            <w:tcW w:w="1920" w:type="dxa"/>
            <w:tcMar>
              <w:top w:w="70" w:type="dxa"/>
              <w:left w:w="70" w:type="dxa"/>
              <w:bottom w:w="70" w:type="dxa"/>
              <w:right w:w="70" w:type="dxa"/>
            </w:tcMar>
          </w:tcPr>
          <w:p w14:paraId="621146A0" w14:textId="02CF858F" w:rsidR="26305C7F" w:rsidRDefault="26305C7F" w:rsidP="26305C7F">
            <w:pPr>
              <w:spacing w:line="240" w:lineRule="auto"/>
            </w:pPr>
            <w:r w:rsidRPr="26305C7F">
              <w:rPr>
                <w:rFonts w:ascii="Apercu Pro" w:eastAsia="Apercu Pro" w:hAnsi="Apercu Pro" w:cs="Apercu Pro"/>
                <w:sz w:val="20"/>
                <w:szCs w:val="20"/>
              </w:rPr>
              <w:t>Current Course</w:t>
            </w:r>
          </w:p>
        </w:tc>
        <w:tc>
          <w:tcPr>
            <w:tcW w:w="2252" w:type="dxa"/>
          </w:tcPr>
          <w:p w14:paraId="5F45C8D7" w14:textId="25B2216E" w:rsidR="00014B6C" w:rsidRDefault="001C49FA" w:rsidP="005B034A">
            <w:pPr>
              <w:spacing w:after="0" w:line="240" w:lineRule="auto"/>
            </w:pPr>
            <w:r>
              <w:t>1</w:t>
            </w:r>
          </w:p>
          <w:p w14:paraId="3624BBF8" w14:textId="77777777" w:rsidR="001C49FA" w:rsidRDefault="001C49FA" w:rsidP="005B034A">
            <w:pPr>
              <w:spacing w:after="0" w:line="240" w:lineRule="auto"/>
            </w:pPr>
          </w:p>
        </w:tc>
        <w:tc>
          <w:tcPr>
            <w:tcW w:w="2325" w:type="dxa"/>
          </w:tcPr>
          <w:p w14:paraId="0C073B24" w14:textId="0826B31E" w:rsidR="002B06C1" w:rsidRDefault="002B06C1"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5</w:t>
            </w:r>
          </w:p>
        </w:tc>
        <w:tc>
          <w:tcPr>
            <w:tcW w:w="4109" w:type="dxa"/>
            <w:tcMar>
              <w:top w:w="70" w:type="dxa"/>
              <w:left w:w="70" w:type="dxa"/>
              <w:bottom w:w="70" w:type="dxa"/>
              <w:right w:w="70" w:type="dxa"/>
            </w:tcMar>
          </w:tcPr>
          <w:p w14:paraId="6C608E6C" w14:textId="1E505CDD" w:rsidR="0051086D" w:rsidRDefault="0051086D" w:rsidP="005B034A">
            <w:pPr>
              <w:spacing w:after="0" w:line="240" w:lineRule="auto"/>
            </w:pPr>
            <w:r w:rsidRPr="6F821F8E">
              <w:rPr>
                <w:rFonts w:ascii="Apercu Pro" w:eastAsia="Apercu Pro" w:hAnsi="Apercu Pro" w:cs="Apercu Pro"/>
                <w:sz w:val="20"/>
                <w:szCs w:val="20"/>
              </w:rPr>
              <w:t>This short orientation video introduces Expert Workspace as the primary environment Experts use during calls. Learners see how strong navigation supports accuracy, productivity, and the customer experience.</w:t>
            </w:r>
          </w:p>
        </w:tc>
      </w:tr>
      <w:tr w:rsidR="0051086D" w14:paraId="39C04952" w14:textId="77777777" w:rsidTr="26305C7F">
        <w:trPr>
          <w:cantSplit/>
          <w:trHeight w:val="326"/>
          <w:jc w:val="center"/>
        </w:trPr>
        <w:tc>
          <w:tcPr>
            <w:tcW w:w="1739" w:type="dxa"/>
            <w:tcMar>
              <w:top w:w="70" w:type="dxa"/>
              <w:left w:w="70" w:type="dxa"/>
              <w:bottom w:w="70" w:type="dxa"/>
              <w:right w:w="70" w:type="dxa"/>
            </w:tcMar>
          </w:tcPr>
          <w:p w14:paraId="1CCA2644" w14:textId="77777777" w:rsidR="0051086D" w:rsidRDefault="0051086D" w:rsidP="005B034A">
            <w:pPr>
              <w:spacing w:after="0" w:line="240" w:lineRule="auto"/>
            </w:pPr>
            <w:r>
              <w:rPr>
                <w:rFonts w:ascii="Apercu Pro" w:eastAsia="Apercu Pro" w:hAnsi="Apercu Pro" w:cs="Apercu Pro"/>
                <w:sz w:val="20"/>
              </w:rPr>
              <w:t>Expert Workspace</w:t>
            </w:r>
          </w:p>
        </w:tc>
        <w:tc>
          <w:tcPr>
            <w:tcW w:w="1066" w:type="dxa"/>
            <w:tcMar>
              <w:top w:w="70" w:type="dxa"/>
              <w:left w:w="70" w:type="dxa"/>
              <w:bottom w:w="70" w:type="dxa"/>
              <w:right w:w="70" w:type="dxa"/>
            </w:tcMar>
          </w:tcPr>
          <w:p w14:paraId="122AAD50" w14:textId="77777777" w:rsidR="0051086D" w:rsidRDefault="0051086D" w:rsidP="005B034A">
            <w:pPr>
              <w:spacing w:after="0" w:line="240" w:lineRule="auto"/>
            </w:pPr>
            <w:r>
              <w:rPr>
                <w:rFonts w:ascii="Apercu Pro" w:eastAsia="Apercu Pro" w:hAnsi="Apercu Pro" w:cs="Apercu Pro"/>
                <w:sz w:val="20"/>
              </w:rPr>
              <w:t>CBT</w:t>
            </w:r>
          </w:p>
        </w:tc>
        <w:tc>
          <w:tcPr>
            <w:tcW w:w="766" w:type="dxa"/>
            <w:tcMar>
              <w:top w:w="70" w:type="dxa"/>
              <w:left w:w="70" w:type="dxa"/>
              <w:bottom w:w="70" w:type="dxa"/>
              <w:right w:w="70" w:type="dxa"/>
            </w:tcMar>
          </w:tcPr>
          <w:p w14:paraId="0A4788CB" w14:textId="77777777" w:rsidR="0051086D" w:rsidRDefault="0051086D" w:rsidP="005B034A">
            <w:pPr>
              <w:spacing w:after="0" w:line="240" w:lineRule="auto"/>
            </w:pPr>
            <w:r>
              <w:rPr>
                <w:rFonts w:ascii="Apercu Pro" w:eastAsia="Apercu Pro" w:hAnsi="Apercu Pro" w:cs="Apercu Pro"/>
                <w:sz w:val="20"/>
              </w:rPr>
              <w:t>20 min</w:t>
            </w:r>
          </w:p>
        </w:tc>
        <w:tc>
          <w:tcPr>
            <w:tcW w:w="1920" w:type="dxa"/>
            <w:tcMar>
              <w:top w:w="70" w:type="dxa"/>
              <w:left w:w="70" w:type="dxa"/>
              <w:bottom w:w="70" w:type="dxa"/>
              <w:right w:w="70" w:type="dxa"/>
            </w:tcMar>
          </w:tcPr>
          <w:p w14:paraId="351EEC3D" w14:textId="21441C70" w:rsidR="26305C7F" w:rsidRDefault="26305C7F" w:rsidP="26305C7F">
            <w:pPr>
              <w:spacing w:line="240" w:lineRule="auto"/>
            </w:pPr>
            <w:r w:rsidRPr="26305C7F">
              <w:rPr>
                <w:rFonts w:ascii="Apercu Pro" w:eastAsia="Apercu Pro" w:hAnsi="Apercu Pro" w:cs="Apercu Pro"/>
                <w:sz w:val="20"/>
                <w:szCs w:val="20"/>
              </w:rPr>
              <w:t>8/11</w:t>
            </w:r>
          </w:p>
        </w:tc>
        <w:tc>
          <w:tcPr>
            <w:tcW w:w="2252" w:type="dxa"/>
          </w:tcPr>
          <w:p w14:paraId="3FCB47BA" w14:textId="63276FB4" w:rsidR="00014B6C" w:rsidRDefault="001C49FA" w:rsidP="005B034A">
            <w:pPr>
              <w:spacing w:after="0" w:line="240" w:lineRule="auto"/>
            </w:pPr>
            <w:r>
              <w:t>1</w:t>
            </w:r>
            <w:r w:rsidR="006F286D">
              <w:t>-</w:t>
            </w:r>
            <w:r w:rsidR="003337E4">
              <w:t>6</w:t>
            </w:r>
          </w:p>
          <w:p w14:paraId="34B6FA53" w14:textId="77777777" w:rsidR="001C49FA" w:rsidRDefault="001C49FA" w:rsidP="005B034A">
            <w:pPr>
              <w:spacing w:after="0" w:line="240" w:lineRule="auto"/>
            </w:pPr>
          </w:p>
        </w:tc>
        <w:tc>
          <w:tcPr>
            <w:tcW w:w="2325" w:type="dxa"/>
          </w:tcPr>
          <w:p w14:paraId="55F9BE0E" w14:textId="01A0BCF3" w:rsidR="002B06C1" w:rsidRDefault="002B06C1"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5</w:t>
            </w:r>
          </w:p>
        </w:tc>
        <w:tc>
          <w:tcPr>
            <w:tcW w:w="4109" w:type="dxa"/>
            <w:tcMar>
              <w:top w:w="70" w:type="dxa"/>
              <w:left w:w="70" w:type="dxa"/>
              <w:bottom w:w="70" w:type="dxa"/>
              <w:right w:w="70" w:type="dxa"/>
            </w:tcMar>
          </w:tcPr>
          <w:p w14:paraId="75578618" w14:textId="52DBD150" w:rsidR="0051086D" w:rsidRDefault="0051086D" w:rsidP="005B034A">
            <w:pPr>
              <w:spacing w:after="0" w:line="240" w:lineRule="auto"/>
            </w:pPr>
            <w:r w:rsidRPr="2907DF93">
              <w:rPr>
                <w:rFonts w:ascii="Apercu Pro" w:eastAsia="Apercu Pro" w:hAnsi="Apercu Pro" w:cs="Apercu Pro"/>
                <w:sz w:val="20"/>
                <w:szCs w:val="20"/>
              </w:rPr>
              <w:t>This CBT builds beginner Expert Workspace navigation skills. Learners practice recognizing key areas, staying oriented, avoiding over-clicking, and using workspace information to support call accuracy.</w:t>
            </w:r>
          </w:p>
        </w:tc>
      </w:tr>
      <w:tr w:rsidR="0051086D" w14:paraId="3C4701BC" w14:textId="77777777" w:rsidTr="26305C7F">
        <w:trPr>
          <w:cantSplit/>
          <w:trHeight w:val="571"/>
          <w:jc w:val="center"/>
        </w:trPr>
        <w:tc>
          <w:tcPr>
            <w:tcW w:w="1739" w:type="dxa"/>
            <w:tcMar>
              <w:top w:w="70" w:type="dxa"/>
              <w:left w:w="70" w:type="dxa"/>
              <w:bottom w:w="70" w:type="dxa"/>
              <w:right w:w="70" w:type="dxa"/>
            </w:tcMar>
          </w:tcPr>
          <w:p w14:paraId="20C99958" w14:textId="3CC1A5C3" w:rsidR="0051086D" w:rsidRDefault="0051086D" w:rsidP="005B034A">
            <w:pPr>
              <w:spacing w:after="0" w:line="240" w:lineRule="auto"/>
            </w:pPr>
            <w:r>
              <w:rPr>
                <w:rFonts w:ascii="Apercu Pro" w:eastAsia="Apercu Pro" w:hAnsi="Apercu Pro" w:cs="Apercu Pro"/>
                <w:sz w:val="20"/>
              </w:rPr>
              <w:t>Expert Assist Review</w:t>
            </w:r>
          </w:p>
        </w:tc>
        <w:tc>
          <w:tcPr>
            <w:tcW w:w="1066" w:type="dxa"/>
            <w:tcMar>
              <w:top w:w="70" w:type="dxa"/>
              <w:left w:w="70" w:type="dxa"/>
              <w:bottom w:w="70" w:type="dxa"/>
              <w:right w:w="70" w:type="dxa"/>
            </w:tcMar>
          </w:tcPr>
          <w:p w14:paraId="710C948A" w14:textId="77777777" w:rsidR="0051086D" w:rsidRDefault="0051086D" w:rsidP="005B034A">
            <w:pPr>
              <w:spacing w:after="0" w:line="240" w:lineRule="auto"/>
            </w:pPr>
            <w:r>
              <w:rPr>
                <w:rFonts w:ascii="Apercu Pro" w:eastAsia="Apercu Pro" w:hAnsi="Apercu Pro" w:cs="Apercu Pro"/>
                <w:sz w:val="20"/>
              </w:rPr>
              <w:t>Video</w:t>
            </w:r>
          </w:p>
        </w:tc>
        <w:tc>
          <w:tcPr>
            <w:tcW w:w="766" w:type="dxa"/>
            <w:tcMar>
              <w:top w:w="70" w:type="dxa"/>
              <w:left w:w="70" w:type="dxa"/>
              <w:bottom w:w="70" w:type="dxa"/>
              <w:right w:w="70" w:type="dxa"/>
            </w:tcMar>
          </w:tcPr>
          <w:p w14:paraId="0AAB6E98" w14:textId="77777777" w:rsidR="0051086D" w:rsidRDefault="0051086D" w:rsidP="005B034A">
            <w:pPr>
              <w:spacing w:after="0" w:line="240" w:lineRule="auto"/>
            </w:pPr>
            <w:r>
              <w:rPr>
                <w:rFonts w:ascii="Apercu Pro" w:eastAsia="Apercu Pro" w:hAnsi="Apercu Pro" w:cs="Apercu Pro"/>
                <w:sz w:val="20"/>
              </w:rPr>
              <w:t>5 min</w:t>
            </w:r>
          </w:p>
        </w:tc>
        <w:tc>
          <w:tcPr>
            <w:tcW w:w="1920" w:type="dxa"/>
            <w:tcMar>
              <w:top w:w="70" w:type="dxa"/>
              <w:left w:w="70" w:type="dxa"/>
              <w:bottom w:w="70" w:type="dxa"/>
              <w:right w:w="70" w:type="dxa"/>
            </w:tcMar>
          </w:tcPr>
          <w:p w14:paraId="5AFAE602" w14:textId="5FB7F872" w:rsidR="26305C7F" w:rsidRDefault="26305C7F" w:rsidP="26305C7F">
            <w:pPr>
              <w:spacing w:line="240" w:lineRule="auto"/>
            </w:pPr>
            <w:r w:rsidRPr="26305C7F">
              <w:rPr>
                <w:rFonts w:ascii="Apercu Pro" w:eastAsia="Apercu Pro" w:hAnsi="Apercu Pro" w:cs="Apercu Pro"/>
                <w:sz w:val="20"/>
                <w:szCs w:val="20"/>
              </w:rPr>
              <w:t>Current Course</w:t>
            </w:r>
          </w:p>
        </w:tc>
        <w:tc>
          <w:tcPr>
            <w:tcW w:w="2252" w:type="dxa"/>
          </w:tcPr>
          <w:p w14:paraId="47F54591" w14:textId="2C9259E2" w:rsidR="00014B6C" w:rsidRDefault="001C49FA" w:rsidP="005B034A">
            <w:pPr>
              <w:spacing w:after="0" w:line="240" w:lineRule="auto"/>
            </w:pPr>
            <w:r>
              <w:t>1</w:t>
            </w:r>
          </w:p>
          <w:p w14:paraId="0D92CA2A" w14:textId="77777777" w:rsidR="001C49FA" w:rsidRDefault="001C49FA" w:rsidP="005B034A">
            <w:pPr>
              <w:spacing w:after="0" w:line="240" w:lineRule="auto"/>
            </w:pPr>
          </w:p>
        </w:tc>
        <w:tc>
          <w:tcPr>
            <w:tcW w:w="2325" w:type="dxa"/>
          </w:tcPr>
          <w:p w14:paraId="626D9081" w14:textId="2ADE7013" w:rsidR="003A7576" w:rsidRDefault="003A7576"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3</w:t>
            </w:r>
          </w:p>
        </w:tc>
        <w:tc>
          <w:tcPr>
            <w:tcW w:w="4109" w:type="dxa"/>
            <w:tcMar>
              <w:top w:w="70" w:type="dxa"/>
              <w:left w:w="70" w:type="dxa"/>
              <w:bottom w:w="70" w:type="dxa"/>
              <w:right w:w="70" w:type="dxa"/>
            </w:tcMar>
          </w:tcPr>
          <w:p w14:paraId="6DBE6574" w14:textId="6F3F174B" w:rsidR="0051086D" w:rsidRDefault="0051086D" w:rsidP="005B034A">
            <w:pPr>
              <w:spacing w:after="0" w:line="240" w:lineRule="auto"/>
            </w:pPr>
            <w:r w:rsidRPr="2A02958C">
              <w:rPr>
                <w:rFonts w:ascii="Apercu Pro" w:eastAsia="Apercu Pro" w:hAnsi="Apercu Pro" w:cs="Apercu Pro"/>
                <w:sz w:val="20"/>
                <w:szCs w:val="20"/>
              </w:rPr>
              <w:t xml:space="preserve">This short video </w:t>
            </w:r>
            <w:r>
              <w:rPr>
                <w:rFonts w:ascii="Apercu Pro" w:eastAsia="Apercu Pro" w:hAnsi="Apercu Pro" w:cs="Apercu Pro"/>
                <w:sz w:val="20"/>
                <w:szCs w:val="20"/>
              </w:rPr>
              <w:t>creates hype around</w:t>
            </w:r>
            <w:r w:rsidRPr="2A02958C">
              <w:rPr>
                <w:rFonts w:ascii="Apercu Pro" w:eastAsia="Apercu Pro" w:hAnsi="Apercu Pro" w:cs="Apercu Pro"/>
                <w:sz w:val="20"/>
                <w:szCs w:val="20"/>
              </w:rPr>
              <w:t xml:space="preserve"> Expert Assist and how it supports customer interactions. Learners see how to use its guidance alongside active listening, probing, judgment, and other tools.</w:t>
            </w:r>
          </w:p>
        </w:tc>
      </w:tr>
      <w:tr w:rsidR="0051086D" w14:paraId="638A7760" w14:textId="77777777" w:rsidTr="26305C7F">
        <w:trPr>
          <w:cantSplit/>
          <w:trHeight w:val="326"/>
          <w:jc w:val="center"/>
        </w:trPr>
        <w:tc>
          <w:tcPr>
            <w:tcW w:w="1739" w:type="dxa"/>
            <w:tcMar>
              <w:top w:w="70" w:type="dxa"/>
              <w:left w:w="70" w:type="dxa"/>
              <w:bottom w:w="70" w:type="dxa"/>
              <w:right w:w="70" w:type="dxa"/>
            </w:tcMar>
          </w:tcPr>
          <w:p w14:paraId="7F27078A" w14:textId="77777777" w:rsidR="0051086D" w:rsidRDefault="0051086D" w:rsidP="005B034A">
            <w:pPr>
              <w:spacing w:after="0" w:line="240" w:lineRule="auto"/>
            </w:pPr>
            <w:r>
              <w:rPr>
                <w:rFonts w:ascii="Apercu Pro" w:eastAsia="Apercu Pro" w:hAnsi="Apercu Pro" w:cs="Apercu Pro"/>
                <w:sz w:val="20"/>
              </w:rPr>
              <w:t>Helix Search</w:t>
            </w:r>
          </w:p>
        </w:tc>
        <w:tc>
          <w:tcPr>
            <w:tcW w:w="1066" w:type="dxa"/>
            <w:tcMar>
              <w:top w:w="70" w:type="dxa"/>
              <w:left w:w="70" w:type="dxa"/>
              <w:bottom w:w="70" w:type="dxa"/>
              <w:right w:w="70" w:type="dxa"/>
            </w:tcMar>
          </w:tcPr>
          <w:p w14:paraId="17592EB3" w14:textId="77777777" w:rsidR="0051086D" w:rsidRDefault="0051086D" w:rsidP="005B034A">
            <w:pPr>
              <w:spacing w:after="0" w:line="240" w:lineRule="auto"/>
            </w:pPr>
            <w:r>
              <w:rPr>
                <w:rFonts w:ascii="Apercu Pro" w:eastAsia="Apercu Pro" w:hAnsi="Apercu Pro" w:cs="Apercu Pro"/>
                <w:sz w:val="20"/>
              </w:rPr>
              <w:t>CBT</w:t>
            </w:r>
          </w:p>
        </w:tc>
        <w:tc>
          <w:tcPr>
            <w:tcW w:w="766" w:type="dxa"/>
            <w:tcMar>
              <w:top w:w="70" w:type="dxa"/>
              <w:left w:w="70" w:type="dxa"/>
              <w:bottom w:w="70" w:type="dxa"/>
              <w:right w:w="70" w:type="dxa"/>
            </w:tcMar>
          </w:tcPr>
          <w:p w14:paraId="53613C5A" w14:textId="26D0E8AA" w:rsidR="0051086D" w:rsidRDefault="0051086D" w:rsidP="005B034A">
            <w:pPr>
              <w:spacing w:after="0" w:line="240" w:lineRule="auto"/>
            </w:pPr>
            <w:r>
              <w:rPr>
                <w:rFonts w:ascii="Apercu Pro" w:eastAsia="Apercu Pro" w:hAnsi="Apercu Pro" w:cs="Apercu Pro"/>
                <w:sz w:val="20"/>
              </w:rPr>
              <w:t>10 min</w:t>
            </w:r>
          </w:p>
        </w:tc>
        <w:tc>
          <w:tcPr>
            <w:tcW w:w="1920" w:type="dxa"/>
            <w:tcMar>
              <w:top w:w="70" w:type="dxa"/>
              <w:left w:w="70" w:type="dxa"/>
              <w:bottom w:w="70" w:type="dxa"/>
              <w:right w:w="70" w:type="dxa"/>
            </w:tcMar>
          </w:tcPr>
          <w:p w14:paraId="4306989C" w14:textId="73E70D04" w:rsidR="26305C7F" w:rsidRDefault="26305C7F" w:rsidP="26305C7F">
            <w:pPr>
              <w:spacing w:line="240" w:lineRule="auto"/>
            </w:pPr>
            <w:r w:rsidRPr="26305C7F">
              <w:rPr>
                <w:rFonts w:ascii="Apercu Pro" w:eastAsia="Apercu Pro" w:hAnsi="Apercu Pro" w:cs="Apercu Pro"/>
                <w:sz w:val="20"/>
                <w:szCs w:val="20"/>
              </w:rPr>
              <w:t>8/11</w:t>
            </w:r>
          </w:p>
        </w:tc>
        <w:tc>
          <w:tcPr>
            <w:tcW w:w="2252" w:type="dxa"/>
          </w:tcPr>
          <w:p w14:paraId="6029CB9E" w14:textId="2ED8DCC8" w:rsidR="00014B6C" w:rsidRDefault="001C49FA" w:rsidP="005B034A">
            <w:pPr>
              <w:spacing w:after="0" w:line="240" w:lineRule="auto"/>
            </w:pPr>
            <w:r>
              <w:t>1</w:t>
            </w:r>
            <w:r w:rsidR="00DD71D6">
              <w:t>-</w:t>
            </w:r>
            <w:r w:rsidR="003337E4">
              <w:t>6</w:t>
            </w:r>
          </w:p>
          <w:p w14:paraId="7DFAE963" w14:textId="77777777" w:rsidR="001C49FA" w:rsidRDefault="001C49FA" w:rsidP="005B034A">
            <w:pPr>
              <w:spacing w:after="0" w:line="240" w:lineRule="auto"/>
            </w:pPr>
          </w:p>
        </w:tc>
        <w:tc>
          <w:tcPr>
            <w:tcW w:w="2325" w:type="dxa"/>
          </w:tcPr>
          <w:p w14:paraId="68B72CAC" w14:textId="63C069F5" w:rsidR="00A33C76" w:rsidRDefault="00A33C76"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p>
        </w:tc>
        <w:tc>
          <w:tcPr>
            <w:tcW w:w="4109" w:type="dxa"/>
            <w:tcMar>
              <w:top w:w="70" w:type="dxa"/>
              <w:left w:w="70" w:type="dxa"/>
              <w:bottom w:w="70" w:type="dxa"/>
              <w:right w:w="70" w:type="dxa"/>
            </w:tcMar>
          </w:tcPr>
          <w:p w14:paraId="545532CB" w14:textId="7CE1423E" w:rsidR="0051086D" w:rsidRDefault="0051086D" w:rsidP="005B034A">
            <w:pPr>
              <w:spacing w:after="0" w:line="240" w:lineRule="auto"/>
            </w:pPr>
            <w:r w:rsidRPr="431C6429">
              <w:rPr>
                <w:rFonts w:ascii="Apercu Pro" w:eastAsia="Apercu Pro" w:hAnsi="Apercu Pro" w:cs="Apercu Pro"/>
                <w:sz w:val="20"/>
                <w:szCs w:val="20"/>
              </w:rPr>
              <w:t>This CBT builds Helix Search skills for finding approved information during calls. Learners practice using strong search terms, choosing relevant resources, and knowing when to use another tool.</w:t>
            </w:r>
          </w:p>
        </w:tc>
      </w:tr>
      <w:tr w:rsidR="0051086D" w14:paraId="05F69925" w14:textId="77777777" w:rsidTr="26305C7F">
        <w:trPr>
          <w:cantSplit/>
          <w:trHeight w:val="326"/>
          <w:jc w:val="center"/>
        </w:trPr>
        <w:tc>
          <w:tcPr>
            <w:tcW w:w="1739" w:type="dxa"/>
            <w:tcMar>
              <w:top w:w="70" w:type="dxa"/>
              <w:left w:w="70" w:type="dxa"/>
              <w:bottom w:w="70" w:type="dxa"/>
              <w:right w:w="70" w:type="dxa"/>
            </w:tcMar>
          </w:tcPr>
          <w:p w14:paraId="521291B7" w14:textId="77777777" w:rsidR="0051086D" w:rsidRDefault="0051086D" w:rsidP="005B034A">
            <w:pPr>
              <w:spacing w:after="0" w:line="240" w:lineRule="auto"/>
            </w:pPr>
            <w:r>
              <w:rPr>
                <w:rFonts w:ascii="Apercu Pro" w:eastAsia="Apercu Pro" w:hAnsi="Apercu Pro" w:cs="Apercu Pro"/>
                <w:sz w:val="20"/>
              </w:rPr>
              <w:t>Guided Flows</w:t>
            </w:r>
          </w:p>
        </w:tc>
        <w:tc>
          <w:tcPr>
            <w:tcW w:w="1066" w:type="dxa"/>
            <w:tcMar>
              <w:top w:w="70" w:type="dxa"/>
              <w:left w:w="70" w:type="dxa"/>
              <w:bottom w:w="70" w:type="dxa"/>
              <w:right w:w="70" w:type="dxa"/>
            </w:tcMar>
          </w:tcPr>
          <w:p w14:paraId="2D6CEC47" w14:textId="77777777" w:rsidR="0051086D" w:rsidRDefault="0051086D" w:rsidP="005B034A">
            <w:pPr>
              <w:spacing w:after="0" w:line="240" w:lineRule="auto"/>
            </w:pPr>
            <w:r>
              <w:rPr>
                <w:rFonts w:ascii="Apercu Pro" w:eastAsia="Apercu Pro" w:hAnsi="Apercu Pro" w:cs="Apercu Pro"/>
                <w:sz w:val="20"/>
              </w:rPr>
              <w:t>CBT</w:t>
            </w:r>
          </w:p>
        </w:tc>
        <w:tc>
          <w:tcPr>
            <w:tcW w:w="766" w:type="dxa"/>
            <w:tcMar>
              <w:top w:w="70" w:type="dxa"/>
              <w:left w:w="70" w:type="dxa"/>
              <w:bottom w:w="70" w:type="dxa"/>
              <w:right w:w="70" w:type="dxa"/>
            </w:tcMar>
          </w:tcPr>
          <w:p w14:paraId="46B12E9E" w14:textId="77777777" w:rsidR="0051086D" w:rsidRDefault="0051086D" w:rsidP="005B034A">
            <w:pPr>
              <w:spacing w:after="0" w:line="240" w:lineRule="auto"/>
            </w:pPr>
            <w:r>
              <w:rPr>
                <w:rFonts w:ascii="Apercu Pro" w:eastAsia="Apercu Pro" w:hAnsi="Apercu Pro" w:cs="Apercu Pro"/>
                <w:sz w:val="20"/>
              </w:rPr>
              <w:t>20 min</w:t>
            </w:r>
          </w:p>
        </w:tc>
        <w:tc>
          <w:tcPr>
            <w:tcW w:w="1920" w:type="dxa"/>
            <w:tcMar>
              <w:top w:w="70" w:type="dxa"/>
              <w:left w:w="70" w:type="dxa"/>
              <w:bottom w:w="70" w:type="dxa"/>
              <w:right w:w="70" w:type="dxa"/>
            </w:tcMar>
          </w:tcPr>
          <w:p w14:paraId="68DCC32E" w14:textId="2F0EB127" w:rsidR="26305C7F" w:rsidRDefault="26305C7F" w:rsidP="26305C7F">
            <w:pPr>
              <w:spacing w:line="240" w:lineRule="auto"/>
            </w:pPr>
            <w:r w:rsidRPr="26305C7F">
              <w:rPr>
                <w:rFonts w:ascii="Apercu Pro" w:eastAsia="Apercu Pro" w:hAnsi="Apercu Pro" w:cs="Apercu Pro"/>
                <w:sz w:val="20"/>
                <w:szCs w:val="20"/>
              </w:rPr>
              <w:t>8/11</w:t>
            </w:r>
          </w:p>
        </w:tc>
        <w:tc>
          <w:tcPr>
            <w:tcW w:w="2252" w:type="dxa"/>
          </w:tcPr>
          <w:p w14:paraId="30D2AB37" w14:textId="58EA3E12" w:rsidR="00014B6C" w:rsidRDefault="00DD71D6" w:rsidP="005B034A">
            <w:pPr>
              <w:spacing w:after="0" w:line="240" w:lineRule="auto"/>
            </w:pPr>
            <w:r>
              <w:t>1-</w:t>
            </w:r>
            <w:r w:rsidR="003337E4">
              <w:t>6</w:t>
            </w:r>
          </w:p>
          <w:p w14:paraId="62A25DD6" w14:textId="77777777" w:rsidR="00DD71D6" w:rsidRDefault="00DD71D6" w:rsidP="005B034A">
            <w:pPr>
              <w:spacing w:after="0" w:line="240" w:lineRule="auto"/>
            </w:pPr>
          </w:p>
        </w:tc>
        <w:tc>
          <w:tcPr>
            <w:tcW w:w="2325" w:type="dxa"/>
          </w:tcPr>
          <w:p w14:paraId="75C4D394" w14:textId="0DC14372" w:rsidR="003E3FA6" w:rsidRDefault="003E3FA6"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4</w:t>
            </w:r>
          </w:p>
        </w:tc>
        <w:tc>
          <w:tcPr>
            <w:tcW w:w="4109" w:type="dxa"/>
            <w:tcMar>
              <w:top w:w="70" w:type="dxa"/>
              <w:left w:w="70" w:type="dxa"/>
              <w:bottom w:w="70" w:type="dxa"/>
              <w:right w:w="70" w:type="dxa"/>
            </w:tcMar>
          </w:tcPr>
          <w:p w14:paraId="1656408A" w14:textId="269D25EE" w:rsidR="0051086D" w:rsidRDefault="0051086D" w:rsidP="005B034A">
            <w:pPr>
              <w:spacing w:after="0" w:line="240" w:lineRule="auto"/>
            </w:pPr>
            <w:r w:rsidRPr="4BCDCF19">
              <w:rPr>
                <w:rFonts w:ascii="Apercu Pro" w:eastAsia="Apercu Pro" w:hAnsi="Apercu Pro" w:cs="Apercu Pro"/>
                <w:sz w:val="20"/>
                <w:szCs w:val="20"/>
              </w:rPr>
              <w:t>This CBT builds Guided Flow skills for structured troubleshooting during calls. Learners practice choosing the right flow, following steps, using customer answers, and knowing when another tool is needed.</w:t>
            </w:r>
          </w:p>
        </w:tc>
      </w:tr>
      <w:tr w:rsidR="0051086D" w14:paraId="00429A01" w14:textId="77777777" w:rsidTr="26305C7F">
        <w:trPr>
          <w:cantSplit/>
          <w:trHeight w:val="326"/>
          <w:jc w:val="center"/>
        </w:trPr>
        <w:tc>
          <w:tcPr>
            <w:tcW w:w="1739" w:type="dxa"/>
            <w:tcMar>
              <w:top w:w="70" w:type="dxa"/>
              <w:left w:w="70" w:type="dxa"/>
              <w:bottom w:w="70" w:type="dxa"/>
              <w:right w:w="70" w:type="dxa"/>
            </w:tcMar>
          </w:tcPr>
          <w:p w14:paraId="605DDDF5" w14:textId="77777777" w:rsidR="0051086D" w:rsidRDefault="0051086D" w:rsidP="005B034A">
            <w:pPr>
              <w:spacing w:after="0" w:line="240" w:lineRule="auto"/>
            </w:pPr>
            <w:r>
              <w:rPr>
                <w:rFonts w:ascii="Apercu Pro" w:eastAsia="Apercu Pro" w:hAnsi="Apercu Pro" w:cs="Apercu Pro"/>
                <w:sz w:val="20"/>
              </w:rPr>
              <w:t>LogMeIn</w:t>
            </w:r>
          </w:p>
        </w:tc>
        <w:tc>
          <w:tcPr>
            <w:tcW w:w="1066" w:type="dxa"/>
            <w:tcMar>
              <w:top w:w="70" w:type="dxa"/>
              <w:left w:w="70" w:type="dxa"/>
              <w:bottom w:w="70" w:type="dxa"/>
              <w:right w:w="70" w:type="dxa"/>
            </w:tcMar>
          </w:tcPr>
          <w:p w14:paraId="0C18DEB7" w14:textId="77777777" w:rsidR="0051086D" w:rsidRDefault="0051086D" w:rsidP="005B034A">
            <w:pPr>
              <w:spacing w:after="0" w:line="240" w:lineRule="auto"/>
            </w:pPr>
            <w:r>
              <w:rPr>
                <w:rFonts w:ascii="Apercu Pro" w:eastAsia="Apercu Pro" w:hAnsi="Apercu Pro" w:cs="Apercu Pro"/>
                <w:sz w:val="20"/>
              </w:rPr>
              <w:t>CBT</w:t>
            </w:r>
          </w:p>
        </w:tc>
        <w:tc>
          <w:tcPr>
            <w:tcW w:w="766" w:type="dxa"/>
            <w:tcMar>
              <w:top w:w="70" w:type="dxa"/>
              <w:left w:w="70" w:type="dxa"/>
              <w:bottom w:w="70" w:type="dxa"/>
              <w:right w:w="70" w:type="dxa"/>
            </w:tcMar>
          </w:tcPr>
          <w:p w14:paraId="3124DCBC" w14:textId="71E0314F" w:rsidR="0051086D" w:rsidRDefault="0051086D" w:rsidP="005B034A">
            <w:pPr>
              <w:spacing w:after="0" w:line="240" w:lineRule="auto"/>
            </w:pPr>
            <w:r>
              <w:rPr>
                <w:rFonts w:ascii="Apercu Pro" w:eastAsia="Apercu Pro" w:hAnsi="Apercu Pro" w:cs="Apercu Pro"/>
                <w:sz w:val="20"/>
              </w:rPr>
              <w:t>20 min</w:t>
            </w:r>
          </w:p>
        </w:tc>
        <w:tc>
          <w:tcPr>
            <w:tcW w:w="1920" w:type="dxa"/>
            <w:tcMar>
              <w:top w:w="70" w:type="dxa"/>
              <w:left w:w="70" w:type="dxa"/>
              <w:bottom w:w="70" w:type="dxa"/>
              <w:right w:w="70" w:type="dxa"/>
            </w:tcMar>
          </w:tcPr>
          <w:p w14:paraId="777A76D8" w14:textId="5FAB733F" w:rsidR="26305C7F" w:rsidRDefault="26305C7F" w:rsidP="26305C7F">
            <w:pPr>
              <w:spacing w:line="240" w:lineRule="auto"/>
              <w:rPr>
                <w:rFonts w:ascii="Apercu Pro" w:eastAsia="Apercu Pro" w:hAnsi="Apercu Pro" w:cs="Apercu Pro"/>
                <w:sz w:val="20"/>
                <w:szCs w:val="20"/>
                <w:highlight w:val="yellow"/>
              </w:rPr>
            </w:pPr>
            <w:r w:rsidRPr="26305C7F">
              <w:rPr>
                <w:rFonts w:ascii="Apercu Pro" w:eastAsia="Apercu Pro" w:hAnsi="Apercu Pro" w:cs="Apercu Pro"/>
                <w:sz w:val="20"/>
                <w:szCs w:val="20"/>
                <w:highlight w:val="yellow"/>
              </w:rPr>
              <w:t>~8/18</w:t>
            </w:r>
          </w:p>
        </w:tc>
        <w:tc>
          <w:tcPr>
            <w:tcW w:w="2252" w:type="dxa"/>
          </w:tcPr>
          <w:p w14:paraId="4F9D0CA1" w14:textId="3736F7D5" w:rsidR="001C49FA" w:rsidRDefault="001C49FA" w:rsidP="005B034A">
            <w:pPr>
              <w:spacing w:after="0" w:line="240" w:lineRule="auto"/>
            </w:pPr>
            <w:r>
              <w:t>1</w:t>
            </w:r>
            <w:r w:rsidR="007D3355">
              <w:t>, 3,</w:t>
            </w:r>
            <w:r w:rsidR="00075F30">
              <w:t xml:space="preserve"> 4, 6,</w:t>
            </w:r>
            <w:r w:rsidR="007D3355">
              <w:t xml:space="preserve"> 7</w:t>
            </w:r>
          </w:p>
        </w:tc>
        <w:tc>
          <w:tcPr>
            <w:tcW w:w="2325" w:type="dxa"/>
          </w:tcPr>
          <w:p w14:paraId="6637F983" w14:textId="3FE9CEEF" w:rsidR="005C0E2A" w:rsidRPr="005C0E2A" w:rsidRDefault="005C0E2A" w:rsidP="005B034A">
            <w:pPr>
              <w:spacing w:after="0" w:line="240" w:lineRule="auto"/>
              <w:rPr>
                <w:rFonts w:ascii="Apercu Pro" w:eastAsia="Apercu Pro" w:hAnsi="Apercu Pro" w:cs="Apercu Pro"/>
                <w:sz w:val="20"/>
                <w:szCs w:val="20"/>
              </w:rPr>
            </w:pPr>
            <w:r w:rsidRPr="005C0E2A">
              <w:rPr>
                <w:rFonts w:ascii="Apercu Pro" w:eastAsia="Apercu Pro" w:hAnsi="Apercu Pro" w:cs="Apercu Pro"/>
                <w:sz w:val="20"/>
                <w:szCs w:val="20"/>
              </w:rPr>
              <w:t>1-</w:t>
            </w:r>
            <w:r>
              <w:rPr>
                <w:rFonts w:ascii="Apercu Pro" w:eastAsia="Apercu Pro" w:hAnsi="Apercu Pro" w:cs="Apercu Pro"/>
                <w:sz w:val="20"/>
                <w:szCs w:val="20"/>
              </w:rPr>
              <w:t xml:space="preserve"> </w:t>
            </w:r>
            <w:r w:rsidRPr="005C0E2A">
              <w:rPr>
                <w:rFonts w:ascii="Apercu Pro" w:eastAsia="Apercu Pro" w:hAnsi="Apercu Pro" w:cs="Apercu Pro"/>
                <w:sz w:val="20"/>
                <w:szCs w:val="20"/>
              </w:rPr>
              <w:t>onl</w:t>
            </w:r>
            <w:r>
              <w:rPr>
                <w:rFonts w:ascii="Apercu Pro" w:eastAsia="Apercu Pro" w:hAnsi="Apercu Pro" w:cs="Apercu Pro"/>
                <w:sz w:val="20"/>
                <w:szCs w:val="20"/>
              </w:rPr>
              <w:t>y open the tool</w:t>
            </w:r>
          </w:p>
        </w:tc>
        <w:tc>
          <w:tcPr>
            <w:tcW w:w="4109" w:type="dxa"/>
            <w:tcMar>
              <w:top w:w="70" w:type="dxa"/>
              <w:left w:w="70" w:type="dxa"/>
              <w:bottom w:w="70" w:type="dxa"/>
              <w:right w:w="70" w:type="dxa"/>
            </w:tcMar>
          </w:tcPr>
          <w:p w14:paraId="6E34F25C" w14:textId="00FC32DD" w:rsidR="0051086D" w:rsidRDefault="0051086D" w:rsidP="005B034A">
            <w:pPr>
              <w:spacing w:after="0" w:line="240" w:lineRule="auto"/>
            </w:pPr>
            <w:r w:rsidRPr="4BCDCF19">
              <w:rPr>
                <w:rFonts w:ascii="Apercu Pro" w:eastAsia="Apercu Pro" w:hAnsi="Apercu Pro" w:cs="Apercu Pro"/>
                <w:sz w:val="20"/>
                <w:szCs w:val="20"/>
              </w:rPr>
              <w:t>This CBT builds LogMeIn skills for safe remote assistance during calls. Learners practice deciding when it fits, starting sessions, handling connection issues, and staying within support boundaries.</w:t>
            </w:r>
            <w:r>
              <w:rPr>
                <w:rFonts w:ascii="Apercu Pro" w:eastAsia="Apercu Pro" w:hAnsi="Apercu Pro" w:cs="Apercu Pro"/>
                <w:sz w:val="20"/>
                <w:szCs w:val="20"/>
              </w:rPr>
              <w:t xml:space="preserve"> Included video demo.</w:t>
            </w:r>
          </w:p>
        </w:tc>
      </w:tr>
    </w:tbl>
    <w:p w14:paraId="2526CFBA" w14:textId="77777777" w:rsidR="005D2555" w:rsidRPr="005D2555" w:rsidRDefault="005D2555" w:rsidP="005B034A">
      <w:pPr>
        <w:spacing w:after="0" w:line="240" w:lineRule="auto"/>
      </w:pPr>
    </w:p>
    <w:p w14:paraId="1DFF6F24" w14:textId="291B01B2" w:rsidR="00A8547D" w:rsidRPr="00A8547D" w:rsidRDefault="00A8547D" w:rsidP="005B034A">
      <w:pPr>
        <w:pStyle w:val="Subtitle"/>
        <w:spacing w:after="0" w:line="240" w:lineRule="auto"/>
        <w:rPr>
          <w:rFonts w:hint="eastAsia"/>
        </w:rPr>
      </w:pPr>
      <w:r>
        <w:t>Simulation Strategy</w:t>
      </w:r>
      <w:r w:rsidRPr="00A8547D">
        <w:t> </w:t>
      </w:r>
      <w:r w:rsidR="0066112F">
        <w:t>(~1 hour)</w:t>
      </w:r>
    </w:p>
    <w:p w14:paraId="6B5775F7" w14:textId="77777777" w:rsidR="00A8547D" w:rsidRPr="00A8547D" w:rsidRDefault="00A8547D" w:rsidP="005B034A">
      <w:pPr>
        <w:spacing w:after="0" w:line="240" w:lineRule="auto"/>
      </w:pPr>
      <w:r w:rsidRPr="00A8547D">
        <w:t>After completing the Asurion Tools video and CBT content, Experts should move into simulation-based practice. Simulations should give Experts the opportunity to apply tool functionality in simple, realistic customer scenarios rather than only recall what each tool does. </w:t>
      </w:r>
    </w:p>
    <w:p w14:paraId="0D0D543F" w14:textId="77777777" w:rsidR="00A8547D" w:rsidRPr="00A8547D" w:rsidRDefault="00A8547D" w:rsidP="005B034A">
      <w:pPr>
        <w:spacing w:after="0" w:line="240" w:lineRule="auto"/>
      </w:pPr>
      <w:r w:rsidRPr="00A8547D">
        <w:t>The simulations should build in complexity over time. Experts should begin with tool purpose and tool-selection decisions, then move into basic tool navigation, tool-guided decision making, tool path adjustments, and short integrated customer interactions. </w:t>
      </w:r>
    </w:p>
    <w:p w14:paraId="5365B16E" w14:textId="77777777" w:rsidR="00A8547D" w:rsidRPr="00A8547D" w:rsidRDefault="00A8547D" w:rsidP="005B034A">
      <w:pPr>
        <w:spacing w:after="0" w:line="240" w:lineRule="auto"/>
      </w:pPr>
      <w:r w:rsidRPr="00A8547D">
        <w:t>The happy path should be practiced first. For Asurion Tools, the happy path means the Expert identifies the customer’s need, selects the correct tool, uses the tool as intended, applies approved guidance, explains the next step clearly, and avoids guessing. </w:t>
      </w:r>
    </w:p>
    <w:p w14:paraId="7F5499CE" w14:textId="77777777" w:rsidR="00A8547D" w:rsidRPr="00A8547D" w:rsidRDefault="00A8547D" w:rsidP="005B034A">
      <w:pPr>
        <w:spacing w:after="0" w:line="240" w:lineRule="auto"/>
      </w:pPr>
      <w:r w:rsidRPr="00A8547D">
        <w:t>Simulations should then introduce common variants, such as vague customer issues, weak Expert Assist prompts, broad Helix Search results, a Guided Flow path that does not fit, or a customer who needs additional explanation while the Expert uses a tool. </w:t>
      </w:r>
    </w:p>
    <w:p w14:paraId="1812B72C" w14:textId="732F2347" w:rsidR="00A8547D" w:rsidRDefault="00A8547D" w:rsidP="005B034A">
      <w:pPr>
        <w:spacing w:after="0" w:line="240" w:lineRule="auto"/>
      </w:pPr>
      <w:r w:rsidRPr="00A8547D">
        <w:t>Because this block comes before deeper client tools and call-type-specific troubleshooting, scenarios should not require full activation, account, verification, sales, or complex troubleshooting mastery. The purpose is to build early tool confidence and tool-selection judgment. </w:t>
      </w:r>
      <w:r w:rsidRPr="00A8547D">
        <w:rPr>
          <w:noProof/>
        </w:rPr>
        <w:drawing>
          <wp:inline distT="0" distB="0" distL="0" distR="0" wp14:anchorId="735978AF" wp14:editId="4B2002A7">
            <wp:extent cx="19050" cy="19050"/>
            <wp:effectExtent l="0" t="0" r="0" b="0"/>
            <wp:docPr id="20933524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8547D">
        <w:t> </w:t>
      </w:r>
    </w:p>
    <w:p w14:paraId="7B5BCE4F" w14:textId="77777777" w:rsidR="00747580" w:rsidRDefault="00747580" w:rsidP="005B034A">
      <w:pPr>
        <w:spacing w:after="0" w:line="240" w:lineRule="auto"/>
      </w:pPr>
    </w:p>
    <w:p w14:paraId="76FE8D6B" w14:textId="70FC7B4D" w:rsidR="00747580" w:rsidRDefault="00747580" w:rsidP="005B034A">
      <w:pPr>
        <w:spacing w:after="0" w:line="240" w:lineRule="auto"/>
      </w:pPr>
      <w:r w:rsidRPr="00747580">
        <w:rPr>
          <w:b/>
          <w:bCs/>
        </w:rPr>
        <w:t>Total Simulations-</w:t>
      </w:r>
      <w:r>
        <w:t xml:space="preserve"> 10</w:t>
      </w:r>
    </w:p>
    <w:p w14:paraId="16782C94" w14:textId="77777777" w:rsidR="00EC64C8" w:rsidRDefault="00EC64C8" w:rsidP="005B034A">
      <w:pPr>
        <w:spacing w:after="0" w:line="240" w:lineRule="auto"/>
      </w:pPr>
    </w:p>
    <w:p w14:paraId="5B061291" w14:textId="16E4A89A" w:rsidR="00F95E17" w:rsidRDefault="68574BED" w:rsidP="005B034A">
      <w:pPr>
        <w:spacing w:after="0" w:line="240" w:lineRule="auto"/>
      </w:pPr>
      <w:r>
        <w:rPr>
          <w:noProof/>
        </w:rPr>
        <w:drawing>
          <wp:inline distT="0" distB="0" distL="0" distR="0" wp14:anchorId="172E4459" wp14:editId="12F36AF4">
            <wp:extent cx="8644270" cy="2521245"/>
            <wp:effectExtent l="0" t="0" r="4445" b="0"/>
            <wp:docPr id="721905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05083" name="Picture 721905083"/>
                    <pic:cNvPicPr/>
                  </pic:nvPicPr>
                  <pic:blipFill>
                    <a:blip r:embed="rId15">
                      <a:extLst>
                        <a:ext uri="{28A0092B-C50C-407E-A947-70E740481C1C}">
                          <a14:useLocalDpi xmlns:a14="http://schemas.microsoft.com/office/drawing/2010/main"/>
                        </a:ext>
                      </a:extLst>
                    </a:blip>
                    <a:stretch>
                      <a:fillRect/>
                    </a:stretch>
                  </pic:blipFill>
                  <pic:spPr>
                    <a:xfrm>
                      <a:off x="0" y="0"/>
                      <a:ext cx="8676187" cy="2530554"/>
                    </a:xfrm>
                    <a:prstGeom prst="rect">
                      <a:avLst/>
                    </a:prstGeom>
                  </pic:spPr>
                </pic:pic>
              </a:graphicData>
            </a:graphic>
          </wp:inline>
        </w:drawing>
      </w:r>
    </w:p>
    <w:p w14:paraId="03DF310D" w14:textId="77777777" w:rsidR="00A8547D" w:rsidRDefault="00A8547D" w:rsidP="005B034A">
      <w:pPr>
        <w:spacing w:after="0" w:line="240" w:lineRule="auto"/>
      </w:pPr>
    </w:p>
    <w:p w14:paraId="0C8C9AD9" w14:textId="77777777" w:rsidR="00A24E76" w:rsidRDefault="00A24E76" w:rsidP="005B034A">
      <w:pPr>
        <w:spacing w:after="0" w:line="240" w:lineRule="auto"/>
        <w:rPr>
          <w:b/>
          <w:bCs/>
        </w:rPr>
      </w:pPr>
      <w:bookmarkStart w:id="56" w:name="_Learning_Block:_Client"/>
      <w:bookmarkEnd w:id="56"/>
    </w:p>
    <w:p w14:paraId="091D206C" w14:textId="77777777" w:rsidR="00A24E76" w:rsidRPr="00484805" w:rsidRDefault="00A24E76" w:rsidP="005B034A">
      <w:pPr>
        <w:pStyle w:val="Subtitle"/>
        <w:spacing w:after="0" w:line="240" w:lineRule="auto"/>
        <w:rPr>
          <w:rFonts w:hint="eastAsia"/>
        </w:rPr>
      </w:pPr>
      <w:r w:rsidRPr="00484805">
        <w:t xml:space="preserve">Instructional Design </w:t>
      </w:r>
      <w:commentRangeStart w:id="57"/>
      <w:commentRangeStart w:id="58"/>
      <w:r w:rsidRPr="00484805">
        <w:t>Guidance</w:t>
      </w:r>
      <w:commentRangeEnd w:id="57"/>
      <w:r w:rsidR="00DC420C" w:rsidRPr="00484805">
        <w:rPr>
          <w:rStyle w:val="CommentReference"/>
          <w:rFonts w:hint="eastAsia"/>
          <w:sz w:val="28"/>
          <w:szCs w:val="28"/>
        </w:rPr>
        <w:commentReference w:id="57"/>
      </w:r>
      <w:commentRangeEnd w:id="58"/>
      <w:r w:rsidRPr="00484805">
        <w:rPr>
          <w:rStyle w:val="CommentReference"/>
          <w:rFonts w:hint="eastAsia"/>
          <w:sz w:val="28"/>
          <w:szCs w:val="28"/>
        </w:rPr>
        <w:commentReference w:id="58"/>
      </w:r>
    </w:p>
    <w:p w14:paraId="3D717B71" w14:textId="77777777" w:rsidR="00A24E76" w:rsidRPr="00484805" w:rsidRDefault="00A24E76" w:rsidP="005B034A">
      <w:pPr>
        <w:spacing w:after="0" w:line="240" w:lineRule="auto"/>
      </w:pPr>
      <w:r w:rsidRPr="00484805">
        <w:t>For every course within this learning block, instructional designers should define:</w:t>
      </w:r>
    </w:p>
    <w:p w14:paraId="45997E55" w14:textId="77777777" w:rsidR="00A24E76" w:rsidRPr="00484805" w:rsidRDefault="00A24E76" w:rsidP="00986EED">
      <w:pPr>
        <w:pStyle w:val="ListParagraph"/>
        <w:numPr>
          <w:ilvl w:val="0"/>
          <w:numId w:val="15"/>
        </w:numPr>
        <w:tabs>
          <w:tab w:val="num" w:pos="720"/>
        </w:tabs>
        <w:spacing w:after="0" w:line="240" w:lineRule="auto"/>
      </w:pPr>
      <w:r w:rsidRPr="00484805">
        <w:t xml:space="preserve">Content: What information is delivered. </w:t>
      </w:r>
    </w:p>
    <w:p w14:paraId="2C906C61" w14:textId="77777777" w:rsidR="00A24E76" w:rsidRPr="00484805" w:rsidRDefault="00A24E76" w:rsidP="00986EED">
      <w:pPr>
        <w:pStyle w:val="ListParagraph"/>
        <w:numPr>
          <w:ilvl w:val="0"/>
          <w:numId w:val="15"/>
        </w:numPr>
        <w:tabs>
          <w:tab w:val="num" w:pos="720"/>
        </w:tabs>
        <w:spacing w:after="0" w:line="240" w:lineRule="auto"/>
      </w:pPr>
      <w:r w:rsidRPr="00484805">
        <w:t xml:space="preserve">Modality: How the learning is delivered (ILT, CBT, simulation, activity, etc.). </w:t>
      </w:r>
    </w:p>
    <w:p w14:paraId="3B9A957D" w14:textId="77777777" w:rsidR="00A24E76" w:rsidRPr="00484805" w:rsidRDefault="00A24E76" w:rsidP="00986EED">
      <w:pPr>
        <w:pStyle w:val="ListParagraph"/>
        <w:numPr>
          <w:ilvl w:val="0"/>
          <w:numId w:val="15"/>
        </w:numPr>
        <w:tabs>
          <w:tab w:val="num" w:pos="720"/>
        </w:tabs>
        <w:spacing w:after="0" w:line="240" w:lineRule="auto"/>
      </w:pPr>
      <w:r w:rsidRPr="00484805">
        <w:t xml:space="preserve">Practice: How Experts apply the knowledge or skill. </w:t>
      </w:r>
    </w:p>
    <w:p w14:paraId="3465A47E" w14:textId="77777777" w:rsidR="00A24E76" w:rsidRPr="00484805" w:rsidRDefault="00A24E76" w:rsidP="00986EED">
      <w:pPr>
        <w:pStyle w:val="ListParagraph"/>
        <w:numPr>
          <w:ilvl w:val="0"/>
          <w:numId w:val="15"/>
        </w:numPr>
        <w:tabs>
          <w:tab w:val="num" w:pos="720"/>
        </w:tabs>
        <w:spacing w:after="0" w:line="240" w:lineRule="auto"/>
      </w:pPr>
      <w:r w:rsidRPr="00484805">
        <w:t xml:space="preserve">Performance Check: How proficiency is demonstrated. </w:t>
      </w:r>
    </w:p>
    <w:p w14:paraId="3A644593" w14:textId="77777777" w:rsidR="00A24E76" w:rsidRPr="00484805" w:rsidRDefault="00A24E76" w:rsidP="00986EED">
      <w:pPr>
        <w:pStyle w:val="ListParagraph"/>
        <w:numPr>
          <w:ilvl w:val="0"/>
          <w:numId w:val="15"/>
        </w:numPr>
        <w:tabs>
          <w:tab w:val="num" w:pos="720"/>
        </w:tabs>
        <w:spacing w:after="0" w:line="240" w:lineRule="auto"/>
      </w:pPr>
      <w:r w:rsidRPr="00484805">
        <w:t>Minimum Readiness Criteria: The observable behaviors or outcomes required before progressing to the next learning block.</w:t>
      </w:r>
    </w:p>
    <w:p w14:paraId="0CE5EB40" w14:textId="77777777" w:rsidR="00A24E76" w:rsidRDefault="00A24E76" w:rsidP="005B034A">
      <w:pPr>
        <w:spacing w:after="0" w:line="240" w:lineRule="auto"/>
      </w:pPr>
    </w:p>
    <w:p w14:paraId="2004E0EF" w14:textId="77777777" w:rsidR="00A24E76" w:rsidRPr="003258C0" w:rsidRDefault="00A24E76" w:rsidP="005B034A">
      <w:pPr>
        <w:spacing w:after="0" w:line="240" w:lineRule="auto"/>
      </w:pPr>
    </w:p>
    <w:p w14:paraId="07E6DC87" w14:textId="53ABDC7A" w:rsidR="00CC6E9F" w:rsidRPr="008B6497" w:rsidRDefault="003258C0" w:rsidP="005B034A">
      <w:pPr>
        <w:pStyle w:val="Heading2"/>
        <w:spacing w:before="0" w:after="0" w:line="240" w:lineRule="auto"/>
        <w:rPr>
          <w:rFonts w:hint="eastAsia"/>
        </w:rPr>
      </w:pPr>
      <w:bookmarkStart w:id="59" w:name="_Toc236830910"/>
      <w:r w:rsidRPr="008B6497">
        <w:t>Learning Block</w:t>
      </w:r>
      <w:r w:rsidR="60108F06" w:rsidRPr="008B6497">
        <w:t xml:space="preserve"> 4</w:t>
      </w:r>
      <w:r w:rsidRPr="008B6497">
        <w:t>:</w:t>
      </w:r>
      <w:r w:rsidR="00802E93" w:rsidRPr="008B6497">
        <w:t xml:space="preserve"> Tools for the Call Flow- </w:t>
      </w:r>
      <w:r w:rsidRPr="008B6497">
        <w:t>Client Tools</w:t>
      </w:r>
      <w:bookmarkEnd w:id="59"/>
    </w:p>
    <w:p w14:paraId="5A4404C0" w14:textId="77777777" w:rsidR="00BE1B69" w:rsidRPr="00CF0B16" w:rsidRDefault="00BE1B69" w:rsidP="005B034A">
      <w:pPr>
        <w:pStyle w:val="Subtitle"/>
        <w:spacing w:after="0" w:line="240" w:lineRule="auto"/>
        <w:rPr>
          <w:rFonts w:hint="eastAsia"/>
          <w:b/>
          <w:bCs/>
        </w:rPr>
      </w:pPr>
      <w:r>
        <w:t>Purpose of the learning block</w:t>
      </w:r>
    </w:p>
    <w:p w14:paraId="04DB1333" w14:textId="26E6BCA2" w:rsidR="00BE1B69" w:rsidRDefault="00985B74" w:rsidP="005B034A">
      <w:pPr>
        <w:spacing w:after="0" w:line="240" w:lineRule="auto"/>
        <w:rPr>
          <w:b/>
          <w:bCs/>
        </w:rPr>
      </w:pPr>
      <w:r w:rsidRPr="00985B74">
        <w:t xml:space="preserve">The </w:t>
      </w:r>
      <w:r w:rsidRPr="00985B74">
        <w:rPr>
          <w:b/>
        </w:rPr>
        <w:t>Client Tools</w:t>
      </w:r>
      <w:r w:rsidRPr="00985B74">
        <w:t xml:space="preserve"> learning block introduces Experts to ACSS, TRG, and InfoManager as connected</w:t>
      </w:r>
      <w:r w:rsidR="00BE1B69">
        <w:t xml:space="preserve"> </w:t>
      </w:r>
      <w:r w:rsidRPr="00985B74">
        <w:t>systems used to support customer interactions. By the end of the</w:t>
      </w:r>
      <w:r w:rsidR="00BE1B69">
        <w:t xml:space="preserve"> </w:t>
      </w:r>
      <w:r w:rsidRPr="00985B74">
        <w:t xml:space="preserve">block, </w:t>
      </w:r>
      <w:r w:rsidR="00BE1B69">
        <w:t xml:space="preserve">Experts should </w:t>
      </w:r>
      <w:r w:rsidRPr="00985B74">
        <w:t xml:space="preserve">be able </w:t>
      </w:r>
      <w:r w:rsidR="00BE1B69">
        <w:t xml:space="preserve">to </w:t>
      </w:r>
      <w:r w:rsidRPr="00985B74">
        <w:t>identify the information or action needed, select and</w:t>
      </w:r>
      <w:r w:rsidR="00BE1B69">
        <w:t xml:space="preserve"> navigate </w:t>
      </w:r>
      <w:r w:rsidRPr="00985B74">
        <w:t>the appropriate client tool, interpret account information and workflow prompts, and determine</w:t>
      </w:r>
      <w:r w:rsidR="00BE1B69">
        <w:t xml:space="preserve"> </w:t>
      </w:r>
      <w:r w:rsidRPr="00985B74">
        <w:t>the correct next step. Experts will also practice following required processes, using approved information instead of guessing, and protecting customer information, creating a foundation for more complex tool use in later learning blocks.</w:t>
      </w:r>
    </w:p>
    <w:p w14:paraId="637C2CCB" w14:textId="77777777" w:rsidR="00BE1B69" w:rsidRDefault="00BE1B69" w:rsidP="005B034A">
      <w:pPr>
        <w:pStyle w:val="Subtitle"/>
        <w:spacing w:after="0" w:line="240" w:lineRule="auto"/>
        <w:rPr>
          <w:rFonts w:hint="eastAsia"/>
          <w:b/>
          <w:bCs/>
        </w:rPr>
      </w:pPr>
      <w:r>
        <w:t>Learning Objectives</w:t>
      </w:r>
    </w:p>
    <w:p w14:paraId="434485E6" w14:textId="32EC5A27" w:rsidR="000E63DA" w:rsidRDefault="000E63DA" w:rsidP="005B034A">
      <w:pPr>
        <w:spacing w:after="0" w:line="240" w:lineRule="auto"/>
      </w:pPr>
      <w:r w:rsidRPr="00726394">
        <w:t>By the end of this learning block, Experts will be able to:</w:t>
      </w:r>
    </w:p>
    <w:p w14:paraId="6987CCF8" w14:textId="77777777" w:rsidR="001C7B15" w:rsidRPr="001C7B15" w:rsidRDefault="001C7B15" w:rsidP="00986EED">
      <w:pPr>
        <w:pStyle w:val="ListParagraph"/>
        <w:numPr>
          <w:ilvl w:val="0"/>
          <w:numId w:val="35"/>
        </w:numPr>
        <w:spacing w:after="0" w:line="240" w:lineRule="auto"/>
      </w:pPr>
      <w:r w:rsidRPr="001C7B15">
        <w:t>Explain the purpose of ACSS, TRG, and InfoManager and select the appropriate client tool or tool sequence based on the customer’s need.</w:t>
      </w:r>
    </w:p>
    <w:p w14:paraId="19CF3A63" w14:textId="77777777" w:rsidR="001C7B15" w:rsidRPr="001C7B15" w:rsidRDefault="001C7B15" w:rsidP="00986EED">
      <w:pPr>
        <w:pStyle w:val="ListParagraph"/>
        <w:numPr>
          <w:ilvl w:val="0"/>
          <w:numId w:val="35"/>
        </w:numPr>
        <w:spacing w:after="0" w:line="240" w:lineRule="auto"/>
      </w:pPr>
      <w:r w:rsidRPr="001C7B15">
        <w:t>Navigate ACSS to locate and interpret the customer, account, line, device, status, alert, history, and note information required by the scenario.</w:t>
      </w:r>
    </w:p>
    <w:p w14:paraId="3DFF97D8" w14:textId="77777777" w:rsidR="001C7B15" w:rsidRPr="001C7B15" w:rsidRDefault="001C7B15" w:rsidP="00986EED">
      <w:pPr>
        <w:pStyle w:val="ListParagraph"/>
        <w:numPr>
          <w:ilvl w:val="0"/>
          <w:numId w:val="35"/>
        </w:numPr>
        <w:spacing w:after="0" w:line="240" w:lineRule="auto"/>
      </w:pPr>
      <w:r w:rsidRPr="001C7B15">
        <w:t>Use TRG to select the appropriate issue path, enter required information, follow prompts in sequence, and identify the tool-directed next step.</w:t>
      </w:r>
    </w:p>
    <w:p w14:paraId="117115EF" w14:textId="77777777" w:rsidR="001C7B15" w:rsidRPr="001C7B15" w:rsidRDefault="001C7B15" w:rsidP="00986EED">
      <w:pPr>
        <w:pStyle w:val="ListParagraph"/>
        <w:numPr>
          <w:ilvl w:val="0"/>
          <w:numId w:val="35"/>
        </w:numPr>
        <w:spacing w:after="0" w:line="240" w:lineRule="auto"/>
      </w:pPr>
      <w:r w:rsidRPr="001C7B15">
        <w:t>Search InfoManager to locate current approved client guidance and apply it to the customer’s situation.</w:t>
      </w:r>
    </w:p>
    <w:p w14:paraId="3A632AD8" w14:textId="77777777" w:rsidR="001C7B15" w:rsidRPr="001C7B15" w:rsidRDefault="001C7B15" w:rsidP="00986EED">
      <w:pPr>
        <w:pStyle w:val="ListParagraph"/>
        <w:numPr>
          <w:ilvl w:val="0"/>
          <w:numId w:val="35"/>
        </w:numPr>
        <w:spacing w:after="0" w:line="240" w:lineRule="auto"/>
      </w:pPr>
      <w:r w:rsidRPr="001C7B15">
        <w:t>Determine when an alert, policy, scope requirement, conflicting result, or unsupported tool path requires a different approved resource, fallback process, or escalation.</w:t>
      </w:r>
    </w:p>
    <w:p w14:paraId="50240B16" w14:textId="77777777" w:rsidR="001C7B15" w:rsidRDefault="001C7B15" w:rsidP="00986EED">
      <w:pPr>
        <w:pStyle w:val="ListParagraph"/>
        <w:numPr>
          <w:ilvl w:val="0"/>
          <w:numId w:val="35"/>
        </w:numPr>
        <w:spacing w:after="0" w:line="240" w:lineRule="auto"/>
      </w:pPr>
      <w:r w:rsidRPr="001C7B15">
        <w:t>Protect customer information, document required interaction details accurately, and keep the customer informed while using client tools.</w:t>
      </w:r>
    </w:p>
    <w:p w14:paraId="7E05C9B1" w14:textId="2E9974D6" w:rsidR="006128EF" w:rsidRDefault="006128EF" w:rsidP="005B034A">
      <w:pPr>
        <w:pStyle w:val="Subtitle"/>
        <w:spacing w:after="0" w:line="240" w:lineRule="auto"/>
        <w:rPr>
          <w:rFonts w:hint="eastAsia"/>
        </w:rPr>
      </w:pPr>
      <w:r>
        <w:t>Key Questions Answered:</w:t>
      </w:r>
    </w:p>
    <w:p w14:paraId="08F899D0" w14:textId="0CD76F6D" w:rsidR="00BE1B69" w:rsidRDefault="006128EF" w:rsidP="005B034A">
      <w:pPr>
        <w:spacing w:after="0" w:line="240" w:lineRule="auto"/>
      </w:pPr>
      <w:r w:rsidRPr="00D824F8">
        <w:t>Upon completion of this learning block, Experts should be able to answer:</w:t>
      </w:r>
    </w:p>
    <w:p w14:paraId="38332941" w14:textId="77777777" w:rsidR="00F66BC9" w:rsidRDefault="00F66BC9" w:rsidP="005B034A">
      <w:pPr>
        <w:spacing w:after="0" w:line="240" w:lineRule="auto"/>
      </w:pPr>
    </w:p>
    <w:p w14:paraId="7E5E675C" w14:textId="77777777" w:rsidR="00B34CCE" w:rsidRPr="00B34CCE" w:rsidRDefault="00B34CCE" w:rsidP="005B034A">
      <w:pPr>
        <w:spacing w:after="0" w:line="240" w:lineRule="auto"/>
        <w:rPr>
          <w:b/>
          <w:bCs/>
        </w:rPr>
      </w:pPr>
      <w:r w:rsidRPr="00B34CCE">
        <w:rPr>
          <w:b/>
          <w:bCs/>
        </w:rPr>
        <w:t>Client Tool Ecosystem</w:t>
      </w:r>
    </w:p>
    <w:p w14:paraId="06B03B85" w14:textId="77777777" w:rsidR="00B34CCE" w:rsidRPr="00B34CCE" w:rsidRDefault="00B34CCE" w:rsidP="00986EED">
      <w:pPr>
        <w:numPr>
          <w:ilvl w:val="0"/>
          <w:numId w:val="31"/>
        </w:numPr>
        <w:spacing w:after="0" w:line="240" w:lineRule="auto"/>
      </w:pPr>
      <w:r w:rsidRPr="00B34CCE">
        <w:t xml:space="preserve">What are ACSS, TRG, and InfoManager used for? </w:t>
      </w:r>
    </w:p>
    <w:p w14:paraId="31E823FA" w14:textId="77777777" w:rsidR="00B34CCE" w:rsidRPr="00B34CCE" w:rsidRDefault="00B34CCE" w:rsidP="00986EED">
      <w:pPr>
        <w:numPr>
          <w:ilvl w:val="0"/>
          <w:numId w:val="31"/>
        </w:numPr>
        <w:spacing w:after="0" w:line="240" w:lineRule="auto"/>
      </w:pPr>
      <w:r w:rsidRPr="00B34CCE">
        <w:t xml:space="preserve">How do ACSS, TRG, and InfoManager work together with the Asurion tools introduced in the previous learning block? </w:t>
      </w:r>
    </w:p>
    <w:p w14:paraId="31B8EC50" w14:textId="77777777" w:rsidR="00B34CCE" w:rsidRPr="00B34CCE" w:rsidRDefault="00B34CCE" w:rsidP="005B034A">
      <w:pPr>
        <w:spacing w:after="0" w:line="240" w:lineRule="auto"/>
        <w:rPr>
          <w:b/>
          <w:bCs/>
        </w:rPr>
      </w:pPr>
      <w:r w:rsidRPr="00B34CCE">
        <w:rPr>
          <w:b/>
          <w:bCs/>
        </w:rPr>
        <w:t>Tool Selection and Use</w:t>
      </w:r>
    </w:p>
    <w:p w14:paraId="1E4E7F46" w14:textId="77777777" w:rsidR="00B34CCE" w:rsidRPr="00B34CCE" w:rsidRDefault="00B34CCE" w:rsidP="00986EED">
      <w:pPr>
        <w:numPr>
          <w:ilvl w:val="0"/>
          <w:numId w:val="32"/>
        </w:numPr>
        <w:spacing w:after="0" w:line="240" w:lineRule="auto"/>
      </w:pPr>
      <w:r w:rsidRPr="00B34CCE">
        <w:t xml:space="preserve">How do Experts identify the information or action needed and select the appropriate client tool? </w:t>
      </w:r>
    </w:p>
    <w:p w14:paraId="44755B79" w14:textId="77777777" w:rsidR="00B34CCE" w:rsidRPr="00B34CCE" w:rsidRDefault="00B34CCE" w:rsidP="00986EED">
      <w:pPr>
        <w:numPr>
          <w:ilvl w:val="0"/>
          <w:numId w:val="32"/>
        </w:numPr>
        <w:spacing w:after="0" w:line="240" w:lineRule="auto"/>
      </w:pPr>
      <w:r w:rsidRPr="00B34CCE">
        <w:t xml:space="preserve">When should Experts use ACSS, and what account information or client workflows does it support? </w:t>
      </w:r>
    </w:p>
    <w:p w14:paraId="65430FE4" w14:textId="77777777" w:rsidR="00B34CCE" w:rsidRPr="00B34CCE" w:rsidRDefault="00B34CCE" w:rsidP="00986EED">
      <w:pPr>
        <w:numPr>
          <w:ilvl w:val="0"/>
          <w:numId w:val="32"/>
        </w:numPr>
        <w:spacing w:after="0" w:line="240" w:lineRule="auto"/>
      </w:pPr>
      <w:r w:rsidRPr="00B34CCE">
        <w:t xml:space="preserve">When is TRG required, and how should Experts follow its prompts? </w:t>
      </w:r>
    </w:p>
    <w:p w14:paraId="58C57CFC" w14:textId="77777777" w:rsidR="00B34CCE" w:rsidRPr="00B34CCE" w:rsidRDefault="00B34CCE" w:rsidP="00986EED">
      <w:pPr>
        <w:numPr>
          <w:ilvl w:val="0"/>
          <w:numId w:val="32"/>
        </w:numPr>
        <w:spacing w:after="0" w:line="240" w:lineRule="auto"/>
      </w:pPr>
      <w:r w:rsidRPr="00B34CCE">
        <w:t xml:space="preserve">When should Experts use InfoManager, and how do they locate current approved client information? </w:t>
      </w:r>
    </w:p>
    <w:p w14:paraId="2B58C39D" w14:textId="77777777" w:rsidR="00B34CCE" w:rsidRPr="00B34CCE" w:rsidRDefault="00B34CCE" w:rsidP="00986EED">
      <w:pPr>
        <w:numPr>
          <w:ilvl w:val="0"/>
          <w:numId w:val="32"/>
        </w:numPr>
        <w:spacing w:after="0" w:line="240" w:lineRule="auto"/>
      </w:pPr>
      <w:r w:rsidRPr="00B34CCE">
        <w:t xml:space="preserve">What information or tool result confirms the appropriate next step? </w:t>
      </w:r>
    </w:p>
    <w:p w14:paraId="07551F60" w14:textId="77777777" w:rsidR="00B34CCE" w:rsidRPr="00B34CCE" w:rsidRDefault="00B34CCE" w:rsidP="005B034A">
      <w:pPr>
        <w:spacing w:after="0" w:line="240" w:lineRule="auto"/>
        <w:rPr>
          <w:b/>
          <w:bCs/>
        </w:rPr>
      </w:pPr>
      <w:r w:rsidRPr="00B34CCE">
        <w:rPr>
          <w:b/>
          <w:bCs/>
        </w:rPr>
        <w:t>Information Protection and Process Compliance</w:t>
      </w:r>
    </w:p>
    <w:p w14:paraId="67A16856" w14:textId="77777777" w:rsidR="00B34CCE" w:rsidRPr="00B34CCE" w:rsidRDefault="00B34CCE" w:rsidP="00986EED">
      <w:pPr>
        <w:numPr>
          <w:ilvl w:val="0"/>
          <w:numId w:val="33"/>
        </w:numPr>
        <w:spacing w:after="0" w:line="240" w:lineRule="auto"/>
      </w:pPr>
      <w:r w:rsidRPr="00B34CCE">
        <w:t xml:space="preserve">How do Experts protect customer information while navigating, searching, documenting, and practicing in client tools? </w:t>
      </w:r>
    </w:p>
    <w:p w14:paraId="362C8981" w14:textId="77777777" w:rsidR="00B34CCE" w:rsidRPr="00B34CCE" w:rsidRDefault="00B34CCE" w:rsidP="00986EED">
      <w:pPr>
        <w:numPr>
          <w:ilvl w:val="0"/>
          <w:numId w:val="33"/>
        </w:numPr>
        <w:spacing w:after="0" w:line="240" w:lineRule="auto"/>
      </w:pPr>
      <w:r w:rsidRPr="00B34CCE">
        <w:t xml:space="preserve">How do Experts follow required workflows and prompts without skipping or bypassing process steps? </w:t>
      </w:r>
    </w:p>
    <w:p w14:paraId="65A3E0AB" w14:textId="77777777" w:rsidR="00B34CCE" w:rsidRPr="00B34CCE" w:rsidRDefault="00B34CCE" w:rsidP="005B034A">
      <w:pPr>
        <w:spacing w:after="0" w:line="240" w:lineRule="auto"/>
        <w:rPr>
          <w:b/>
          <w:bCs/>
        </w:rPr>
      </w:pPr>
      <w:r w:rsidRPr="00B34CCE">
        <w:rPr>
          <w:b/>
          <w:bCs/>
        </w:rPr>
        <w:t>Tool-Path Recovery</w:t>
      </w:r>
    </w:p>
    <w:p w14:paraId="5AEEF2E9" w14:textId="77777777" w:rsidR="00B34CCE" w:rsidRPr="00B34CCE" w:rsidRDefault="00B34CCE" w:rsidP="00986EED">
      <w:pPr>
        <w:numPr>
          <w:ilvl w:val="0"/>
          <w:numId w:val="34"/>
        </w:numPr>
        <w:spacing w:after="0" w:line="240" w:lineRule="auto"/>
      </w:pPr>
      <w:r w:rsidRPr="00B34CCE">
        <w:t xml:space="preserve">What should Experts do when a tool is unavailable, a search does not provide an answer, information appears inconsistent, or a workflow does not match the customer’s situation? </w:t>
      </w:r>
    </w:p>
    <w:p w14:paraId="1BE9B8FA" w14:textId="77777777" w:rsidR="00B34CCE" w:rsidRPr="00B34CCE" w:rsidRDefault="00B34CCE" w:rsidP="00986EED">
      <w:pPr>
        <w:numPr>
          <w:ilvl w:val="0"/>
          <w:numId w:val="34"/>
        </w:numPr>
        <w:spacing w:after="0" w:line="240" w:lineRule="auto"/>
      </w:pPr>
      <w:r w:rsidRPr="00B34CCE">
        <w:t>How do Experts determine when to try another approved resource, follow a fallback process, or seek additional support?</w:t>
      </w:r>
    </w:p>
    <w:p w14:paraId="4431832C" w14:textId="3881D060" w:rsidR="00BE1B69" w:rsidRPr="00CF0B16" w:rsidRDefault="187BB0E8" w:rsidP="005B034A">
      <w:pPr>
        <w:pStyle w:val="Subtitle"/>
        <w:spacing w:after="0" w:line="240" w:lineRule="auto"/>
        <w:rPr>
          <w:rFonts w:hint="eastAsia"/>
          <w:b/>
        </w:rPr>
      </w:pPr>
      <w:r>
        <w:t xml:space="preserve">Core </w:t>
      </w:r>
      <w:r w:rsidR="00BE1B69">
        <w:t>Capabilities</w:t>
      </w:r>
    </w:p>
    <w:p w14:paraId="6F1798EF" w14:textId="77777777" w:rsidR="007B750C" w:rsidRPr="007B750C" w:rsidRDefault="007B750C" w:rsidP="005B034A">
      <w:pPr>
        <w:spacing w:after="0" w:line="240" w:lineRule="auto"/>
        <w:rPr>
          <w:rFonts w:eastAsia="Times New Roman" w:cs="Times New Roman"/>
          <w:kern w:val="0"/>
          <w14:ligatures w14:val="none"/>
        </w:rPr>
      </w:pPr>
      <w:r w:rsidRPr="007B750C">
        <w:rPr>
          <w:rFonts w:eastAsia="Times New Roman" w:cs="Times New Roman"/>
          <w:kern w:val="0"/>
          <w14:ligatures w14:val="none"/>
        </w:rPr>
        <w:t>Upon successful completion of this learning block, Experts are prepared to:</w:t>
      </w:r>
    </w:p>
    <w:p w14:paraId="77530640" w14:textId="77777777" w:rsidR="007B750C" w:rsidRPr="007B750C" w:rsidRDefault="007B750C" w:rsidP="00986EED">
      <w:pPr>
        <w:numPr>
          <w:ilvl w:val="0"/>
          <w:numId w:val="131"/>
        </w:numPr>
        <w:spacing w:after="0" w:line="240" w:lineRule="auto"/>
        <w:rPr>
          <w:rFonts w:eastAsia="Times New Roman" w:cs="Times New Roman"/>
          <w:kern w:val="0"/>
          <w14:ligatures w14:val="none"/>
        </w:rPr>
      </w:pPr>
      <w:r w:rsidRPr="007B750C">
        <w:rPr>
          <w:rFonts w:eastAsia="Times New Roman" w:cs="Times New Roman"/>
          <w:kern w:val="0"/>
          <w14:ligatures w14:val="none"/>
        </w:rPr>
        <w:t>Support customer interactions by selecting and using the appropriate client systems to retrieve, interpret, and apply customer, account, and workflow information needed to determine the appropriate next action.</w:t>
      </w:r>
    </w:p>
    <w:p w14:paraId="4723C800" w14:textId="77777777" w:rsidR="007B750C" w:rsidRPr="007B750C" w:rsidRDefault="007B750C" w:rsidP="00986EED">
      <w:pPr>
        <w:numPr>
          <w:ilvl w:val="0"/>
          <w:numId w:val="131"/>
        </w:numPr>
        <w:spacing w:after="0" w:line="240" w:lineRule="auto"/>
        <w:rPr>
          <w:rFonts w:eastAsia="Times New Roman" w:cs="Times New Roman"/>
          <w:kern w:val="0"/>
          <w14:ligatures w14:val="none"/>
        </w:rPr>
      </w:pPr>
      <w:r w:rsidRPr="007B750C">
        <w:rPr>
          <w:rFonts w:eastAsia="Times New Roman" w:cs="Times New Roman"/>
          <w:kern w:val="0"/>
          <w14:ligatures w14:val="none"/>
        </w:rPr>
        <w:t>Navigate client systems efficiently while following required workflows, policies, and support processes without bypassing required steps or relying on unsupported guidance.</w:t>
      </w:r>
    </w:p>
    <w:p w14:paraId="42BC807E" w14:textId="77777777" w:rsidR="007B750C" w:rsidRPr="007B750C" w:rsidRDefault="007B750C" w:rsidP="00986EED">
      <w:pPr>
        <w:numPr>
          <w:ilvl w:val="0"/>
          <w:numId w:val="131"/>
        </w:numPr>
        <w:spacing w:after="0" w:line="240" w:lineRule="auto"/>
        <w:rPr>
          <w:rFonts w:eastAsia="Times New Roman" w:cs="Times New Roman"/>
          <w:kern w:val="0"/>
          <w14:ligatures w14:val="none"/>
        </w:rPr>
      </w:pPr>
      <w:r w:rsidRPr="007B750C">
        <w:rPr>
          <w:rFonts w:eastAsia="Times New Roman" w:cs="Times New Roman"/>
          <w:kern w:val="0"/>
          <w14:ligatures w14:val="none"/>
        </w:rPr>
        <w:t>Use client tools and approved resources together to make accurate customer-impacting decisions, validate support paths, and communicate appropriate next steps.</w:t>
      </w:r>
    </w:p>
    <w:p w14:paraId="549A291B" w14:textId="77777777" w:rsidR="007B750C" w:rsidRPr="007B750C" w:rsidRDefault="007B750C" w:rsidP="00986EED">
      <w:pPr>
        <w:numPr>
          <w:ilvl w:val="0"/>
          <w:numId w:val="131"/>
        </w:numPr>
        <w:spacing w:after="0" w:line="240" w:lineRule="auto"/>
        <w:rPr>
          <w:rFonts w:eastAsia="Times New Roman" w:cs="Times New Roman"/>
          <w:kern w:val="0"/>
          <w14:ligatures w14:val="none"/>
        </w:rPr>
      </w:pPr>
      <w:r w:rsidRPr="007B750C">
        <w:rPr>
          <w:rFonts w:eastAsia="Times New Roman" w:cs="Times New Roman"/>
          <w:kern w:val="0"/>
          <w14:ligatures w14:val="none"/>
        </w:rPr>
        <w:t>Protect customer information by consistently applying required security, privacy, and documentation practices while working within client systems.</w:t>
      </w:r>
    </w:p>
    <w:p w14:paraId="3927C7A7" w14:textId="77777777" w:rsidR="007B750C" w:rsidRPr="007B750C" w:rsidRDefault="007B750C" w:rsidP="00986EED">
      <w:pPr>
        <w:numPr>
          <w:ilvl w:val="0"/>
          <w:numId w:val="131"/>
        </w:numPr>
        <w:spacing w:after="0" w:line="240" w:lineRule="auto"/>
        <w:rPr>
          <w:rFonts w:eastAsia="Times New Roman" w:cs="Times New Roman"/>
          <w:kern w:val="0"/>
          <w14:ligatures w14:val="none"/>
        </w:rPr>
      </w:pPr>
      <w:r w:rsidRPr="007B750C">
        <w:rPr>
          <w:rFonts w:eastAsia="Times New Roman" w:cs="Times New Roman"/>
          <w:kern w:val="0"/>
          <w14:ligatures w14:val="none"/>
        </w:rPr>
        <w:t>Adapt to changing customer situations by recognizing when client information, workflows, or system results require an alternate resource, fallback process, escalation, or transfer.</w:t>
      </w:r>
    </w:p>
    <w:p w14:paraId="46231926" w14:textId="77777777" w:rsidR="007B750C" w:rsidRPr="007B750C" w:rsidRDefault="007B750C" w:rsidP="00986EED">
      <w:pPr>
        <w:numPr>
          <w:ilvl w:val="0"/>
          <w:numId w:val="131"/>
        </w:numPr>
        <w:spacing w:after="0" w:line="240" w:lineRule="auto"/>
        <w:rPr>
          <w:rFonts w:eastAsia="Times New Roman" w:cs="Times New Roman"/>
          <w:kern w:val="0"/>
          <w14:ligatures w14:val="none"/>
        </w:rPr>
      </w:pPr>
      <w:r w:rsidRPr="007B750C">
        <w:rPr>
          <w:rFonts w:eastAsia="Times New Roman" w:cs="Times New Roman"/>
          <w:kern w:val="0"/>
          <w14:ligatures w14:val="none"/>
        </w:rPr>
        <w:t>Build the foundational client-system proficiency required to support verification, troubleshooting, activations, carrier account support, warranty and claims, and other customer workflows throughout the remainder of Launchpad.</w:t>
      </w:r>
    </w:p>
    <w:p w14:paraId="2355D9EB" w14:textId="77777777" w:rsidR="00995773" w:rsidRDefault="00995773" w:rsidP="005B034A">
      <w:pPr>
        <w:pStyle w:val="Subtitle"/>
        <w:spacing w:after="0" w:line="240" w:lineRule="auto"/>
        <w:rPr>
          <w:rFonts w:hint="eastAsia"/>
        </w:rPr>
      </w:pPr>
      <w:r>
        <w:t>Assessment Methods</w:t>
      </w:r>
    </w:p>
    <w:p w14:paraId="2F95DD5F" w14:textId="77777777" w:rsidR="00995773" w:rsidRPr="006C363D" w:rsidRDefault="00995773" w:rsidP="00986EED">
      <w:pPr>
        <w:numPr>
          <w:ilvl w:val="0"/>
          <w:numId w:val="30"/>
        </w:numPr>
        <w:spacing w:after="0" w:line="240" w:lineRule="auto"/>
      </w:pPr>
      <w:r w:rsidRPr="006C363D">
        <w:t xml:space="preserve">Knowledge Check </w:t>
      </w:r>
    </w:p>
    <w:p w14:paraId="235A468D" w14:textId="77777777" w:rsidR="00995773" w:rsidRDefault="00995773" w:rsidP="00986EED">
      <w:pPr>
        <w:numPr>
          <w:ilvl w:val="0"/>
          <w:numId w:val="30"/>
        </w:numPr>
        <w:spacing w:after="0" w:line="240" w:lineRule="auto"/>
      </w:pPr>
      <w:r w:rsidRPr="006C363D">
        <w:t xml:space="preserve">Simulation </w:t>
      </w:r>
    </w:p>
    <w:p w14:paraId="59515C2C" w14:textId="77777777" w:rsidR="00995773" w:rsidRDefault="00995773" w:rsidP="00986EED">
      <w:pPr>
        <w:numPr>
          <w:ilvl w:val="1"/>
          <w:numId w:val="30"/>
        </w:numPr>
        <w:spacing w:after="0" w:line="240" w:lineRule="auto"/>
      </w:pPr>
      <w:r>
        <w:t>Training Assist</w:t>
      </w:r>
    </w:p>
    <w:p w14:paraId="2149F2BB" w14:textId="77777777" w:rsidR="00995773" w:rsidRDefault="00995773" w:rsidP="00986EED">
      <w:pPr>
        <w:numPr>
          <w:ilvl w:val="1"/>
          <w:numId w:val="30"/>
        </w:numPr>
        <w:spacing w:after="0" w:line="240" w:lineRule="auto"/>
      </w:pPr>
      <w:r>
        <w:t xml:space="preserve">Assima- </w:t>
      </w:r>
    </w:p>
    <w:p w14:paraId="2CF1B53E" w14:textId="77777777" w:rsidR="00995773" w:rsidRDefault="00995773" w:rsidP="00986EED">
      <w:pPr>
        <w:numPr>
          <w:ilvl w:val="2"/>
          <w:numId w:val="30"/>
        </w:numPr>
        <w:spacing w:after="0" w:line="240" w:lineRule="auto"/>
      </w:pPr>
      <w:r>
        <w:t>ACSS</w:t>
      </w:r>
    </w:p>
    <w:p w14:paraId="4FC2E609" w14:textId="77777777" w:rsidR="00995773" w:rsidRDefault="00995773" w:rsidP="00986EED">
      <w:pPr>
        <w:numPr>
          <w:ilvl w:val="2"/>
          <w:numId w:val="30"/>
        </w:numPr>
        <w:spacing w:after="0" w:line="240" w:lineRule="auto"/>
      </w:pPr>
      <w:r>
        <w:t>TRG</w:t>
      </w:r>
    </w:p>
    <w:p w14:paraId="02FFD14C" w14:textId="77777777" w:rsidR="00995773" w:rsidRDefault="00995773" w:rsidP="00986EED">
      <w:pPr>
        <w:numPr>
          <w:ilvl w:val="2"/>
          <w:numId w:val="30"/>
        </w:numPr>
        <w:spacing w:after="0" w:line="240" w:lineRule="auto"/>
      </w:pPr>
      <w:r>
        <w:t>InfoManager</w:t>
      </w:r>
    </w:p>
    <w:p w14:paraId="2B0D04E9" w14:textId="77777777" w:rsidR="00995773" w:rsidRPr="006C363D" w:rsidRDefault="00995773" w:rsidP="00986EED">
      <w:pPr>
        <w:numPr>
          <w:ilvl w:val="2"/>
          <w:numId w:val="30"/>
        </w:numPr>
        <w:spacing w:after="0" w:line="240" w:lineRule="auto"/>
      </w:pPr>
      <w:r>
        <w:t>Expert Workspace- Guided Flows</w:t>
      </w:r>
    </w:p>
    <w:p w14:paraId="2D82303F" w14:textId="77777777" w:rsidR="00995773" w:rsidRPr="009D0CA0" w:rsidRDefault="00995773" w:rsidP="005B034A">
      <w:pPr>
        <w:spacing w:after="0" w:line="240" w:lineRule="auto"/>
      </w:pPr>
    </w:p>
    <w:p w14:paraId="7681A3F2" w14:textId="77777777" w:rsidR="00995773" w:rsidRDefault="00995773" w:rsidP="005B034A">
      <w:pPr>
        <w:pStyle w:val="Subtitle"/>
        <w:spacing w:after="0" w:line="240" w:lineRule="auto"/>
        <w:rPr>
          <w:rFonts w:hint="eastAsia"/>
        </w:rPr>
      </w:pPr>
      <w:r>
        <w:t>Minimum Performance Expectations</w:t>
      </w:r>
    </w:p>
    <w:p w14:paraId="0076E3E0" w14:textId="4E2D1332" w:rsidR="6091E308" w:rsidRPr="008B6497" w:rsidRDefault="6091E308" w:rsidP="00986EED">
      <w:pPr>
        <w:pStyle w:val="ListParagraph"/>
        <w:numPr>
          <w:ilvl w:val="0"/>
          <w:numId w:val="36"/>
        </w:numPr>
        <w:spacing w:after="0" w:line="240" w:lineRule="auto"/>
      </w:pPr>
      <w:r w:rsidRPr="008B6497">
        <w:t>Successfully complete all 10 required Client Tools simulations, including successful re-demonstration of any skill requiring coaching before progressing.</w:t>
      </w:r>
    </w:p>
    <w:p w14:paraId="73AB7B78" w14:textId="3794B6A1" w:rsidR="6091E308" w:rsidRPr="008B6497" w:rsidRDefault="6091E308" w:rsidP="00986EED">
      <w:pPr>
        <w:pStyle w:val="ListParagraph"/>
        <w:numPr>
          <w:ilvl w:val="0"/>
          <w:numId w:val="36"/>
        </w:numPr>
        <w:spacing w:after="0" w:line="240" w:lineRule="auto"/>
      </w:pPr>
      <w:r w:rsidRPr="008B6497">
        <w:t>Independently access ACSS, TRG, InfoManager, and Guided Flows in 100% of evaluated tool scenarios without trainer assistance.</w:t>
      </w:r>
    </w:p>
    <w:p w14:paraId="3B78C5C3" w14:textId="7FCE6780" w:rsidR="6091E308" w:rsidRPr="008B6497" w:rsidRDefault="6091E308" w:rsidP="00986EED">
      <w:pPr>
        <w:pStyle w:val="ListParagraph"/>
        <w:numPr>
          <w:ilvl w:val="0"/>
          <w:numId w:val="36"/>
        </w:numPr>
        <w:spacing w:after="0" w:line="240" w:lineRule="auto"/>
      </w:pPr>
      <w:r w:rsidRPr="008B6497">
        <w:t>Use a provided MDN to locate the correct customer account, identify the appropriate account role, determine line status, and access the required account information in 10 of 10 evaluated account lookup scenarios.</w:t>
      </w:r>
    </w:p>
    <w:p w14:paraId="4408DEBD" w14:textId="1396C8B5" w:rsidR="00995773" w:rsidRPr="008B6497" w:rsidRDefault="6091E308" w:rsidP="00986EED">
      <w:pPr>
        <w:pStyle w:val="ListParagraph"/>
        <w:numPr>
          <w:ilvl w:val="0"/>
          <w:numId w:val="36"/>
        </w:numPr>
        <w:spacing w:after="0" w:line="240" w:lineRule="auto"/>
      </w:pPr>
      <w:r w:rsidRPr="008B6497">
        <w:t>Retrieve and accurately interpret billing, plan, usage, digital access, feature, and line-status information required to support the customer’s need in 9 of 10 evaluated customer scenarios.</w:t>
      </w:r>
    </w:p>
    <w:p w14:paraId="30F0432C" w14:textId="77777777" w:rsidR="00EF73D7" w:rsidRPr="008B6497" w:rsidRDefault="00922CD8" w:rsidP="00986EED">
      <w:pPr>
        <w:numPr>
          <w:ilvl w:val="0"/>
          <w:numId w:val="36"/>
        </w:numPr>
        <w:spacing w:after="0" w:line="240" w:lineRule="auto"/>
        <w:rPr>
          <w:rFonts w:eastAsia="Times New Roman" w:cs="Times New Roman"/>
          <w:kern w:val="0"/>
          <w14:ligatures w14:val="none"/>
        </w:rPr>
      </w:pPr>
      <w:r w:rsidRPr="008B6497">
        <w:rPr>
          <w:rFonts w:eastAsia="Times New Roman" w:cs="Times New Roman"/>
          <w:kern w:val="0"/>
          <w14:ligatures w14:val="none"/>
        </w:rPr>
        <w:t>Complete required TRG workflows by selecting the appropriate issue path, following prompts in sequence, and identifying the supported next action in 9 of 10 evaluated workflow scenarios.</w:t>
      </w:r>
    </w:p>
    <w:p w14:paraId="493FBDD7" w14:textId="77777777" w:rsidR="00F27A41" w:rsidRPr="008B6497" w:rsidRDefault="00EF73D7" w:rsidP="00986EED">
      <w:pPr>
        <w:numPr>
          <w:ilvl w:val="0"/>
          <w:numId w:val="36"/>
        </w:numPr>
        <w:spacing w:after="0" w:line="240" w:lineRule="auto"/>
        <w:rPr>
          <w:rFonts w:eastAsia="Times New Roman" w:cs="Times New Roman"/>
          <w:kern w:val="0"/>
          <w14:ligatures w14:val="none"/>
        </w:rPr>
      </w:pPr>
      <w:r w:rsidRPr="008B6497">
        <w:rPr>
          <w:rFonts w:eastAsia="Times New Roman" w:cs="Times New Roman"/>
          <w:kern w:val="0"/>
          <w14:ligatures w14:val="none"/>
        </w:rPr>
        <w:t>Use InfoManager to locate the current approved client guidance and accurately communicate the resulting customer action or next step in 9 of 10 evaluated search scenarios.</w:t>
      </w:r>
    </w:p>
    <w:p w14:paraId="7415D18C" w14:textId="730606CC" w:rsidR="00874CE2" w:rsidRPr="008B6497" w:rsidRDefault="00F27A41" w:rsidP="00986EED">
      <w:pPr>
        <w:numPr>
          <w:ilvl w:val="0"/>
          <w:numId w:val="36"/>
        </w:numPr>
        <w:spacing w:after="0" w:line="240" w:lineRule="auto"/>
        <w:rPr>
          <w:rFonts w:eastAsia="Times New Roman" w:cs="Times New Roman"/>
          <w:kern w:val="0"/>
          <w14:ligatures w14:val="none"/>
        </w:rPr>
      </w:pPr>
      <w:r w:rsidRPr="008B6497">
        <w:rPr>
          <w:rFonts w:eastAsia="Times New Roman" w:cs="Times New Roman"/>
          <w:kern w:val="0"/>
          <w14:ligatures w14:val="none"/>
        </w:rPr>
        <w:t>Complete both required activation workflow scenarios by entering the provided IMEI accurately, following the Activation Guided Flow, and confirming the appropriate outcome in 100% of evaluated activation scenarios.</w:t>
      </w:r>
    </w:p>
    <w:p w14:paraId="0AE7C70C" w14:textId="77777777" w:rsidR="000F3EC6" w:rsidRPr="008B6497" w:rsidRDefault="00874CE2" w:rsidP="00986EED">
      <w:pPr>
        <w:numPr>
          <w:ilvl w:val="0"/>
          <w:numId w:val="36"/>
        </w:numPr>
        <w:spacing w:after="0" w:line="240" w:lineRule="auto"/>
        <w:rPr>
          <w:rFonts w:eastAsia="Times New Roman" w:cs="Times New Roman"/>
          <w:kern w:val="0"/>
          <w14:ligatures w14:val="none"/>
        </w:rPr>
      </w:pPr>
      <w:r w:rsidRPr="008B6497">
        <w:rPr>
          <w:rFonts w:eastAsia="Times New Roman" w:cs="Times New Roman"/>
          <w:kern w:val="0"/>
          <w14:ligatures w14:val="none"/>
        </w:rPr>
        <w:t>Maintain ownership of the customer interaction during 9 of 10 evaluated client-tool scenarios by explaining what is being checked, why it is being checked, and the expected next step while navigating client systems.</w:t>
      </w:r>
    </w:p>
    <w:p w14:paraId="4325E140" w14:textId="77777777" w:rsidR="000D275A" w:rsidRPr="008B6497" w:rsidRDefault="000F3EC6" w:rsidP="00986EED">
      <w:pPr>
        <w:numPr>
          <w:ilvl w:val="0"/>
          <w:numId w:val="36"/>
        </w:numPr>
        <w:spacing w:after="0" w:line="240" w:lineRule="auto"/>
        <w:rPr>
          <w:rFonts w:eastAsia="Times New Roman" w:cs="Times New Roman"/>
          <w:kern w:val="0"/>
          <w14:ligatures w14:val="none"/>
        </w:rPr>
      </w:pPr>
      <w:r w:rsidRPr="008B6497">
        <w:rPr>
          <w:rFonts w:eastAsia="Times New Roman" w:cs="Times New Roman"/>
          <w:kern w:val="0"/>
          <w14:ligatures w14:val="none"/>
        </w:rPr>
        <w:t>Complete required documentation in 100% of evaluated documentation scenarios by accurately recording the customer issue, actions taken, outcome, and next step.</w:t>
      </w:r>
    </w:p>
    <w:p w14:paraId="17525312" w14:textId="38A5FB49" w:rsidR="003B36A1" w:rsidRPr="008B6497" w:rsidRDefault="000D275A" w:rsidP="00986EED">
      <w:pPr>
        <w:numPr>
          <w:ilvl w:val="0"/>
          <w:numId w:val="36"/>
        </w:numPr>
        <w:spacing w:after="0" w:line="240" w:lineRule="auto"/>
        <w:rPr>
          <w:rFonts w:eastAsia="Times New Roman" w:cs="Times New Roman"/>
          <w:kern w:val="0"/>
          <w14:ligatures w14:val="none"/>
        </w:rPr>
      </w:pPr>
      <w:r w:rsidRPr="008B6497">
        <w:rPr>
          <w:rFonts w:eastAsia="Times New Roman" w:cs="Times New Roman"/>
          <w:kern w:val="0"/>
          <w14:ligatures w14:val="none"/>
        </w:rPr>
        <w:t>Recover from unavailable tools, conflicting information, unsupported workflows, or unsuccessful searches in 9 of 10 evaluated scenarios by selecting the appropriate approved resource, fallback process, or escalation path.</w:t>
      </w:r>
    </w:p>
    <w:p w14:paraId="26CFDFB9" w14:textId="05423A35" w:rsidR="26305C7F" w:rsidRDefault="26305C7F" w:rsidP="26305C7F">
      <w:pPr>
        <w:pStyle w:val="Subtitle"/>
        <w:spacing w:after="0" w:line="240" w:lineRule="auto"/>
        <w:rPr>
          <w:rFonts w:hint="eastAsia"/>
        </w:rPr>
      </w:pPr>
    </w:p>
    <w:p w14:paraId="695EE082" w14:textId="2BCE4583" w:rsidR="26305C7F" w:rsidRDefault="26305C7F" w:rsidP="26305C7F">
      <w:pPr>
        <w:pStyle w:val="Subtitle"/>
        <w:spacing w:after="0" w:line="240" w:lineRule="auto"/>
        <w:rPr>
          <w:rFonts w:hint="eastAsia"/>
        </w:rPr>
      </w:pPr>
    </w:p>
    <w:p w14:paraId="4EFEAB50" w14:textId="2E27636B" w:rsidR="26305C7F" w:rsidRDefault="26305C7F" w:rsidP="26305C7F">
      <w:pPr>
        <w:pStyle w:val="Subtitle"/>
        <w:spacing w:after="0" w:line="240" w:lineRule="auto"/>
        <w:rPr>
          <w:rFonts w:hint="eastAsia"/>
        </w:rPr>
      </w:pPr>
    </w:p>
    <w:p w14:paraId="4512A105" w14:textId="69B51383" w:rsidR="003B36A1" w:rsidRPr="003B36A1" w:rsidRDefault="1698984C" w:rsidP="005B034A">
      <w:pPr>
        <w:pStyle w:val="Subtitle"/>
        <w:spacing w:after="0" w:line="240" w:lineRule="auto"/>
        <w:rPr>
          <w:rFonts w:hint="eastAsia"/>
        </w:rPr>
      </w:pPr>
      <w:r>
        <w:t>Courses and Resources</w:t>
      </w:r>
      <w:r w:rsidR="60318C7C">
        <w:t xml:space="preserve"> (~1.5 hours)</w:t>
      </w:r>
    </w:p>
    <w:tbl>
      <w:tblPr>
        <w:tblW w:w="13949"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487"/>
        <w:gridCol w:w="1404"/>
        <w:gridCol w:w="790"/>
        <w:gridCol w:w="2250"/>
        <w:gridCol w:w="1876"/>
        <w:gridCol w:w="1492"/>
        <w:gridCol w:w="4650"/>
      </w:tblGrid>
      <w:tr w:rsidR="008E7453" w14:paraId="4F4EF036" w14:textId="77777777" w:rsidTr="26305C7F">
        <w:trPr>
          <w:cantSplit/>
          <w:trHeight w:val="506"/>
          <w:jc w:val="center"/>
        </w:trPr>
        <w:tc>
          <w:tcPr>
            <w:tcW w:w="1487" w:type="dxa"/>
            <w:shd w:val="clear" w:color="auto" w:fill="EAF2F8"/>
            <w:tcMar>
              <w:top w:w="70" w:type="dxa"/>
              <w:left w:w="70" w:type="dxa"/>
              <w:bottom w:w="70" w:type="dxa"/>
              <w:right w:w="70" w:type="dxa"/>
            </w:tcMar>
          </w:tcPr>
          <w:p w14:paraId="612F1A70" w14:textId="77777777" w:rsidR="008E7453" w:rsidRDefault="008E7453" w:rsidP="005B034A">
            <w:pPr>
              <w:spacing w:after="0" w:line="240" w:lineRule="auto"/>
            </w:pPr>
            <w:r>
              <w:rPr>
                <w:rFonts w:ascii="Apercu Pro" w:eastAsia="Apercu Pro" w:hAnsi="Apercu Pro" w:cs="Apercu Pro"/>
                <w:b/>
                <w:sz w:val="20"/>
              </w:rPr>
              <w:t>Course</w:t>
            </w:r>
          </w:p>
        </w:tc>
        <w:tc>
          <w:tcPr>
            <w:tcW w:w="1404" w:type="dxa"/>
            <w:shd w:val="clear" w:color="auto" w:fill="EAF2F8"/>
            <w:tcMar>
              <w:top w:w="70" w:type="dxa"/>
              <w:left w:w="70" w:type="dxa"/>
              <w:bottom w:w="70" w:type="dxa"/>
              <w:right w:w="70" w:type="dxa"/>
            </w:tcMar>
          </w:tcPr>
          <w:p w14:paraId="6716344B" w14:textId="77777777" w:rsidR="008E7453" w:rsidRDefault="008E7453" w:rsidP="005B034A">
            <w:pPr>
              <w:spacing w:after="0" w:line="240" w:lineRule="auto"/>
            </w:pPr>
            <w:r>
              <w:rPr>
                <w:rFonts w:ascii="Apercu Pro" w:eastAsia="Apercu Pro" w:hAnsi="Apercu Pro" w:cs="Apercu Pro"/>
                <w:b/>
                <w:sz w:val="20"/>
              </w:rPr>
              <w:t>Modality</w:t>
            </w:r>
          </w:p>
        </w:tc>
        <w:tc>
          <w:tcPr>
            <w:tcW w:w="790" w:type="dxa"/>
            <w:shd w:val="clear" w:color="auto" w:fill="EAF2F8"/>
            <w:tcMar>
              <w:top w:w="70" w:type="dxa"/>
              <w:left w:w="70" w:type="dxa"/>
              <w:bottom w:w="70" w:type="dxa"/>
              <w:right w:w="70" w:type="dxa"/>
            </w:tcMar>
          </w:tcPr>
          <w:p w14:paraId="59E119E1" w14:textId="46B39B19" w:rsidR="008E7453" w:rsidRDefault="26305C7F" w:rsidP="26305C7F">
            <w:pPr>
              <w:spacing w:after="0" w:line="240" w:lineRule="auto"/>
            </w:pPr>
            <w:r w:rsidRPr="26305C7F">
              <w:rPr>
                <w:rFonts w:ascii="Apercu Pro" w:eastAsia="Apercu Pro" w:hAnsi="Apercu Pro" w:cs="Apercu Pro"/>
                <w:b/>
                <w:bCs/>
                <w:sz w:val="20"/>
                <w:szCs w:val="20"/>
              </w:rPr>
              <w:t>Length</w:t>
            </w:r>
          </w:p>
        </w:tc>
        <w:tc>
          <w:tcPr>
            <w:tcW w:w="2250" w:type="dxa"/>
            <w:shd w:val="clear" w:color="auto" w:fill="EAF2F8"/>
            <w:tcMar>
              <w:top w:w="70" w:type="dxa"/>
              <w:left w:w="70" w:type="dxa"/>
              <w:bottom w:w="70" w:type="dxa"/>
              <w:right w:w="70" w:type="dxa"/>
            </w:tcMar>
          </w:tcPr>
          <w:p w14:paraId="5430E3C5" w14:textId="7E55A4CB" w:rsidR="26305C7F" w:rsidRDefault="26305C7F" w:rsidP="26305C7F">
            <w:pPr>
              <w:spacing w:line="240" w:lineRule="auto"/>
            </w:pPr>
            <w:r w:rsidRPr="26305C7F">
              <w:rPr>
                <w:rFonts w:ascii="Apercu Pro" w:eastAsia="Apercu Pro" w:hAnsi="Apercu Pro" w:cs="Apercu Pro"/>
                <w:b/>
                <w:bCs/>
                <w:sz w:val="20"/>
                <w:szCs w:val="20"/>
              </w:rPr>
              <w:t>Stakeholder Review</w:t>
            </w:r>
          </w:p>
        </w:tc>
        <w:tc>
          <w:tcPr>
            <w:tcW w:w="1876" w:type="dxa"/>
            <w:shd w:val="clear" w:color="auto" w:fill="EAF2F8"/>
          </w:tcPr>
          <w:p w14:paraId="6B4DD146" w14:textId="3D959426" w:rsidR="000A38F7" w:rsidRDefault="000A38F7" w:rsidP="005B034A">
            <w:pPr>
              <w:spacing w:after="0" w:line="240" w:lineRule="auto"/>
              <w:jc w:val="center"/>
              <w:rPr>
                <w:rFonts w:ascii="Apercu Pro" w:eastAsia="Apercu Pro" w:hAnsi="Apercu Pro" w:cs="Apercu Pro"/>
                <w:b/>
                <w:sz w:val="20"/>
              </w:rPr>
            </w:pPr>
            <w:r>
              <w:rPr>
                <w:rFonts w:ascii="Apercu Pro" w:eastAsia="Apercu Pro" w:hAnsi="Apercu Pro" w:cs="Apercu Pro"/>
                <w:b/>
                <w:sz w:val="20"/>
              </w:rPr>
              <w:t xml:space="preserve">Core </w:t>
            </w:r>
            <w:r w:rsidR="008E7453">
              <w:rPr>
                <w:rFonts w:ascii="Apercu Pro" w:eastAsia="Apercu Pro" w:hAnsi="Apercu Pro" w:cs="Apercu Pro"/>
                <w:b/>
                <w:sz w:val="20"/>
              </w:rPr>
              <w:t>Capabilities</w:t>
            </w:r>
            <w:r>
              <w:rPr>
                <w:rFonts w:ascii="Apercu Pro" w:eastAsia="Apercu Pro" w:hAnsi="Apercu Pro" w:cs="Apercu Pro"/>
                <w:b/>
                <w:sz w:val="20"/>
              </w:rPr>
              <w:t xml:space="preserve"> #</w:t>
            </w:r>
          </w:p>
        </w:tc>
        <w:tc>
          <w:tcPr>
            <w:tcW w:w="1492" w:type="dxa"/>
            <w:shd w:val="clear" w:color="auto" w:fill="EAF2F8"/>
          </w:tcPr>
          <w:p w14:paraId="34FD496C" w14:textId="2036AB01" w:rsidR="008E7453" w:rsidRDefault="008E7453" w:rsidP="005B034A">
            <w:pPr>
              <w:spacing w:after="0" w:line="240" w:lineRule="auto"/>
              <w:jc w:val="center"/>
              <w:rPr>
                <w:rFonts w:ascii="Apercu Pro" w:eastAsia="Apercu Pro" w:hAnsi="Apercu Pro" w:cs="Apercu Pro"/>
                <w:b/>
                <w:sz w:val="20"/>
              </w:rPr>
            </w:pPr>
            <w:r>
              <w:rPr>
                <w:rFonts w:ascii="Apercu Pro" w:eastAsia="Apercu Pro" w:hAnsi="Apercu Pro" w:cs="Apercu Pro"/>
                <w:b/>
                <w:sz w:val="20"/>
              </w:rPr>
              <w:t>Simulations</w:t>
            </w:r>
          </w:p>
        </w:tc>
        <w:tc>
          <w:tcPr>
            <w:tcW w:w="4650" w:type="dxa"/>
            <w:shd w:val="clear" w:color="auto" w:fill="EAF2F8"/>
            <w:tcMar>
              <w:top w:w="70" w:type="dxa"/>
              <w:left w:w="70" w:type="dxa"/>
              <w:bottom w:w="70" w:type="dxa"/>
              <w:right w:w="70" w:type="dxa"/>
            </w:tcMar>
          </w:tcPr>
          <w:p w14:paraId="2BAAB783" w14:textId="1A727B9F" w:rsidR="008E7453" w:rsidRDefault="008E7453" w:rsidP="005B034A">
            <w:pPr>
              <w:spacing w:after="0" w:line="240" w:lineRule="auto"/>
            </w:pPr>
            <w:r>
              <w:rPr>
                <w:rFonts w:ascii="Apercu Pro" w:eastAsia="Apercu Pro" w:hAnsi="Apercu Pro" w:cs="Apercu Pro"/>
                <w:b/>
                <w:sz w:val="20"/>
              </w:rPr>
              <w:t>High-Level Description</w:t>
            </w:r>
          </w:p>
        </w:tc>
      </w:tr>
      <w:tr w:rsidR="008E7453" w14:paraId="159AEC72" w14:textId="77777777" w:rsidTr="26305C7F">
        <w:trPr>
          <w:cantSplit/>
          <w:trHeight w:val="1396"/>
          <w:jc w:val="center"/>
        </w:trPr>
        <w:tc>
          <w:tcPr>
            <w:tcW w:w="1487" w:type="dxa"/>
            <w:tcMar>
              <w:top w:w="70" w:type="dxa"/>
              <w:left w:w="70" w:type="dxa"/>
              <w:bottom w:w="70" w:type="dxa"/>
              <w:right w:w="70" w:type="dxa"/>
            </w:tcMar>
          </w:tcPr>
          <w:p w14:paraId="5A2E2C2B" w14:textId="77777777" w:rsidR="008E7453" w:rsidRDefault="008E7453" w:rsidP="005B034A">
            <w:pPr>
              <w:spacing w:after="0" w:line="240" w:lineRule="auto"/>
            </w:pPr>
            <w:r>
              <w:rPr>
                <w:rFonts w:ascii="Apercu Pro" w:eastAsia="Apercu Pro" w:hAnsi="Apercu Pro" w:cs="Apercu Pro"/>
                <w:sz w:val="20"/>
              </w:rPr>
              <w:t>ACSS Foundations</w:t>
            </w:r>
          </w:p>
        </w:tc>
        <w:tc>
          <w:tcPr>
            <w:tcW w:w="1404" w:type="dxa"/>
            <w:tcMar>
              <w:top w:w="70" w:type="dxa"/>
              <w:left w:w="70" w:type="dxa"/>
              <w:bottom w:w="70" w:type="dxa"/>
              <w:right w:w="70" w:type="dxa"/>
            </w:tcMar>
          </w:tcPr>
          <w:p w14:paraId="386145D0" w14:textId="77777777" w:rsidR="008E7453" w:rsidRDefault="008E7453" w:rsidP="005B034A">
            <w:pPr>
              <w:spacing w:after="0" w:line="240" w:lineRule="auto"/>
            </w:pPr>
            <w:r>
              <w:rPr>
                <w:rFonts w:ascii="Apercu Pro" w:eastAsia="Apercu Pro" w:hAnsi="Apercu Pro" w:cs="Apercu Pro"/>
                <w:sz w:val="20"/>
              </w:rPr>
              <w:t>CBT</w:t>
            </w:r>
          </w:p>
        </w:tc>
        <w:tc>
          <w:tcPr>
            <w:tcW w:w="790" w:type="dxa"/>
            <w:tcMar>
              <w:top w:w="70" w:type="dxa"/>
              <w:left w:w="70" w:type="dxa"/>
              <w:bottom w:w="70" w:type="dxa"/>
              <w:right w:w="70" w:type="dxa"/>
            </w:tcMar>
          </w:tcPr>
          <w:p w14:paraId="06C00E63" w14:textId="77777777" w:rsidR="008E7453" w:rsidRDefault="008E7453" w:rsidP="005B034A">
            <w:pPr>
              <w:spacing w:after="0" w:line="240" w:lineRule="auto"/>
            </w:pPr>
            <w:r>
              <w:rPr>
                <w:rFonts w:ascii="Apercu Pro" w:eastAsia="Apercu Pro" w:hAnsi="Apercu Pro" w:cs="Apercu Pro"/>
                <w:sz w:val="20"/>
              </w:rPr>
              <w:t>30 min</w:t>
            </w:r>
          </w:p>
        </w:tc>
        <w:tc>
          <w:tcPr>
            <w:tcW w:w="2250" w:type="dxa"/>
            <w:tcMar>
              <w:top w:w="70" w:type="dxa"/>
              <w:left w:w="70" w:type="dxa"/>
              <w:bottom w:w="70" w:type="dxa"/>
              <w:right w:w="70" w:type="dxa"/>
            </w:tcMar>
          </w:tcPr>
          <w:p w14:paraId="19FB47E3" w14:textId="5D4C0B33" w:rsidR="26305C7F" w:rsidRDefault="26305C7F" w:rsidP="26305C7F">
            <w:pPr>
              <w:spacing w:line="240" w:lineRule="auto"/>
            </w:pPr>
            <w:r w:rsidRPr="26305C7F">
              <w:rPr>
                <w:rFonts w:ascii="Apercu Pro" w:eastAsia="Apercu Pro" w:hAnsi="Apercu Pro" w:cs="Apercu Pro"/>
                <w:sz w:val="20"/>
                <w:szCs w:val="20"/>
              </w:rPr>
              <w:t>8/11</w:t>
            </w:r>
          </w:p>
        </w:tc>
        <w:tc>
          <w:tcPr>
            <w:tcW w:w="1876" w:type="dxa"/>
          </w:tcPr>
          <w:p w14:paraId="45EBFBAD" w14:textId="059EB342" w:rsidR="003B36A1" w:rsidRDefault="00E41A47" w:rsidP="005B034A">
            <w:pPr>
              <w:spacing w:after="0" w:line="240" w:lineRule="auto"/>
              <w:jc w:val="center"/>
            </w:pPr>
            <w:r>
              <w:t>1</w:t>
            </w:r>
            <w:r w:rsidR="002345CE">
              <w:t>, 2, 3</w:t>
            </w:r>
            <w:r w:rsidR="00D81F2A">
              <w:t xml:space="preserve">, 6, 7, </w:t>
            </w:r>
            <w:r w:rsidR="00B171BB">
              <w:t>8,</w:t>
            </w:r>
            <w:r w:rsidR="009E2A97">
              <w:t xml:space="preserve"> 9</w:t>
            </w:r>
          </w:p>
          <w:p w14:paraId="38CAD6B1" w14:textId="12C2C961" w:rsidR="00E41A47" w:rsidRDefault="00E41A47" w:rsidP="005B034A">
            <w:pPr>
              <w:spacing w:after="0" w:line="240" w:lineRule="auto"/>
              <w:jc w:val="center"/>
            </w:pPr>
          </w:p>
        </w:tc>
        <w:tc>
          <w:tcPr>
            <w:tcW w:w="1492" w:type="dxa"/>
          </w:tcPr>
          <w:p w14:paraId="30A7B917" w14:textId="7881E64E" w:rsidR="004C1DC8" w:rsidRDefault="004C1DC8" w:rsidP="005B034A">
            <w:pPr>
              <w:spacing w:after="0" w:line="240" w:lineRule="auto"/>
              <w:jc w:val="center"/>
              <w:rPr>
                <w:rFonts w:ascii="Apercu Pro" w:eastAsia="Apercu Pro" w:hAnsi="Apercu Pro" w:cs="Apercu Pro"/>
                <w:sz w:val="20"/>
                <w:szCs w:val="20"/>
              </w:rPr>
            </w:pPr>
            <w:r>
              <w:rPr>
                <w:rFonts w:ascii="Apercu Pro" w:eastAsia="Apercu Pro" w:hAnsi="Apercu Pro" w:cs="Apercu Pro"/>
                <w:sz w:val="20"/>
                <w:szCs w:val="20"/>
              </w:rPr>
              <w:t>7</w:t>
            </w:r>
          </w:p>
        </w:tc>
        <w:tc>
          <w:tcPr>
            <w:tcW w:w="4650" w:type="dxa"/>
            <w:tcMar>
              <w:top w:w="70" w:type="dxa"/>
              <w:left w:w="70" w:type="dxa"/>
              <w:bottom w:w="70" w:type="dxa"/>
              <w:right w:w="70" w:type="dxa"/>
            </w:tcMar>
          </w:tcPr>
          <w:p w14:paraId="10F4ACEE" w14:textId="73CEA966" w:rsidR="008E7453" w:rsidRDefault="00BF2B80" w:rsidP="005B034A">
            <w:pPr>
              <w:spacing w:after="0" w:line="240" w:lineRule="auto"/>
            </w:pPr>
            <w:r>
              <w:rPr>
                <w:rFonts w:ascii="Apercu Pro" w:eastAsia="Apercu Pro" w:hAnsi="Apercu Pro" w:cs="Apercu Pro"/>
                <w:sz w:val="20"/>
                <w:szCs w:val="20"/>
              </w:rPr>
              <w:t>I</w:t>
            </w:r>
            <w:r w:rsidR="008E7453" w:rsidRPr="265A9046">
              <w:rPr>
                <w:rFonts w:ascii="Apercu Pro" w:eastAsia="Apercu Pro" w:hAnsi="Apercu Pro" w:cs="Apercu Pro"/>
                <w:sz w:val="20"/>
                <w:szCs w:val="20"/>
              </w:rPr>
              <w:t xml:space="preserve">ntroduces ACSS and its key navigation areas. Learners practice selecting the right customer, account, line, or device and locating </w:t>
            </w:r>
            <w:r>
              <w:rPr>
                <w:rFonts w:ascii="Apercu Pro" w:eastAsia="Apercu Pro" w:hAnsi="Apercu Pro" w:cs="Apercu Pro"/>
                <w:sz w:val="20"/>
                <w:szCs w:val="20"/>
              </w:rPr>
              <w:t>r</w:t>
            </w:r>
            <w:r w:rsidR="008E7453" w:rsidRPr="265A9046">
              <w:rPr>
                <w:rFonts w:ascii="Apercu Pro" w:eastAsia="Apercu Pro" w:hAnsi="Apercu Pro" w:cs="Apercu Pro"/>
                <w:sz w:val="20"/>
                <w:szCs w:val="20"/>
              </w:rPr>
              <w:t>elevant account information.</w:t>
            </w:r>
          </w:p>
        </w:tc>
      </w:tr>
      <w:tr w:rsidR="008E7453" w14:paraId="018E8616" w14:textId="77777777" w:rsidTr="26305C7F">
        <w:trPr>
          <w:cantSplit/>
          <w:trHeight w:val="1007"/>
          <w:jc w:val="center"/>
        </w:trPr>
        <w:tc>
          <w:tcPr>
            <w:tcW w:w="1487" w:type="dxa"/>
            <w:tcMar>
              <w:top w:w="70" w:type="dxa"/>
              <w:left w:w="70" w:type="dxa"/>
              <w:bottom w:w="70" w:type="dxa"/>
              <w:right w:w="70" w:type="dxa"/>
            </w:tcMar>
          </w:tcPr>
          <w:p w14:paraId="736D9DEA" w14:textId="77777777" w:rsidR="008E7453" w:rsidRDefault="008E7453" w:rsidP="005B034A">
            <w:pPr>
              <w:spacing w:after="0" w:line="240" w:lineRule="auto"/>
            </w:pPr>
            <w:r>
              <w:rPr>
                <w:rFonts w:ascii="Apercu Pro" w:eastAsia="Apercu Pro" w:hAnsi="Apercu Pro" w:cs="Apercu Pro"/>
                <w:sz w:val="20"/>
              </w:rPr>
              <w:t>InfoManager Foundations</w:t>
            </w:r>
          </w:p>
        </w:tc>
        <w:tc>
          <w:tcPr>
            <w:tcW w:w="1404" w:type="dxa"/>
            <w:tcMar>
              <w:top w:w="70" w:type="dxa"/>
              <w:left w:w="70" w:type="dxa"/>
              <w:bottom w:w="70" w:type="dxa"/>
              <w:right w:w="70" w:type="dxa"/>
            </w:tcMar>
          </w:tcPr>
          <w:p w14:paraId="4F50054E" w14:textId="77777777" w:rsidR="008E7453" w:rsidRDefault="008E7453" w:rsidP="005B034A">
            <w:pPr>
              <w:spacing w:after="0" w:line="240" w:lineRule="auto"/>
            </w:pPr>
            <w:r>
              <w:rPr>
                <w:rFonts w:ascii="Apercu Pro" w:eastAsia="Apercu Pro" w:hAnsi="Apercu Pro" w:cs="Apercu Pro"/>
                <w:sz w:val="20"/>
              </w:rPr>
              <w:t>CBT</w:t>
            </w:r>
          </w:p>
        </w:tc>
        <w:tc>
          <w:tcPr>
            <w:tcW w:w="790" w:type="dxa"/>
            <w:tcMar>
              <w:top w:w="70" w:type="dxa"/>
              <w:left w:w="70" w:type="dxa"/>
              <w:bottom w:w="70" w:type="dxa"/>
              <w:right w:w="70" w:type="dxa"/>
            </w:tcMar>
          </w:tcPr>
          <w:p w14:paraId="4BE85F5F" w14:textId="77777777" w:rsidR="008E7453" w:rsidRDefault="008E7453" w:rsidP="005B034A">
            <w:pPr>
              <w:spacing w:after="0" w:line="240" w:lineRule="auto"/>
            </w:pPr>
            <w:r>
              <w:rPr>
                <w:rFonts w:ascii="Apercu Pro" w:eastAsia="Apercu Pro" w:hAnsi="Apercu Pro" w:cs="Apercu Pro"/>
                <w:sz w:val="20"/>
              </w:rPr>
              <w:t>20 min</w:t>
            </w:r>
          </w:p>
        </w:tc>
        <w:tc>
          <w:tcPr>
            <w:tcW w:w="2250" w:type="dxa"/>
            <w:tcMar>
              <w:top w:w="70" w:type="dxa"/>
              <w:left w:w="70" w:type="dxa"/>
              <w:bottom w:w="70" w:type="dxa"/>
              <w:right w:w="70" w:type="dxa"/>
            </w:tcMar>
          </w:tcPr>
          <w:p w14:paraId="6A0BBA92" w14:textId="2BFF4F2D" w:rsidR="26305C7F" w:rsidRDefault="26305C7F" w:rsidP="26305C7F">
            <w:pPr>
              <w:spacing w:line="240" w:lineRule="auto"/>
              <w:rPr>
                <w:rFonts w:ascii="Apercu Pro" w:eastAsia="Apercu Pro" w:hAnsi="Apercu Pro" w:cs="Apercu Pro"/>
                <w:sz w:val="20"/>
                <w:szCs w:val="20"/>
                <w:highlight w:val="yellow"/>
              </w:rPr>
            </w:pPr>
            <w:r w:rsidRPr="26305C7F">
              <w:rPr>
                <w:rFonts w:ascii="Apercu Pro" w:eastAsia="Apercu Pro" w:hAnsi="Apercu Pro" w:cs="Apercu Pro"/>
                <w:sz w:val="20"/>
                <w:szCs w:val="20"/>
                <w:highlight w:val="yellow"/>
              </w:rPr>
              <w:t>~8/18</w:t>
            </w:r>
          </w:p>
        </w:tc>
        <w:tc>
          <w:tcPr>
            <w:tcW w:w="1876" w:type="dxa"/>
          </w:tcPr>
          <w:p w14:paraId="1F519789" w14:textId="04B1225E" w:rsidR="00835E20" w:rsidRDefault="009E2A97" w:rsidP="005B034A">
            <w:pPr>
              <w:spacing w:after="0" w:line="240" w:lineRule="auto"/>
              <w:jc w:val="center"/>
            </w:pPr>
            <w:r>
              <w:t>1</w:t>
            </w:r>
            <w:r w:rsidR="007F6EEF">
              <w:t>, 2,</w:t>
            </w:r>
            <w:r w:rsidR="008466C9">
              <w:t xml:space="preserve"> 5, </w:t>
            </w:r>
            <w:r w:rsidR="00513477">
              <w:t>9</w:t>
            </w:r>
          </w:p>
          <w:p w14:paraId="0B2EA6EF" w14:textId="5B5ED81F" w:rsidR="009E2A97" w:rsidRDefault="009E2A97" w:rsidP="005B034A">
            <w:pPr>
              <w:spacing w:after="0" w:line="240" w:lineRule="auto"/>
              <w:jc w:val="center"/>
            </w:pPr>
          </w:p>
        </w:tc>
        <w:tc>
          <w:tcPr>
            <w:tcW w:w="1492" w:type="dxa"/>
          </w:tcPr>
          <w:p w14:paraId="7DB9B934" w14:textId="539E3969" w:rsidR="009F7257" w:rsidRDefault="009F7257" w:rsidP="005B034A">
            <w:pPr>
              <w:spacing w:after="0" w:line="240" w:lineRule="auto"/>
              <w:jc w:val="center"/>
              <w:rPr>
                <w:rFonts w:ascii="Apercu Pro" w:eastAsia="Apercu Pro" w:hAnsi="Apercu Pro" w:cs="Apercu Pro"/>
                <w:sz w:val="20"/>
                <w:szCs w:val="20"/>
              </w:rPr>
            </w:pPr>
            <w:r>
              <w:rPr>
                <w:rFonts w:ascii="Apercu Pro" w:eastAsia="Apercu Pro" w:hAnsi="Apercu Pro" w:cs="Apercu Pro"/>
                <w:sz w:val="20"/>
                <w:szCs w:val="20"/>
              </w:rPr>
              <w:t>1</w:t>
            </w:r>
          </w:p>
        </w:tc>
        <w:tc>
          <w:tcPr>
            <w:tcW w:w="4650" w:type="dxa"/>
            <w:tcMar>
              <w:top w:w="70" w:type="dxa"/>
              <w:left w:w="70" w:type="dxa"/>
              <w:bottom w:w="70" w:type="dxa"/>
              <w:right w:w="70" w:type="dxa"/>
            </w:tcMar>
          </w:tcPr>
          <w:p w14:paraId="2C9F97C7" w14:textId="7EFE5C01" w:rsidR="008E7453" w:rsidRDefault="00BF2B80" w:rsidP="005B034A">
            <w:pPr>
              <w:spacing w:after="0" w:line="240" w:lineRule="auto"/>
            </w:pPr>
            <w:r>
              <w:rPr>
                <w:rFonts w:ascii="Apercu Pro" w:eastAsia="Apercu Pro" w:hAnsi="Apercu Pro" w:cs="Apercu Pro"/>
                <w:sz w:val="20"/>
                <w:szCs w:val="20"/>
              </w:rPr>
              <w:t>I</w:t>
            </w:r>
            <w:r w:rsidR="008E7453" w:rsidRPr="4237DEFA">
              <w:rPr>
                <w:rFonts w:ascii="Apercu Pro" w:eastAsia="Apercu Pro" w:hAnsi="Apercu Pro" w:cs="Apercu Pro"/>
                <w:sz w:val="20"/>
                <w:szCs w:val="20"/>
              </w:rPr>
              <w:t>ntroduces InfoManager as the source for client-approved knowledge, policy, and process guidance. Learners practice accessing the tool and turning customer needs into effective search terms.</w:t>
            </w:r>
          </w:p>
        </w:tc>
      </w:tr>
      <w:tr w:rsidR="008E7453" w14:paraId="6725A810" w14:textId="77777777" w:rsidTr="26305C7F">
        <w:trPr>
          <w:cantSplit/>
          <w:trHeight w:val="1007"/>
          <w:jc w:val="center"/>
        </w:trPr>
        <w:tc>
          <w:tcPr>
            <w:tcW w:w="1487" w:type="dxa"/>
            <w:tcMar>
              <w:top w:w="70" w:type="dxa"/>
              <w:left w:w="70" w:type="dxa"/>
              <w:bottom w:w="70" w:type="dxa"/>
              <w:right w:w="70" w:type="dxa"/>
            </w:tcMar>
          </w:tcPr>
          <w:p w14:paraId="53BAB6D5" w14:textId="77777777" w:rsidR="008E7453" w:rsidRDefault="008E7453" w:rsidP="005B034A">
            <w:pPr>
              <w:spacing w:after="0" w:line="240" w:lineRule="auto"/>
            </w:pPr>
            <w:r>
              <w:rPr>
                <w:rFonts w:ascii="Apercu Pro" w:eastAsia="Apercu Pro" w:hAnsi="Apercu Pro" w:cs="Apercu Pro"/>
                <w:sz w:val="20"/>
              </w:rPr>
              <w:t>TRG Foundations</w:t>
            </w:r>
          </w:p>
        </w:tc>
        <w:tc>
          <w:tcPr>
            <w:tcW w:w="1404" w:type="dxa"/>
            <w:tcMar>
              <w:top w:w="70" w:type="dxa"/>
              <w:left w:w="70" w:type="dxa"/>
              <w:bottom w:w="70" w:type="dxa"/>
              <w:right w:w="70" w:type="dxa"/>
            </w:tcMar>
          </w:tcPr>
          <w:p w14:paraId="3D04F61A" w14:textId="77777777" w:rsidR="008E7453" w:rsidRDefault="008E7453" w:rsidP="005B034A">
            <w:pPr>
              <w:spacing w:after="0" w:line="240" w:lineRule="auto"/>
            </w:pPr>
            <w:r>
              <w:rPr>
                <w:rFonts w:ascii="Apercu Pro" w:eastAsia="Apercu Pro" w:hAnsi="Apercu Pro" w:cs="Apercu Pro"/>
                <w:sz w:val="20"/>
              </w:rPr>
              <w:t>CBT</w:t>
            </w:r>
          </w:p>
        </w:tc>
        <w:tc>
          <w:tcPr>
            <w:tcW w:w="790" w:type="dxa"/>
            <w:tcMar>
              <w:top w:w="70" w:type="dxa"/>
              <w:left w:w="70" w:type="dxa"/>
              <w:bottom w:w="70" w:type="dxa"/>
              <w:right w:w="70" w:type="dxa"/>
            </w:tcMar>
          </w:tcPr>
          <w:p w14:paraId="026217E5" w14:textId="77777777" w:rsidR="008E7453" w:rsidRDefault="008E7453" w:rsidP="005B034A">
            <w:pPr>
              <w:spacing w:after="0" w:line="240" w:lineRule="auto"/>
            </w:pPr>
            <w:r>
              <w:rPr>
                <w:rFonts w:ascii="Apercu Pro" w:eastAsia="Apercu Pro" w:hAnsi="Apercu Pro" w:cs="Apercu Pro"/>
                <w:sz w:val="20"/>
              </w:rPr>
              <w:t>30 min</w:t>
            </w:r>
          </w:p>
        </w:tc>
        <w:tc>
          <w:tcPr>
            <w:tcW w:w="2250" w:type="dxa"/>
            <w:tcMar>
              <w:top w:w="70" w:type="dxa"/>
              <w:left w:w="70" w:type="dxa"/>
              <w:bottom w:w="70" w:type="dxa"/>
              <w:right w:w="70" w:type="dxa"/>
            </w:tcMar>
          </w:tcPr>
          <w:p w14:paraId="4B6C361A" w14:textId="1CABB9C2" w:rsidR="26305C7F" w:rsidRDefault="26305C7F" w:rsidP="26305C7F">
            <w:pPr>
              <w:spacing w:line="240" w:lineRule="auto"/>
              <w:rPr>
                <w:rFonts w:ascii="Apercu Pro" w:eastAsia="Apercu Pro" w:hAnsi="Apercu Pro" w:cs="Apercu Pro"/>
                <w:sz w:val="20"/>
                <w:szCs w:val="20"/>
                <w:highlight w:val="yellow"/>
              </w:rPr>
            </w:pPr>
            <w:r w:rsidRPr="26305C7F">
              <w:rPr>
                <w:rFonts w:ascii="Apercu Pro" w:eastAsia="Apercu Pro" w:hAnsi="Apercu Pro" w:cs="Apercu Pro"/>
                <w:sz w:val="20"/>
                <w:szCs w:val="20"/>
                <w:highlight w:val="yellow"/>
              </w:rPr>
              <w:t>~8/18</w:t>
            </w:r>
          </w:p>
        </w:tc>
        <w:tc>
          <w:tcPr>
            <w:tcW w:w="1876" w:type="dxa"/>
          </w:tcPr>
          <w:p w14:paraId="26C74A60" w14:textId="439EF997" w:rsidR="00835E20" w:rsidRDefault="00513477" w:rsidP="005B034A">
            <w:pPr>
              <w:spacing w:after="0" w:line="240" w:lineRule="auto"/>
              <w:jc w:val="center"/>
            </w:pPr>
            <w:r>
              <w:t xml:space="preserve">1, </w:t>
            </w:r>
            <w:r w:rsidR="006746BF">
              <w:t xml:space="preserve">2, </w:t>
            </w:r>
            <w:r w:rsidR="002E73CE">
              <w:t xml:space="preserve">4, </w:t>
            </w:r>
            <w:r w:rsidR="000A38F7">
              <w:t>9</w:t>
            </w:r>
          </w:p>
          <w:p w14:paraId="40FEE1F1" w14:textId="77B2CE26" w:rsidR="00513477" w:rsidRDefault="00513477" w:rsidP="005B034A">
            <w:pPr>
              <w:spacing w:after="0" w:line="240" w:lineRule="auto"/>
              <w:jc w:val="center"/>
            </w:pPr>
          </w:p>
        </w:tc>
        <w:tc>
          <w:tcPr>
            <w:tcW w:w="1492" w:type="dxa"/>
          </w:tcPr>
          <w:p w14:paraId="0E9DD5C7" w14:textId="5EA1459B" w:rsidR="00293A0F" w:rsidRDefault="00293A0F" w:rsidP="005B034A">
            <w:pPr>
              <w:spacing w:after="0" w:line="240" w:lineRule="auto"/>
              <w:jc w:val="center"/>
              <w:rPr>
                <w:rFonts w:ascii="Apercu Pro" w:eastAsia="Apercu Pro" w:hAnsi="Apercu Pro" w:cs="Apercu Pro"/>
                <w:sz w:val="20"/>
                <w:szCs w:val="20"/>
              </w:rPr>
            </w:pPr>
            <w:r>
              <w:rPr>
                <w:rFonts w:ascii="Apercu Pro" w:eastAsia="Apercu Pro" w:hAnsi="Apercu Pro" w:cs="Apercu Pro"/>
                <w:sz w:val="20"/>
                <w:szCs w:val="20"/>
              </w:rPr>
              <w:t>4</w:t>
            </w:r>
          </w:p>
        </w:tc>
        <w:tc>
          <w:tcPr>
            <w:tcW w:w="4650" w:type="dxa"/>
            <w:tcMar>
              <w:top w:w="70" w:type="dxa"/>
              <w:left w:w="70" w:type="dxa"/>
              <w:bottom w:w="70" w:type="dxa"/>
              <w:right w:w="70" w:type="dxa"/>
            </w:tcMar>
          </w:tcPr>
          <w:p w14:paraId="083B5482" w14:textId="13A07B10" w:rsidR="008E7453" w:rsidRDefault="008E7453" w:rsidP="005B034A">
            <w:pPr>
              <w:spacing w:after="0" w:line="240" w:lineRule="auto"/>
            </w:pPr>
            <w:r w:rsidRPr="761AD415">
              <w:rPr>
                <w:rFonts w:ascii="Apercu Pro" w:eastAsia="Apercu Pro" w:hAnsi="Apercu Pro" w:cs="Apercu Pro"/>
                <w:sz w:val="20"/>
                <w:szCs w:val="20"/>
              </w:rPr>
              <w:t>This CBT introduces TRG as a guided troubleshooting and resolution tool. Learners practice choosing the right path, following prompts in order, responding to branches, and recovering when a flow does not fit.</w:t>
            </w:r>
          </w:p>
        </w:tc>
      </w:tr>
    </w:tbl>
    <w:p w14:paraId="0CB1F49F" w14:textId="77777777" w:rsidR="00BE1B69" w:rsidRDefault="00BE1B69" w:rsidP="005B034A">
      <w:pPr>
        <w:spacing w:after="0" w:line="240" w:lineRule="auto"/>
        <w:rPr>
          <w:b/>
          <w:bCs/>
        </w:rPr>
      </w:pPr>
    </w:p>
    <w:p w14:paraId="220220E6" w14:textId="32116726" w:rsidR="00BE1B69" w:rsidRPr="00701473" w:rsidRDefault="00BE1B69" w:rsidP="005B034A">
      <w:pPr>
        <w:pStyle w:val="Subtitle"/>
        <w:spacing w:after="0" w:line="240" w:lineRule="auto"/>
        <w:rPr>
          <w:rFonts w:hint="eastAsia"/>
          <w:b/>
          <w:bCs/>
        </w:rPr>
      </w:pPr>
      <w:r>
        <w:t>Simulation Strategy</w:t>
      </w:r>
      <w:r w:rsidR="00DE4A40">
        <w:t xml:space="preserve"> (~1 hour 10 minutes)</w:t>
      </w:r>
    </w:p>
    <w:p w14:paraId="46B4E6AE" w14:textId="77777777" w:rsidR="00BE1B69" w:rsidRPr="00701473" w:rsidRDefault="00BE1B69" w:rsidP="005B034A">
      <w:pPr>
        <w:spacing w:after="0" w:line="240" w:lineRule="auto"/>
      </w:pPr>
      <w:r w:rsidRPr="00701473">
        <w:t>Simulation should begin immediately after each tool module and progress from isolated navigation tasks to integrated customer-context scenarios. The purpose of this block is to build reliable tool habits before learners are expected to manage a complete customer interaction.</w:t>
      </w:r>
    </w:p>
    <w:p w14:paraId="250273DC" w14:textId="77777777" w:rsidR="00BE1B69" w:rsidRDefault="00BE1B69" w:rsidP="005B034A">
      <w:pPr>
        <w:spacing w:after="0" w:line="240" w:lineRule="auto"/>
      </w:pPr>
      <w:r w:rsidRPr="00701473">
        <w:t>Use fictional customer and account information only. Unless verification is deliberately included after the Greeting + Verification block, every scenario should state that the customer is already verified</w:t>
      </w:r>
      <w:r>
        <w:t xml:space="preserve"> until the final simulations where you are bringing it all together. </w:t>
      </w:r>
    </w:p>
    <w:p w14:paraId="12D0624D" w14:textId="2FE244C0" w:rsidR="6AAF3EF3" w:rsidRDefault="6AAF3EF3" w:rsidP="005B034A">
      <w:pPr>
        <w:spacing w:after="0" w:line="240" w:lineRule="auto"/>
      </w:pPr>
      <w:bookmarkStart w:id="60" w:name="_Learning_Block:_Sales"/>
      <w:bookmarkEnd w:id="60"/>
    </w:p>
    <w:p w14:paraId="0613EC6A" w14:textId="6A0FD87B" w:rsidR="00603ED4" w:rsidRDefault="00603ED4" w:rsidP="005B034A">
      <w:pPr>
        <w:spacing w:after="0" w:line="240" w:lineRule="auto"/>
      </w:pPr>
      <w:r w:rsidRPr="00603ED4">
        <w:rPr>
          <w:b/>
          <w:bCs/>
        </w:rPr>
        <w:t>Total Simulations:</w:t>
      </w:r>
      <w:r>
        <w:t xml:space="preserve"> 10</w:t>
      </w:r>
    </w:p>
    <w:p w14:paraId="0EAA3216" w14:textId="77777777" w:rsidR="00020627" w:rsidRDefault="00020627" w:rsidP="005B034A">
      <w:pPr>
        <w:spacing w:after="0" w:line="240" w:lineRule="auto"/>
      </w:pPr>
    </w:p>
    <w:p w14:paraId="5A3567BC" w14:textId="500080C7" w:rsidR="00493E2A" w:rsidRDefault="3ADEB43A" w:rsidP="005B034A">
      <w:pPr>
        <w:spacing w:after="0" w:line="240" w:lineRule="auto"/>
      </w:pPr>
      <w:r>
        <w:rPr>
          <w:noProof/>
        </w:rPr>
        <w:drawing>
          <wp:inline distT="0" distB="0" distL="0" distR="0" wp14:anchorId="5D9BB00A" wp14:editId="2F3B854F">
            <wp:extent cx="8771860" cy="2431942"/>
            <wp:effectExtent l="0" t="0" r="0" b="6985"/>
            <wp:docPr id="42716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6109" name="Picture 42716109"/>
                    <pic:cNvPicPr/>
                  </pic:nvPicPr>
                  <pic:blipFill>
                    <a:blip r:embed="rId16">
                      <a:extLst>
                        <a:ext uri="{28A0092B-C50C-407E-A947-70E740481C1C}">
                          <a14:useLocalDpi xmlns:a14="http://schemas.microsoft.com/office/drawing/2010/main"/>
                        </a:ext>
                      </a:extLst>
                    </a:blip>
                    <a:stretch>
                      <a:fillRect/>
                    </a:stretch>
                  </pic:blipFill>
                  <pic:spPr>
                    <a:xfrm>
                      <a:off x="0" y="0"/>
                      <a:ext cx="8799344" cy="2439562"/>
                    </a:xfrm>
                    <a:prstGeom prst="rect">
                      <a:avLst/>
                    </a:prstGeom>
                  </pic:spPr>
                </pic:pic>
              </a:graphicData>
            </a:graphic>
          </wp:inline>
        </w:drawing>
      </w:r>
    </w:p>
    <w:p w14:paraId="663665A6" w14:textId="77777777" w:rsidR="00493E2A" w:rsidRDefault="00493E2A" w:rsidP="005B034A">
      <w:pPr>
        <w:spacing w:after="0" w:line="240" w:lineRule="auto"/>
      </w:pPr>
    </w:p>
    <w:p w14:paraId="3C9DACEF" w14:textId="1075A318" w:rsidR="6AAF3EF3" w:rsidRPr="008B6497" w:rsidRDefault="00F2184C" w:rsidP="005B034A">
      <w:pPr>
        <w:pStyle w:val="Heading2"/>
        <w:spacing w:before="0" w:after="0" w:line="240" w:lineRule="auto"/>
        <w:rPr>
          <w:rFonts w:hint="eastAsia"/>
        </w:rPr>
      </w:pPr>
      <w:bookmarkStart w:id="61" w:name="_Toc236830911"/>
      <w:r w:rsidRPr="008B6497">
        <w:t>Learning Block</w:t>
      </w:r>
      <w:r w:rsidR="00567E1A" w:rsidRPr="008B6497">
        <w:t xml:space="preserve"> 5</w:t>
      </w:r>
      <w:r w:rsidRPr="008B6497">
        <w:t>: Sales Foundation</w:t>
      </w:r>
      <w:r w:rsidR="00802E93" w:rsidRPr="008B6497">
        <w:t>- Product Knowledge, Compliance, &amp; Integrity</w:t>
      </w:r>
      <w:bookmarkEnd w:id="61"/>
    </w:p>
    <w:p w14:paraId="1EF771F5" w14:textId="77777777" w:rsidR="008D2A12" w:rsidRPr="00731B5B" w:rsidRDefault="008D2A12" w:rsidP="005B034A">
      <w:pPr>
        <w:pStyle w:val="Subtitle"/>
        <w:spacing w:after="0" w:line="240" w:lineRule="auto"/>
        <w:rPr>
          <w:rFonts w:hint="eastAsia"/>
        </w:rPr>
      </w:pPr>
      <w:r w:rsidRPr="00731B5B">
        <w:t>Purpose of the learning block </w:t>
      </w:r>
    </w:p>
    <w:p w14:paraId="2BD2F36B" w14:textId="3871E183" w:rsidR="0039716D" w:rsidRDefault="004C4C09" w:rsidP="005B034A">
      <w:pPr>
        <w:spacing w:after="0" w:line="240" w:lineRule="auto"/>
      </w:pPr>
      <w:r w:rsidRPr="004C4C09">
        <w:t>The Sales Foundations learning block introduces Experts to the sales approach, Verizon Home Device Protect, and how the Serve, Solve, Sell model supports a customer-centered sales experience. By the end of the block, Experts should be able to explain the purpose of the Home Plan, identify when it may be relevant to a customer with eligible home technology, and describe how sales can follow naturally after serving the customer and addressing their original need. This block establishes foundational product knowledge and sales awareness, while detailed Smart Offer steps, conversational practice, concern resolution, and closing will be developed later in Sales in Action.</w:t>
      </w:r>
    </w:p>
    <w:p w14:paraId="7CDF3E6E" w14:textId="03E0E58D" w:rsidR="004A0FBE" w:rsidRPr="00731B5B" w:rsidRDefault="004A0FBE" w:rsidP="005B034A">
      <w:pPr>
        <w:pStyle w:val="Subtitle"/>
        <w:spacing w:after="0" w:line="240" w:lineRule="auto"/>
        <w:rPr>
          <w:rFonts w:hint="eastAsia"/>
        </w:rPr>
      </w:pPr>
      <w:r w:rsidRPr="00731B5B">
        <w:t>Learning Objectives</w:t>
      </w:r>
    </w:p>
    <w:p w14:paraId="4315DDF7" w14:textId="77777777" w:rsidR="00615C12" w:rsidRPr="00726394" w:rsidRDefault="00615C12" w:rsidP="005B034A">
      <w:pPr>
        <w:spacing w:after="0" w:line="240" w:lineRule="auto"/>
      </w:pPr>
      <w:r w:rsidRPr="00726394">
        <w:t>By the end of this learning block, Experts will be able to:</w:t>
      </w:r>
    </w:p>
    <w:p w14:paraId="6AFCBC83" w14:textId="77777777" w:rsidR="00611635" w:rsidRDefault="00611635" w:rsidP="00986EED">
      <w:pPr>
        <w:pStyle w:val="ListParagraph"/>
        <w:numPr>
          <w:ilvl w:val="0"/>
          <w:numId w:val="37"/>
        </w:numPr>
        <w:spacing w:after="0" w:line="240" w:lineRule="auto"/>
        <w:jc w:val="both"/>
      </w:pPr>
      <w:r>
        <w:t>Explain the purpose, customer benefits, key plan details, and boundaries of Verizon Home Device Protect, including how it differs from mobile device protection.</w:t>
      </w:r>
    </w:p>
    <w:p w14:paraId="7CD8E911" w14:textId="77777777" w:rsidR="00611635" w:rsidRDefault="00611635" w:rsidP="00986EED">
      <w:pPr>
        <w:pStyle w:val="ListParagraph"/>
        <w:numPr>
          <w:ilvl w:val="0"/>
          <w:numId w:val="37"/>
        </w:numPr>
        <w:spacing w:after="0" w:line="240" w:lineRule="auto"/>
        <w:jc w:val="both"/>
      </w:pPr>
      <w:r>
        <w:t>Use approved resources to verify current pricing, service fees, enrollment information, claim or service expectations, and other plan details before communicating them to the customer.</w:t>
      </w:r>
    </w:p>
    <w:p w14:paraId="28723E91" w14:textId="77777777" w:rsidR="00611635" w:rsidRDefault="00611635" w:rsidP="00986EED">
      <w:pPr>
        <w:pStyle w:val="ListParagraph"/>
        <w:numPr>
          <w:ilvl w:val="0"/>
          <w:numId w:val="37"/>
        </w:numPr>
        <w:spacing w:after="0" w:line="240" w:lineRule="auto"/>
        <w:jc w:val="both"/>
      </w:pPr>
      <w:r>
        <w:t>Identify common home-technology needs and determine when Verizon Home Device Protect may be relevant based on information the customer shares.</w:t>
      </w:r>
    </w:p>
    <w:p w14:paraId="41D71139" w14:textId="77777777" w:rsidR="00611635" w:rsidRDefault="00611635" w:rsidP="00986EED">
      <w:pPr>
        <w:pStyle w:val="ListParagraph"/>
        <w:numPr>
          <w:ilvl w:val="0"/>
          <w:numId w:val="37"/>
        </w:numPr>
        <w:spacing w:after="0" w:line="240" w:lineRule="auto"/>
        <w:jc w:val="both"/>
      </w:pPr>
      <w:r>
        <w:t>Ask probing questions and summarize the customer’s needs before connecting those needs to applicable plan benefits.</w:t>
      </w:r>
    </w:p>
    <w:p w14:paraId="72BC9BA9" w14:textId="77777777" w:rsidR="00611635" w:rsidRDefault="00611635" w:rsidP="00986EED">
      <w:pPr>
        <w:pStyle w:val="ListParagraph"/>
        <w:numPr>
          <w:ilvl w:val="0"/>
          <w:numId w:val="37"/>
        </w:numPr>
        <w:spacing w:after="0" w:line="240" w:lineRule="auto"/>
        <w:jc w:val="both"/>
      </w:pPr>
      <w:r>
        <w:t>Follow the Serve, Solve, Sell approach by addressing the customer’s original concern and confirming the resolution or next step before transitioning to a plan discussion.</w:t>
      </w:r>
    </w:p>
    <w:p w14:paraId="0B872E38" w14:textId="48AC8812" w:rsidR="00611635" w:rsidRDefault="00611635" w:rsidP="00986EED">
      <w:pPr>
        <w:pStyle w:val="ListParagraph"/>
        <w:numPr>
          <w:ilvl w:val="0"/>
          <w:numId w:val="37"/>
        </w:numPr>
        <w:spacing w:after="0" w:line="240" w:lineRule="auto"/>
        <w:jc w:val="both"/>
      </w:pPr>
      <w:r>
        <w:t>Describe Verizon Home Device Protect accurately and connect relevant value to the customer’s stated needs using clear, conversational language rather than a scripted or generic explanation.</w:t>
      </w:r>
    </w:p>
    <w:p w14:paraId="77D4E119" w14:textId="41046A2E" w:rsidR="009F5477" w:rsidRPr="00731B5B" w:rsidRDefault="009F5477" w:rsidP="005B034A">
      <w:pPr>
        <w:pStyle w:val="Subtitle"/>
        <w:spacing w:after="0" w:line="240" w:lineRule="auto"/>
        <w:rPr>
          <w:rFonts w:hint="eastAsia"/>
        </w:rPr>
      </w:pPr>
      <w:r w:rsidRPr="00731B5B">
        <w:t>Key Questions Answered</w:t>
      </w:r>
    </w:p>
    <w:p w14:paraId="29C6BA7D" w14:textId="77777777" w:rsidR="004A0FBE" w:rsidRDefault="004A0FBE" w:rsidP="005B034A">
      <w:pPr>
        <w:spacing w:after="0" w:line="240" w:lineRule="auto"/>
      </w:pPr>
      <w:r>
        <w:t>The learning block should help Experts answer the following questions: </w:t>
      </w:r>
    </w:p>
    <w:p w14:paraId="147BD271" w14:textId="60C70C34" w:rsidR="004A0FBE" w:rsidRDefault="3B3D5FF2" w:rsidP="004D2D43">
      <w:pPr>
        <w:pStyle w:val="ListParagraph"/>
        <w:numPr>
          <w:ilvl w:val="0"/>
          <w:numId w:val="6"/>
        </w:numPr>
        <w:spacing w:after="0" w:line="240" w:lineRule="auto"/>
      </w:pPr>
      <w:r>
        <w:t>What is Serve, Solve, Sell? </w:t>
      </w:r>
    </w:p>
    <w:p w14:paraId="47ED08AE" w14:textId="2073BAEA" w:rsidR="004A0FBE" w:rsidRDefault="004A0FBE" w:rsidP="004D2D43">
      <w:pPr>
        <w:pStyle w:val="ListParagraph"/>
        <w:numPr>
          <w:ilvl w:val="0"/>
          <w:numId w:val="6"/>
        </w:numPr>
        <w:spacing w:after="0" w:line="240" w:lineRule="auto"/>
      </w:pPr>
      <w:r>
        <w:t>What is Verizon Home Device Protect? </w:t>
      </w:r>
    </w:p>
    <w:p w14:paraId="76A94599" w14:textId="74EE9579" w:rsidR="4CD46538" w:rsidRDefault="6A6033B7" w:rsidP="004D2D43">
      <w:pPr>
        <w:pStyle w:val="ListParagraph"/>
        <w:numPr>
          <w:ilvl w:val="0"/>
          <w:numId w:val="6"/>
        </w:numPr>
        <w:spacing w:after="0" w:line="240" w:lineRule="auto"/>
      </w:pPr>
      <w:r>
        <w:t>How is VHDP different from mobile device protection? </w:t>
      </w:r>
    </w:p>
    <w:p w14:paraId="6B72C8AF" w14:textId="77777777" w:rsidR="004A0FBE" w:rsidRDefault="004A0FBE" w:rsidP="004D2D43">
      <w:pPr>
        <w:pStyle w:val="ListParagraph"/>
        <w:numPr>
          <w:ilvl w:val="0"/>
          <w:numId w:val="6"/>
        </w:numPr>
        <w:spacing w:after="0" w:line="240" w:lineRule="auto"/>
      </w:pPr>
      <w:r>
        <w:t>Why is VHDP a fit for customers with eligible home technology? </w:t>
      </w:r>
    </w:p>
    <w:p w14:paraId="2D89DABC" w14:textId="77777777" w:rsidR="004A0FBE" w:rsidRDefault="004A0FBE" w:rsidP="004D2D43">
      <w:pPr>
        <w:pStyle w:val="ListParagraph"/>
        <w:numPr>
          <w:ilvl w:val="0"/>
          <w:numId w:val="6"/>
        </w:numPr>
        <w:spacing w:after="0" w:line="240" w:lineRule="auto"/>
      </w:pPr>
      <w:r>
        <w:t>What products, benefits, services, and support areas should Experts understand at a foundational level? </w:t>
      </w:r>
    </w:p>
    <w:p w14:paraId="1C992D33" w14:textId="77777777" w:rsidR="004A0FBE" w:rsidRDefault="004A0FBE" w:rsidP="004D2D43">
      <w:pPr>
        <w:pStyle w:val="ListParagraph"/>
        <w:numPr>
          <w:ilvl w:val="0"/>
          <w:numId w:val="6"/>
        </w:numPr>
        <w:spacing w:after="0" w:line="240" w:lineRule="auto"/>
      </w:pPr>
      <w:r>
        <w:t>What are the key plan details, including price, service fees, claim or service limits, enrollment, and plan boundaries? </w:t>
      </w:r>
    </w:p>
    <w:p w14:paraId="1CE67912" w14:textId="04C3D105" w:rsidR="004A0FBE" w:rsidRDefault="004A0FBE" w:rsidP="004D2D43">
      <w:pPr>
        <w:pStyle w:val="ListParagraph"/>
        <w:numPr>
          <w:ilvl w:val="0"/>
          <w:numId w:val="6"/>
        </w:numPr>
        <w:spacing w:after="0" w:line="240" w:lineRule="auto"/>
      </w:pPr>
      <w:r>
        <w:t>What basic plan questions should Experts be able to answer?  </w:t>
      </w:r>
    </w:p>
    <w:p w14:paraId="5863F681" w14:textId="66BF6484" w:rsidR="004A0FBE" w:rsidRDefault="004A0FBE" w:rsidP="004D2D43">
      <w:pPr>
        <w:pStyle w:val="ListParagraph"/>
        <w:numPr>
          <w:ilvl w:val="0"/>
          <w:numId w:val="6"/>
        </w:numPr>
        <w:spacing w:after="0" w:line="240" w:lineRule="auto"/>
      </w:pPr>
      <w:r>
        <w:t>When is it appropriate to </w:t>
      </w:r>
      <w:r w:rsidR="4538C2F0">
        <w:t xml:space="preserve">offer the plan to the </w:t>
      </w:r>
      <w:r>
        <w:t>customer? </w:t>
      </w:r>
    </w:p>
    <w:p w14:paraId="0DF48BF5" w14:textId="386C3F7E" w:rsidR="004A0FBE" w:rsidRDefault="5810D301" w:rsidP="004D2D43">
      <w:pPr>
        <w:pStyle w:val="ListParagraph"/>
        <w:numPr>
          <w:ilvl w:val="1"/>
          <w:numId w:val="6"/>
        </w:numPr>
        <w:spacing w:after="0" w:line="240" w:lineRule="auto"/>
      </w:pPr>
      <w:r>
        <w:t xml:space="preserve">When does the Transition Statement happen? (although we won’t get into all the </w:t>
      </w:r>
      <w:r w:rsidR="466C9BBE">
        <w:t>specifics</w:t>
      </w:r>
      <w:r>
        <w:t xml:space="preserve"> of Smart Offer, we will explain that this begins once we’ve fully resolved the customer’s concern</w:t>
      </w:r>
      <w:r w:rsidR="2E87B2B0">
        <w:t>).</w:t>
      </w:r>
      <w:r>
        <w:t xml:space="preserve"> </w:t>
      </w:r>
    </w:p>
    <w:p w14:paraId="3843B2E7" w14:textId="40B583BB" w:rsidR="004A0FBE" w:rsidRDefault="004A0FBE" w:rsidP="004D2D43">
      <w:pPr>
        <w:pStyle w:val="ListParagraph"/>
        <w:numPr>
          <w:ilvl w:val="0"/>
          <w:numId w:val="6"/>
        </w:numPr>
        <w:spacing w:after="0" w:line="240" w:lineRule="auto"/>
      </w:pPr>
      <w:r>
        <w:t>What sales compliance behaviors must stay visible throughout the interaction? </w:t>
      </w:r>
    </w:p>
    <w:p w14:paraId="14B7B9DE" w14:textId="77777777" w:rsidR="00731B5B" w:rsidRDefault="00731B5B" w:rsidP="005B034A">
      <w:pPr>
        <w:pStyle w:val="ListParagraph"/>
        <w:spacing w:after="0" w:line="240" w:lineRule="auto"/>
      </w:pPr>
    </w:p>
    <w:p w14:paraId="7980C037" w14:textId="2FA6D8F7" w:rsidR="00176C34" w:rsidRPr="00176C34" w:rsidRDefault="51299F8B" w:rsidP="005B034A">
      <w:pPr>
        <w:pStyle w:val="Subtitle"/>
        <w:spacing w:after="0" w:line="240" w:lineRule="auto"/>
        <w:rPr>
          <w:rFonts w:hint="eastAsia"/>
        </w:rPr>
      </w:pPr>
      <w:r>
        <w:t xml:space="preserve">Core </w:t>
      </w:r>
      <w:r w:rsidR="00176C34">
        <w:t xml:space="preserve">Capabilities </w:t>
      </w:r>
    </w:p>
    <w:p w14:paraId="730CBA0D" w14:textId="77777777" w:rsidR="00692E45" w:rsidRPr="00692E45" w:rsidRDefault="00692E45" w:rsidP="005B034A">
      <w:pPr>
        <w:spacing w:after="0" w:line="240" w:lineRule="auto"/>
        <w:rPr>
          <w:rFonts w:eastAsia="Times New Roman" w:cs="Times New Roman"/>
          <w:kern w:val="0"/>
          <w14:ligatures w14:val="none"/>
        </w:rPr>
      </w:pPr>
      <w:r w:rsidRPr="00692E45">
        <w:rPr>
          <w:rFonts w:eastAsia="Times New Roman" w:cs="Times New Roman"/>
          <w:kern w:val="0"/>
          <w14:ligatures w14:val="none"/>
        </w:rPr>
        <w:t>Upon successful completion of this learning block, Experts are prepared to:</w:t>
      </w:r>
    </w:p>
    <w:p w14:paraId="4A4A7CFB" w14:textId="77777777" w:rsidR="00692E45" w:rsidRPr="00692E45" w:rsidRDefault="00692E45" w:rsidP="00986EED">
      <w:pPr>
        <w:numPr>
          <w:ilvl w:val="0"/>
          <w:numId w:val="132"/>
        </w:numPr>
        <w:spacing w:after="0" w:line="240" w:lineRule="auto"/>
        <w:rPr>
          <w:rFonts w:eastAsia="Times New Roman" w:cs="Times New Roman"/>
          <w:kern w:val="0"/>
          <w14:ligatures w14:val="none"/>
        </w:rPr>
      </w:pPr>
      <w:r w:rsidRPr="00692E45">
        <w:rPr>
          <w:rFonts w:eastAsia="Times New Roman" w:cs="Times New Roman"/>
          <w:kern w:val="0"/>
          <w14:ligatures w14:val="none"/>
        </w:rPr>
        <w:t>Recognize customer situations where Verizon Home Device Protect may provide relevant value based on the customer’s technology, needs, and information gathered during discovery.</w:t>
      </w:r>
    </w:p>
    <w:p w14:paraId="26A9978E" w14:textId="77777777" w:rsidR="00692E45" w:rsidRPr="00692E45" w:rsidRDefault="00692E45" w:rsidP="00986EED">
      <w:pPr>
        <w:numPr>
          <w:ilvl w:val="0"/>
          <w:numId w:val="132"/>
        </w:numPr>
        <w:spacing w:after="0" w:line="240" w:lineRule="auto"/>
        <w:rPr>
          <w:rFonts w:eastAsia="Times New Roman" w:cs="Times New Roman"/>
          <w:kern w:val="0"/>
          <w14:ligatures w14:val="none"/>
        </w:rPr>
      </w:pPr>
      <w:r w:rsidRPr="00692E45">
        <w:rPr>
          <w:rFonts w:eastAsia="Times New Roman" w:cs="Times New Roman"/>
          <w:kern w:val="0"/>
          <w14:ligatures w14:val="none"/>
        </w:rPr>
        <w:t>Communicate Verizon Home Device Protect accurately by explaining its purpose, benefits, coverage, and boundaries using approved information and customer-friendly language.</w:t>
      </w:r>
    </w:p>
    <w:p w14:paraId="5327EB6A" w14:textId="77777777" w:rsidR="00692E45" w:rsidRPr="00692E45" w:rsidRDefault="00692E45" w:rsidP="00986EED">
      <w:pPr>
        <w:numPr>
          <w:ilvl w:val="0"/>
          <w:numId w:val="132"/>
        </w:numPr>
        <w:spacing w:after="0" w:line="240" w:lineRule="auto"/>
        <w:rPr>
          <w:rFonts w:eastAsia="Times New Roman" w:cs="Times New Roman"/>
          <w:kern w:val="0"/>
          <w14:ligatures w14:val="none"/>
        </w:rPr>
      </w:pPr>
      <w:r w:rsidRPr="00692E45">
        <w:rPr>
          <w:rFonts w:eastAsia="Times New Roman" w:cs="Times New Roman"/>
          <w:kern w:val="0"/>
          <w14:ligatures w14:val="none"/>
        </w:rPr>
        <w:t>Use approved resources as the primary source of truth to verify product details, pricing, eligibility, enrollment requirements, and other customer-impacting plan information before communicating recommendations.</w:t>
      </w:r>
    </w:p>
    <w:p w14:paraId="3D7F30A0" w14:textId="77777777" w:rsidR="00692E45" w:rsidRPr="00692E45" w:rsidRDefault="00692E45" w:rsidP="00986EED">
      <w:pPr>
        <w:numPr>
          <w:ilvl w:val="0"/>
          <w:numId w:val="132"/>
        </w:numPr>
        <w:spacing w:after="0" w:line="240" w:lineRule="auto"/>
        <w:rPr>
          <w:rFonts w:eastAsia="Times New Roman" w:cs="Times New Roman"/>
          <w:kern w:val="0"/>
          <w14:ligatures w14:val="none"/>
        </w:rPr>
      </w:pPr>
      <w:r w:rsidRPr="00692E45">
        <w:rPr>
          <w:rFonts w:eastAsia="Times New Roman" w:cs="Times New Roman"/>
          <w:kern w:val="0"/>
          <w14:ligatures w14:val="none"/>
        </w:rPr>
        <w:t>Apply the Serve, Solve, Sell philosophy by prioritizing resolution of the customer’s original need before introducing relevant product recommendations.</w:t>
      </w:r>
    </w:p>
    <w:p w14:paraId="53795246" w14:textId="77777777" w:rsidR="00692E45" w:rsidRPr="00692E45" w:rsidRDefault="00692E45" w:rsidP="00986EED">
      <w:pPr>
        <w:numPr>
          <w:ilvl w:val="0"/>
          <w:numId w:val="132"/>
        </w:numPr>
        <w:spacing w:after="0" w:line="240" w:lineRule="auto"/>
        <w:rPr>
          <w:rFonts w:eastAsia="Times New Roman" w:cs="Times New Roman"/>
          <w:kern w:val="0"/>
          <w14:ligatures w14:val="none"/>
        </w:rPr>
      </w:pPr>
      <w:r w:rsidRPr="00692E45">
        <w:rPr>
          <w:rFonts w:eastAsia="Times New Roman" w:cs="Times New Roman"/>
          <w:kern w:val="0"/>
          <w14:ligatures w14:val="none"/>
        </w:rPr>
        <w:t>Maintain customer trust by presenting product information with integrity, avoiding unsupported claims, compliance violations, or pressure-based selling behaviors.</w:t>
      </w:r>
    </w:p>
    <w:p w14:paraId="23D339B4" w14:textId="3C9B4D8F" w:rsidR="00773612" w:rsidRPr="008B6497" w:rsidRDefault="00692E45" w:rsidP="00986EED">
      <w:pPr>
        <w:numPr>
          <w:ilvl w:val="0"/>
          <w:numId w:val="132"/>
        </w:numPr>
        <w:spacing w:after="0" w:line="240" w:lineRule="auto"/>
        <w:rPr>
          <w:rFonts w:eastAsia="Times New Roman" w:cs="Times New Roman"/>
          <w:kern w:val="0"/>
          <w14:ligatures w14:val="none"/>
        </w:rPr>
      </w:pPr>
      <w:r w:rsidRPr="00692E45">
        <w:rPr>
          <w:rFonts w:eastAsia="Times New Roman" w:cs="Times New Roman"/>
          <w:kern w:val="0"/>
          <w14:ligatures w14:val="none"/>
        </w:rPr>
        <w:t>Build the foundational product knowledge and customer-value recognition required to successfully execute the Smart Offer process in Learning Block 14: Sales in Action.</w:t>
      </w:r>
    </w:p>
    <w:p w14:paraId="41605F05" w14:textId="32E53A9C" w:rsidR="5BC2EE10" w:rsidRDefault="00AB0EF0" w:rsidP="005B034A">
      <w:pPr>
        <w:pStyle w:val="Subtitle"/>
        <w:spacing w:after="0" w:line="240" w:lineRule="auto"/>
        <w:rPr>
          <w:rFonts w:hint="eastAsia"/>
        </w:rPr>
      </w:pPr>
      <w:r>
        <w:t>Assessment Methods</w:t>
      </w:r>
    </w:p>
    <w:p w14:paraId="2EE1A9F1" w14:textId="77777777" w:rsidR="0011392A" w:rsidRPr="006C363D" w:rsidRDefault="0011392A" w:rsidP="00986EED">
      <w:pPr>
        <w:numPr>
          <w:ilvl w:val="0"/>
          <w:numId w:val="30"/>
        </w:numPr>
        <w:spacing w:after="0" w:line="240" w:lineRule="auto"/>
      </w:pPr>
      <w:r w:rsidRPr="006C363D">
        <w:t xml:space="preserve">Knowledge Check </w:t>
      </w:r>
    </w:p>
    <w:p w14:paraId="22413F52" w14:textId="77777777" w:rsidR="0011392A" w:rsidRDefault="0011392A" w:rsidP="00986EED">
      <w:pPr>
        <w:numPr>
          <w:ilvl w:val="0"/>
          <w:numId w:val="30"/>
        </w:numPr>
        <w:spacing w:after="0" w:line="240" w:lineRule="auto"/>
      </w:pPr>
      <w:r w:rsidRPr="006C363D">
        <w:t xml:space="preserve">Simulation </w:t>
      </w:r>
    </w:p>
    <w:p w14:paraId="37EE6AD8" w14:textId="3306E31E" w:rsidR="0011392A" w:rsidRDefault="0011392A" w:rsidP="00986EED">
      <w:pPr>
        <w:numPr>
          <w:ilvl w:val="1"/>
          <w:numId w:val="30"/>
        </w:numPr>
        <w:spacing w:after="0" w:line="240" w:lineRule="auto"/>
      </w:pPr>
      <w:r>
        <w:t>Roleplay Tool</w:t>
      </w:r>
    </w:p>
    <w:p w14:paraId="04E50814" w14:textId="6EF49469" w:rsidR="0011392A" w:rsidRDefault="0011392A" w:rsidP="00986EED">
      <w:pPr>
        <w:numPr>
          <w:ilvl w:val="1"/>
          <w:numId w:val="30"/>
        </w:numPr>
        <w:spacing w:after="0" w:line="240" w:lineRule="auto"/>
      </w:pPr>
      <w:r>
        <w:t>Training Assist</w:t>
      </w:r>
    </w:p>
    <w:p w14:paraId="0D728FCB" w14:textId="77777777" w:rsidR="002B7CF9" w:rsidRPr="002B7CF9" w:rsidRDefault="002B7CF9" w:rsidP="005B034A">
      <w:pPr>
        <w:spacing w:after="0" w:line="240" w:lineRule="auto"/>
      </w:pPr>
    </w:p>
    <w:p w14:paraId="56406ACA" w14:textId="346D7C64" w:rsidR="00AB0EF0" w:rsidRDefault="002B7CF9" w:rsidP="005B034A">
      <w:pPr>
        <w:pStyle w:val="Subtitle"/>
        <w:spacing w:after="0" w:line="240" w:lineRule="auto"/>
        <w:rPr>
          <w:rFonts w:hint="eastAsia"/>
        </w:rPr>
      </w:pPr>
      <w:r>
        <w:t>Minimum Performance Expectations</w:t>
      </w:r>
    </w:p>
    <w:p w14:paraId="1ECCFF5E" w14:textId="19CE2869" w:rsidR="00FC0D95" w:rsidRPr="008B6497" w:rsidRDefault="0626ED1E" w:rsidP="00986EED">
      <w:pPr>
        <w:pStyle w:val="ListParagraph"/>
        <w:numPr>
          <w:ilvl w:val="0"/>
          <w:numId w:val="36"/>
        </w:numPr>
        <w:spacing w:after="0" w:line="240" w:lineRule="auto"/>
      </w:pPr>
      <w:r w:rsidRPr="008B6497">
        <w:t>Successfully complete all 6 required Sales Foundation simulations, including successful re-demonstration of any skill requiring coaching before progressing.</w:t>
      </w:r>
    </w:p>
    <w:p w14:paraId="2C5A0D0D" w14:textId="00CF03FA" w:rsidR="00FC0D95" w:rsidRPr="008B6497" w:rsidRDefault="0626ED1E" w:rsidP="00986EED">
      <w:pPr>
        <w:pStyle w:val="ListParagraph"/>
        <w:numPr>
          <w:ilvl w:val="0"/>
          <w:numId w:val="36"/>
        </w:numPr>
        <w:spacing w:after="0" w:line="240" w:lineRule="auto"/>
      </w:pPr>
      <w:r w:rsidRPr="008B6497">
        <w:t xml:space="preserve">Correctly distinguish between Verizon Home Device Protect and Verizon Mobile Protect in </w:t>
      </w:r>
      <w:r w:rsidR="00BD2246" w:rsidRPr="008B6497">
        <w:t>8</w:t>
      </w:r>
      <w:r w:rsidR="002C7C6E" w:rsidRPr="008B6497">
        <w:t>0</w:t>
      </w:r>
      <w:r w:rsidR="00BD2246" w:rsidRPr="008B6497">
        <w:t>%</w:t>
      </w:r>
      <w:r w:rsidRPr="008B6497">
        <w:t xml:space="preserve"> evaluated product comparison scenarios.</w:t>
      </w:r>
    </w:p>
    <w:p w14:paraId="48133E19" w14:textId="09B64517" w:rsidR="00FC0D95" w:rsidRPr="008B6497" w:rsidRDefault="0626ED1E" w:rsidP="00986EED">
      <w:pPr>
        <w:pStyle w:val="ListParagraph"/>
        <w:numPr>
          <w:ilvl w:val="0"/>
          <w:numId w:val="36"/>
        </w:numPr>
        <w:spacing w:after="0" w:line="240" w:lineRule="auto"/>
        <w:rPr>
          <w:rFonts w:ascii="Aptos" w:eastAsia="Aptos" w:hAnsi="Aptos" w:cs="Aptos"/>
        </w:rPr>
      </w:pPr>
      <w:r w:rsidRPr="008B6497">
        <w:rPr>
          <w:rFonts w:ascii="Aptos" w:eastAsia="Aptos" w:hAnsi="Aptos" w:cs="Aptos"/>
        </w:rPr>
        <w:t xml:space="preserve">Accurately explain the purpose, core benefits, enrollment boundaries, and intended customer use of Verizon Home Device Protect in </w:t>
      </w:r>
      <w:r w:rsidR="00BD2246" w:rsidRPr="008B6497">
        <w:rPr>
          <w:rFonts w:ascii="Aptos" w:eastAsia="Aptos" w:hAnsi="Aptos" w:cs="Aptos"/>
        </w:rPr>
        <w:t>8</w:t>
      </w:r>
      <w:r w:rsidR="002C7C6E" w:rsidRPr="008B6497">
        <w:rPr>
          <w:rFonts w:ascii="Aptos" w:eastAsia="Aptos" w:hAnsi="Aptos" w:cs="Aptos"/>
        </w:rPr>
        <w:t>0</w:t>
      </w:r>
      <w:r w:rsidR="00BD2246" w:rsidRPr="008B6497">
        <w:rPr>
          <w:rFonts w:ascii="Aptos" w:eastAsia="Aptos" w:hAnsi="Aptos" w:cs="Aptos"/>
        </w:rPr>
        <w:t>%</w:t>
      </w:r>
      <w:r w:rsidRPr="008B6497">
        <w:rPr>
          <w:rFonts w:ascii="Aptos" w:eastAsia="Aptos" w:hAnsi="Aptos" w:cs="Aptos"/>
        </w:rPr>
        <w:t xml:space="preserve"> evaluated customer conversations using approved language.</w:t>
      </w:r>
    </w:p>
    <w:p w14:paraId="26A942AA" w14:textId="7C5AE0E0" w:rsidR="00FC0D95" w:rsidRPr="008B6497" w:rsidRDefault="0626ED1E" w:rsidP="00986EED">
      <w:pPr>
        <w:pStyle w:val="ListParagraph"/>
        <w:numPr>
          <w:ilvl w:val="0"/>
          <w:numId w:val="36"/>
        </w:numPr>
        <w:spacing w:after="0" w:line="240" w:lineRule="auto"/>
      </w:pPr>
      <w:r w:rsidRPr="008B6497">
        <w:t>Use approved resources to verify pricing, service fees, enrollment requirements, coverage information, and plan details before communicating customer-impacting information in 100% of evaluated scenarios.</w:t>
      </w:r>
    </w:p>
    <w:p w14:paraId="1638EB17" w14:textId="74E357CC" w:rsidR="00FC0D95" w:rsidRPr="008B6497" w:rsidRDefault="0626ED1E" w:rsidP="00986EED">
      <w:pPr>
        <w:pStyle w:val="ListParagraph"/>
        <w:numPr>
          <w:ilvl w:val="0"/>
          <w:numId w:val="36"/>
        </w:numPr>
        <w:spacing w:after="0" w:line="240" w:lineRule="auto"/>
      </w:pPr>
      <w:r w:rsidRPr="008B6497">
        <w:t xml:space="preserve">Identify at least one relevant customer need that aligns with Verizon Home Device Protect in </w:t>
      </w:r>
      <w:r w:rsidR="002C7C6E" w:rsidRPr="008B6497">
        <w:t>80%</w:t>
      </w:r>
      <w:r w:rsidRPr="008B6497">
        <w:t xml:space="preserve"> evaluated customer scenarios.</w:t>
      </w:r>
    </w:p>
    <w:p w14:paraId="15B56862" w14:textId="6058BC1D" w:rsidR="00FC0D95" w:rsidRPr="008B6497" w:rsidRDefault="0626ED1E" w:rsidP="00986EED">
      <w:pPr>
        <w:pStyle w:val="ListParagraph"/>
        <w:numPr>
          <w:ilvl w:val="0"/>
          <w:numId w:val="36"/>
        </w:numPr>
        <w:spacing w:after="0" w:line="240" w:lineRule="auto"/>
      </w:pPr>
      <w:r w:rsidRPr="008B6497">
        <w:t xml:space="preserve">Connect at least one Verizon Home Device Protect benefit to the customer’s stated need using clear, conversational language in </w:t>
      </w:r>
      <w:r w:rsidR="002C7C6E" w:rsidRPr="008B6497">
        <w:t>80%</w:t>
      </w:r>
      <w:r w:rsidRPr="008B6497">
        <w:t xml:space="preserve"> evaluated customer scenarios.</w:t>
      </w:r>
    </w:p>
    <w:p w14:paraId="1B6AEF37" w14:textId="46F16C21" w:rsidR="00FC0D95" w:rsidRPr="008B6497" w:rsidRDefault="0626ED1E" w:rsidP="00986EED">
      <w:pPr>
        <w:pStyle w:val="ListParagraph"/>
        <w:numPr>
          <w:ilvl w:val="0"/>
          <w:numId w:val="36"/>
        </w:numPr>
        <w:spacing w:after="0" w:line="240" w:lineRule="auto"/>
      </w:pPr>
      <w:r w:rsidRPr="008B6497">
        <w:t>Confirm the customer’s original concern has been resolved or appropriate next steps have been established before introducing Verizon Home Device Protect in 100% of evaluated scenarios.</w:t>
      </w:r>
    </w:p>
    <w:p w14:paraId="7F00DE9B" w14:textId="7CDD04E9" w:rsidR="00FC0D95" w:rsidRPr="008B6497" w:rsidRDefault="0626ED1E" w:rsidP="00986EED">
      <w:pPr>
        <w:pStyle w:val="ListParagraph"/>
        <w:numPr>
          <w:ilvl w:val="0"/>
          <w:numId w:val="36"/>
        </w:numPr>
        <w:spacing w:after="0" w:line="240" w:lineRule="auto"/>
      </w:pPr>
      <w:r w:rsidRPr="008B6497">
        <w:t>Communicate Verizon Home Device Protect information without unsupported claims, inaccurate comparisons, compliance violations, or pressure-based selling behaviors in 100% of evaluated scenarios.</w:t>
      </w:r>
    </w:p>
    <w:p w14:paraId="65FB8D01" w14:textId="799876CF" w:rsidR="00FC0D95" w:rsidRPr="008B6497" w:rsidRDefault="0626ED1E" w:rsidP="00986EED">
      <w:pPr>
        <w:pStyle w:val="ListParagraph"/>
        <w:numPr>
          <w:ilvl w:val="0"/>
          <w:numId w:val="36"/>
        </w:numPr>
        <w:spacing w:after="0" w:line="240" w:lineRule="auto"/>
      </w:pPr>
      <w:r w:rsidRPr="008B6497">
        <w:t xml:space="preserve">Recognize when Verizon Home Device Protect is not an appropriate recommendation and continue supporting the customer’s original need without initiating a sales discussion in </w:t>
      </w:r>
      <w:r w:rsidR="002C7C6E" w:rsidRPr="008B6497">
        <w:t>80%</w:t>
      </w:r>
      <w:r w:rsidRPr="008B6497">
        <w:t xml:space="preserve"> evaluated scenarios.</w:t>
      </w:r>
    </w:p>
    <w:p w14:paraId="23C2827D" w14:textId="5031453F" w:rsidR="00FC0D95" w:rsidRPr="00FC0D95" w:rsidRDefault="00FC0D95" w:rsidP="005B034A">
      <w:pPr>
        <w:spacing w:after="0" w:line="240" w:lineRule="auto"/>
      </w:pPr>
    </w:p>
    <w:p w14:paraId="38AE0F4A" w14:textId="3F2C118B" w:rsidR="00551CB5" w:rsidRDefault="3B68146B" w:rsidP="005B034A">
      <w:pPr>
        <w:pStyle w:val="Subtitle"/>
        <w:spacing w:after="0" w:line="240" w:lineRule="auto"/>
        <w:rPr>
          <w:rFonts w:hint="eastAsia"/>
        </w:rPr>
      </w:pPr>
      <w:r>
        <w:t>Courses and Resources</w:t>
      </w:r>
      <w:r w:rsidR="290E7A4F">
        <w:t xml:space="preserve"> (~1.5 hours)</w:t>
      </w:r>
    </w:p>
    <w:tbl>
      <w:tblPr>
        <w:tblW w:w="13949"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412"/>
        <w:gridCol w:w="1608"/>
        <w:gridCol w:w="860"/>
        <w:gridCol w:w="2190"/>
        <w:gridCol w:w="2258"/>
        <w:gridCol w:w="1423"/>
        <w:gridCol w:w="4198"/>
      </w:tblGrid>
      <w:tr w:rsidR="009F5477" w14:paraId="51F2D092" w14:textId="77777777" w:rsidTr="26305C7F">
        <w:trPr>
          <w:cantSplit/>
          <w:trHeight w:val="71"/>
          <w:jc w:val="center"/>
        </w:trPr>
        <w:tc>
          <w:tcPr>
            <w:tcW w:w="1412" w:type="dxa"/>
            <w:shd w:val="clear" w:color="auto" w:fill="EAF2F8"/>
            <w:tcMar>
              <w:top w:w="70" w:type="dxa"/>
              <w:left w:w="70" w:type="dxa"/>
              <w:bottom w:w="70" w:type="dxa"/>
              <w:right w:w="70" w:type="dxa"/>
            </w:tcMar>
          </w:tcPr>
          <w:p w14:paraId="1320D3F7" w14:textId="5F4BC6E9" w:rsidR="009F5477" w:rsidRDefault="009F5477" w:rsidP="005B034A">
            <w:pPr>
              <w:spacing w:after="0" w:line="240" w:lineRule="auto"/>
            </w:pPr>
            <w:r>
              <w:rPr>
                <w:rFonts w:ascii="Apercu Pro" w:eastAsia="Apercu Pro" w:hAnsi="Apercu Pro" w:cs="Apercu Pro"/>
                <w:b/>
                <w:sz w:val="20"/>
              </w:rPr>
              <w:t xml:space="preserve">Course </w:t>
            </w:r>
          </w:p>
        </w:tc>
        <w:tc>
          <w:tcPr>
            <w:tcW w:w="1608" w:type="dxa"/>
            <w:shd w:val="clear" w:color="auto" w:fill="EAF2F8"/>
            <w:tcMar>
              <w:top w:w="70" w:type="dxa"/>
              <w:left w:w="70" w:type="dxa"/>
              <w:bottom w:w="70" w:type="dxa"/>
              <w:right w:w="70" w:type="dxa"/>
            </w:tcMar>
          </w:tcPr>
          <w:p w14:paraId="6D707222" w14:textId="77777777" w:rsidR="009F5477" w:rsidRDefault="009F5477" w:rsidP="005B034A">
            <w:pPr>
              <w:spacing w:after="0" w:line="240" w:lineRule="auto"/>
            </w:pPr>
            <w:r>
              <w:rPr>
                <w:rFonts w:ascii="Apercu Pro" w:eastAsia="Apercu Pro" w:hAnsi="Apercu Pro" w:cs="Apercu Pro"/>
                <w:b/>
                <w:sz w:val="20"/>
              </w:rPr>
              <w:t>Modality</w:t>
            </w:r>
          </w:p>
        </w:tc>
        <w:tc>
          <w:tcPr>
            <w:tcW w:w="860" w:type="dxa"/>
            <w:shd w:val="clear" w:color="auto" w:fill="EAF2F8"/>
            <w:tcMar>
              <w:top w:w="70" w:type="dxa"/>
              <w:left w:w="70" w:type="dxa"/>
              <w:bottom w:w="70" w:type="dxa"/>
              <w:right w:w="70" w:type="dxa"/>
            </w:tcMar>
          </w:tcPr>
          <w:p w14:paraId="0DD78687" w14:textId="06F744FA" w:rsidR="009F5477" w:rsidRDefault="26305C7F" w:rsidP="26305C7F">
            <w:pPr>
              <w:spacing w:after="0" w:line="240" w:lineRule="auto"/>
            </w:pPr>
            <w:r w:rsidRPr="26305C7F">
              <w:rPr>
                <w:rFonts w:ascii="Apercu Pro" w:eastAsia="Apercu Pro" w:hAnsi="Apercu Pro" w:cs="Apercu Pro"/>
                <w:b/>
                <w:bCs/>
                <w:sz w:val="20"/>
                <w:szCs w:val="20"/>
              </w:rPr>
              <w:t>Length</w:t>
            </w:r>
          </w:p>
        </w:tc>
        <w:tc>
          <w:tcPr>
            <w:tcW w:w="2190" w:type="dxa"/>
            <w:shd w:val="clear" w:color="auto" w:fill="EAF2F8"/>
            <w:tcMar>
              <w:top w:w="70" w:type="dxa"/>
              <w:left w:w="70" w:type="dxa"/>
              <w:bottom w:w="70" w:type="dxa"/>
              <w:right w:w="70" w:type="dxa"/>
            </w:tcMar>
          </w:tcPr>
          <w:p w14:paraId="10526874" w14:textId="0D1B55B1" w:rsidR="26305C7F" w:rsidRDefault="26305C7F" w:rsidP="26305C7F">
            <w:pPr>
              <w:spacing w:line="240" w:lineRule="auto"/>
            </w:pPr>
            <w:r w:rsidRPr="26305C7F">
              <w:rPr>
                <w:rFonts w:ascii="Apercu Pro" w:eastAsia="Apercu Pro" w:hAnsi="Apercu Pro" w:cs="Apercu Pro"/>
                <w:b/>
                <w:bCs/>
                <w:sz w:val="20"/>
                <w:szCs w:val="20"/>
              </w:rPr>
              <w:t>Stakeholder Review</w:t>
            </w:r>
          </w:p>
        </w:tc>
        <w:tc>
          <w:tcPr>
            <w:tcW w:w="2258" w:type="dxa"/>
            <w:shd w:val="clear" w:color="auto" w:fill="EAF2F8"/>
          </w:tcPr>
          <w:p w14:paraId="5F4B8372" w14:textId="73693CC4" w:rsidR="009F5477" w:rsidRDefault="009F5477"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423" w:type="dxa"/>
            <w:shd w:val="clear" w:color="auto" w:fill="EAF2F8"/>
          </w:tcPr>
          <w:p w14:paraId="7CB962D9" w14:textId="78506AFA" w:rsidR="009F5477" w:rsidRDefault="009F5477" w:rsidP="005B034A">
            <w:pPr>
              <w:spacing w:after="0" w:line="240" w:lineRule="auto"/>
              <w:rPr>
                <w:rFonts w:ascii="Apercu Pro" w:eastAsia="Apercu Pro" w:hAnsi="Apercu Pro" w:cs="Apercu Pro"/>
                <w:b/>
                <w:sz w:val="20"/>
              </w:rPr>
            </w:pPr>
            <w:commentRangeStart w:id="62"/>
            <w:r>
              <w:rPr>
                <w:rFonts w:ascii="Apercu Pro" w:eastAsia="Apercu Pro" w:hAnsi="Apercu Pro" w:cs="Apercu Pro"/>
                <w:b/>
                <w:sz w:val="20"/>
              </w:rPr>
              <w:t>Simulations</w:t>
            </w:r>
            <w:commentRangeEnd w:id="62"/>
            <w:r w:rsidR="00DC420C">
              <w:rPr>
                <w:rStyle w:val="CommentReference"/>
                <w:rFonts w:ascii="Apercu Pro" w:eastAsia="Apercu Pro" w:hAnsi="Apercu Pro" w:cs="Apercu Pro"/>
                <w:b/>
                <w:sz w:val="20"/>
                <w:szCs w:val="24"/>
              </w:rPr>
              <w:commentReference w:id="62"/>
            </w:r>
          </w:p>
        </w:tc>
        <w:tc>
          <w:tcPr>
            <w:tcW w:w="4198" w:type="dxa"/>
            <w:shd w:val="clear" w:color="auto" w:fill="EAF2F8"/>
            <w:tcMar>
              <w:top w:w="70" w:type="dxa"/>
              <w:left w:w="70" w:type="dxa"/>
              <w:bottom w:w="70" w:type="dxa"/>
              <w:right w:w="70" w:type="dxa"/>
            </w:tcMar>
          </w:tcPr>
          <w:p w14:paraId="2050AC68" w14:textId="5405C73D" w:rsidR="009F5477" w:rsidRDefault="009F5477" w:rsidP="005B034A">
            <w:pPr>
              <w:spacing w:after="0" w:line="240" w:lineRule="auto"/>
            </w:pPr>
            <w:r>
              <w:rPr>
                <w:rFonts w:ascii="Apercu Pro" w:eastAsia="Apercu Pro" w:hAnsi="Apercu Pro" w:cs="Apercu Pro"/>
                <w:b/>
                <w:sz w:val="20"/>
              </w:rPr>
              <w:t>High-Level Description</w:t>
            </w:r>
          </w:p>
        </w:tc>
      </w:tr>
      <w:tr w:rsidR="009F5477" w14:paraId="0D2961DA" w14:textId="77777777" w:rsidTr="26305C7F">
        <w:trPr>
          <w:cantSplit/>
          <w:trHeight w:val="142"/>
          <w:jc w:val="center"/>
        </w:trPr>
        <w:tc>
          <w:tcPr>
            <w:tcW w:w="1412" w:type="dxa"/>
            <w:tcMar>
              <w:top w:w="70" w:type="dxa"/>
              <w:left w:w="70" w:type="dxa"/>
              <w:bottom w:w="70" w:type="dxa"/>
              <w:right w:w="70" w:type="dxa"/>
            </w:tcMar>
          </w:tcPr>
          <w:p w14:paraId="6B38531E" w14:textId="5793C569" w:rsidR="009F5477" w:rsidRDefault="009F5477" w:rsidP="005B034A">
            <w:pPr>
              <w:spacing w:after="0" w:line="240" w:lineRule="auto"/>
            </w:pPr>
            <w:r w:rsidRPr="2E75A351">
              <w:rPr>
                <w:rFonts w:ascii="Apercu Pro" w:eastAsia="Apercu Pro" w:hAnsi="Apercu Pro" w:cs="Apercu Pro"/>
                <w:sz w:val="20"/>
                <w:szCs w:val="20"/>
              </w:rPr>
              <w:t xml:space="preserve">Home Plans </w:t>
            </w:r>
            <w:r w:rsidRPr="6C80F45C">
              <w:rPr>
                <w:rFonts w:ascii="Apercu Pro" w:eastAsia="Apercu Pro" w:hAnsi="Apercu Pro" w:cs="Apercu Pro"/>
                <w:sz w:val="20"/>
                <w:szCs w:val="20"/>
              </w:rPr>
              <w:t xml:space="preserve">(VHDP) </w:t>
            </w:r>
            <w:r w:rsidRPr="2E75A351">
              <w:rPr>
                <w:rFonts w:ascii="Apercu Pro" w:eastAsia="Apercu Pro" w:hAnsi="Apercu Pro" w:cs="Apercu Pro"/>
                <w:sz w:val="20"/>
                <w:szCs w:val="20"/>
              </w:rPr>
              <w:t>and Insurance</w:t>
            </w:r>
            <w:r w:rsidRPr="720C91E6">
              <w:rPr>
                <w:rFonts w:ascii="Apercu Pro" w:eastAsia="Apercu Pro" w:hAnsi="Apercu Pro" w:cs="Apercu Pro"/>
                <w:sz w:val="20"/>
                <w:szCs w:val="20"/>
              </w:rPr>
              <w:t xml:space="preserve"> (VMP)</w:t>
            </w:r>
          </w:p>
        </w:tc>
        <w:tc>
          <w:tcPr>
            <w:tcW w:w="1608" w:type="dxa"/>
            <w:tcMar>
              <w:top w:w="70" w:type="dxa"/>
              <w:left w:w="70" w:type="dxa"/>
              <w:bottom w:w="70" w:type="dxa"/>
              <w:right w:w="70" w:type="dxa"/>
            </w:tcMar>
          </w:tcPr>
          <w:p w14:paraId="6AD99D2F" w14:textId="77777777" w:rsidR="009F5477" w:rsidRDefault="009F5477" w:rsidP="005B034A">
            <w:pPr>
              <w:spacing w:after="0" w:line="240" w:lineRule="auto"/>
            </w:pPr>
            <w:r>
              <w:rPr>
                <w:rFonts w:ascii="Apercu Pro" w:eastAsia="Apercu Pro" w:hAnsi="Apercu Pro" w:cs="Apercu Pro"/>
                <w:sz w:val="20"/>
              </w:rPr>
              <w:t>CBT</w:t>
            </w:r>
          </w:p>
        </w:tc>
        <w:tc>
          <w:tcPr>
            <w:tcW w:w="860" w:type="dxa"/>
            <w:tcMar>
              <w:top w:w="70" w:type="dxa"/>
              <w:left w:w="70" w:type="dxa"/>
              <w:bottom w:w="70" w:type="dxa"/>
              <w:right w:w="70" w:type="dxa"/>
            </w:tcMar>
          </w:tcPr>
          <w:p w14:paraId="396FF482" w14:textId="54AE2811" w:rsidR="009F5477" w:rsidRDefault="009F5477" w:rsidP="005B034A">
            <w:pPr>
              <w:spacing w:after="0" w:line="240" w:lineRule="auto"/>
            </w:pPr>
            <w:r w:rsidRPr="5338884C">
              <w:rPr>
                <w:rFonts w:ascii="Apercu Pro" w:eastAsia="Apercu Pro" w:hAnsi="Apercu Pro" w:cs="Apercu Pro"/>
                <w:sz w:val="20"/>
                <w:szCs w:val="20"/>
              </w:rPr>
              <w:t>15</w:t>
            </w:r>
            <w:r w:rsidRPr="7CF9EF8C">
              <w:rPr>
                <w:rFonts w:ascii="Apercu Pro" w:eastAsia="Apercu Pro" w:hAnsi="Apercu Pro" w:cs="Apercu Pro"/>
                <w:sz w:val="20"/>
                <w:szCs w:val="20"/>
              </w:rPr>
              <w:t xml:space="preserve"> min</w:t>
            </w:r>
          </w:p>
        </w:tc>
        <w:tc>
          <w:tcPr>
            <w:tcW w:w="2190" w:type="dxa"/>
            <w:tcMar>
              <w:top w:w="70" w:type="dxa"/>
              <w:left w:w="70" w:type="dxa"/>
              <w:bottom w:w="70" w:type="dxa"/>
              <w:right w:w="70" w:type="dxa"/>
            </w:tcMar>
          </w:tcPr>
          <w:p w14:paraId="2C776325" w14:textId="1D577999" w:rsidR="26305C7F" w:rsidRDefault="26305C7F" w:rsidP="26305C7F">
            <w:pPr>
              <w:spacing w:line="240" w:lineRule="auto"/>
              <w:rPr>
                <w:rFonts w:ascii="Apercu Pro" w:eastAsia="Apercu Pro" w:hAnsi="Apercu Pro" w:cs="Apercu Pro"/>
                <w:sz w:val="20"/>
                <w:szCs w:val="20"/>
                <w:highlight w:val="yellow"/>
              </w:rPr>
            </w:pPr>
            <w:r w:rsidRPr="26305C7F">
              <w:rPr>
                <w:rFonts w:ascii="Apercu Pro" w:eastAsia="Apercu Pro" w:hAnsi="Apercu Pro" w:cs="Apercu Pro"/>
                <w:sz w:val="20"/>
                <w:szCs w:val="20"/>
                <w:highlight w:val="yellow"/>
              </w:rPr>
              <w:t>~8/18</w:t>
            </w:r>
          </w:p>
        </w:tc>
        <w:tc>
          <w:tcPr>
            <w:tcW w:w="2258" w:type="dxa"/>
          </w:tcPr>
          <w:p w14:paraId="4185CC3D" w14:textId="4ED15F66" w:rsidR="006A7FC0" w:rsidRDefault="006A7FC0"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p>
        </w:tc>
        <w:tc>
          <w:tcPr>
            <w:tcW w:w="1423" w:type="dxa"/>
          </w:tcPr>
          <w:p w14:paraId="763F96B1" w14:textId="43CAAD90" w:rsidR="00E94EEF" w:rsidRDefault="00E94EEF"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p>
        </w:tc>
        <w:tc>
          <w:tcPr>
            <w:tcW w:w="4198" w:type="dxa"/>
            <w:tcMar>
              <w:top w:w="70" w:type="dxa"/>
              <w:left w:w="70" w:type="dxa"/>
              <w:bottom w:w="70" w:type="dxa"/>
              <w:right w:w="70" w:type="dxa"/>
            </w:tcMar>
          </w:tcPr>
          <w:p w14:paraId="1703F060" w14:textId="587E0982" w:rsidR="009F5477" w:rsidRDefault="009F5477" w:rsidP="005B034A">
            <w:pPr>
              <w:spacing w:after="0" w:line="240" w:lineRule="auto"/>
              <w:rPr>
                <w:rFonts w:ascii="Apercu Pro" w:eastAsia="Apercu Pro" w:hAnsi="Apercu Pro" w:cs="Apercu Pro"/>
                <w:sz w:val="20"/>
                <w:szCs w:val="20"/>
              </w:rPr>
            </w:pPr>
            <w:r w:rsidRPr="0AAB636C">
              <w:rPr>
                <w:rFonts w:ascii="Apercu Pro" w:eastAsia="Apercu Pro" w:hAnsi="Apercu Pro" w:cs="Apercu Pro"/>
                <w:sz w:val="20"/>
                <w:szCs w:val="20"/>
              </w:rPr>
              <w:t>This CBT</w:t>
            </w:r>
            <w:r w:rsidRPr="308E1155">
              <w:rPr>
                <w:rFonts w:ascii="Apercu Pro" w:eastAsia="Apercu Pro" w:hAnsi="Apercu Pro" w:cs="Apercu Pro"/>
                <w:sz w:val="20"/>
                <w:szCs w:val="20"/>
              </w:rPr>
              <w:t xml:space="preserve"> </w:t>
            </w:r>
            <w:r w:rsidRPr="47F49ABE">
              <w:rPr>
                <w:rFonts w:ascii="Apercu Pro" w:eastAsia="Apercu Pro" w:hAnsi="Apercu Pro" w:cs="Apercu Pro"/>
                <w:sz w:val="20"/>
                <w:szCs w:val="20"/>
              </w:rPr>
              <w:t>introduces our home plan</w:t>
            </w:r>
            <w:r w:rsidRPr="38C21D0B">
              <w:rPr>
                <w:rFonts w:ascii="Apercu Pro" w:eastAsia="Apercu Pro" w:hAnsi="Apercu Pro" w:cs="Apercu Pro"/>
                <w:sz w:val="20"/>
                <w:szCs w:val="20"/>
              </w:rPr>
              <w:t xml:space="preserve">, </w:t>
            </w:r>
            <w:r w:rsidRPr="5772A880">
              <w:rPr>
                <w:rFonts w:ascii="Apercu Pro" w:eastAsia="Apercu Pro" w:hAnsi="Apercu Pro" w:cs="Apercu Pro"/>
                <w:sz w:val="20"/>
                <w:szCs w:val="20"/>
              </w:rPr>
              <w:t xml:space="preserve">VHDP, and </w:t>
            </w:r>
            <w:r w:rsidRPr="212825E7">
              <w:rPr>
                <w:rFonts w:ascii="Apercu Pro" w:eastAsia="Apercu Pro" w:hAnsi="Apercu Pro" w:cs="Apercu Pro"/>
                <w:sz w:val="20"/>
                <w:szCs w:val="20"/>
              </w:rPr>
              <w:t xml:space="preserve">positions </w:t>
            </w:r>
            <w:r w:rsidRPr="6E82E174">
              <w:rPr>
                <w:rFonts w:ascii="Apercu Pro" w:eastAsia="Apercu Pro" w:hAnsi="Apercu Pro" w:cs="Apercu Pro"/>
                <w:sz w:val="20"/>
                <w:szCs w:val="20"/>
              </w:rPr>
              <w:t xml:space="preserve">what a home plan is </w:t>
            </w:r>
            <w:r w:rsidRPr="2A975F00">
              <w:rPr>
                <w:rFonts w:ascii="Apercu Pro" w:eastAsia="Apercu Pro" w:hAnsi="Apercu Pro" w:cs="Apercu Pro"/>
                <w:sz w:val="20"/>
                <w:szCs w:val="20"/>
              </w:rPr>
              <w:t xml:space="preserve">VS. </w:t>
            </w:r>
            <w:r w:rsidRPr="0E680D78">
              <w:rPr>
                <w:rFonts w:ascii="Apercu Pro" w:eastAsia="Apercu Pro" w:hAnsi="Apercu Pro" w:cs="Apercu Pro"/>
                <w:sz w:val="20"/>
                <w:szCs w:val="20"/>
              </w:rPr>
              <w:t xml:space="preserve">Insurance, like </w:t>
            </w:r>
            <w:r w:rsidRPr="731FC29A">
              <w:rPr>
                <w:rFonts w:ascii="Apercu Pro" w:eastAsia="Apercu Pro" w:hAnsi="Apercu Pro" w:cs="Apercu Pro"/>
                <w:sz w:val="20"/>
                <w:szCs w:val="20"/>
              </w:rPr>
              <w:t>the mobile insurance</w:t>
            </w:r>
            <w:r w:rsidRPr="47F49ABE">
              <w:rPr>
                <w:rFonts w:ascii="Apercu Pro" w:eastAsia="Apercu Pro" w:hAnsi="Apercu Pro" w:cs="Apercu Pro"/>
                <w:sz w:val="20"/>
                <w:szCs w:val="20"/>
              </w:rPr>
              <w:t xml:space="preserve"> </w:t>
            </w:r>
            <w:r w:rsidRPr="27647D8B">
              <w:rPr>
                <w:rFonts w:ascii="Apercu Pro" w:eastAsia="Apercu Pro" w:hAnsi="Apercu Pro" w:cs="Apercu Pro"/>
                <w:sz w:val="20"/>
                <w:szCs w:val="20"/>
              </w:rPr>
              <w:t xml:space="preserve">Verizon </w:t>
            </w:r>
            <w:r w:rsidRPr="7EF6B700">
              <w:rPr>
                <w:rFonts w:ascii="Apercu Pro" w:eastAsia="Apercu Pro" w:hAnsi="Apercu Pro" w:cs="Apercu Pro"/>
                <w:sz w:val="20"/>
                <w:szCs w:val="20"/>
              </w:rPr>
              <w:t>plan, VMP</w:t>
            </w:r>
            <w:r w:rsidRPr="03800851">
              <w:rPr>
                <w:rFonts w:ascii="Apercu Pro" w:eastAsia="Apercu Pro" w:hAnsi="Apercu Pro" w:cs="Apercu Pro"/>
                <w:sz w:val="20"/>
                <w:szCs w:val="20"/>
              </w:rPr>
              <w:t xml:space="preserve">. </w:t>
            </w:r>
            <w:r w:rsidRPr="1D1595EB">
              <w:rPr>
                <w:rFonts w:ascii="Apercu Pro" w:eastAsia="Apercu Pro" w:hAnsi="Apercu Pro" w:cs="Apercu Pro"/>
                <w:sz w:val="20"/>
                <w:szCs w:val="20"/>
              </w:rPr>
              <w:t xml:space="preserve">It teaches the fundamentals and provides </w:t>
            </w:r>
            <w:r w:rsidRPr="472E5675">
              <w:rPr>
                <w:rFonts w:ascii="Apercu Pro" w:eastAsia="Apercu Pro" w:hAnsi="Apercu Pro" w:cs="Apercu Pro"/>
                <w:sz w:val="20"/>
                <w:szCs w:val="20"/>
              </w:rPr>
              <w:t xml:space="preserve">compliance and clarity </w:t>
            </w:r>
            <w:r w:rsidRPr="60DFACA6">
              <w:rPr>
                <w:rFonts w:ascii="Apercu Pro" w:eastAsia="Apercu Pro" w:hAnsi="Apercu Pro" w:cs="Apercu Pro"/>
                <w:sz w:val="20"/>
                <w:szCs w:val="20"/>
              </w:rPr>
              <w:t xml:space="preserve">around the </w:t>
            </w:r>
            <w:r w:rsidRPr="4EEE2C9B">
              <w:rPr>
                <w:rFonts w:ascii="Apercu Pro" w:eastAsia="Apercu Pro" w:hAnsi="Apercu Pro" w:cs="Apercu Pro"/>
                <w:sz w:val="20"/>
                <w:szCs w:val="20"/>
              </w:rPr>
              <w:t xml:space="preserve">important distinction between </w:t>
            </w:r>
            <w:r w:rsidRPr="7D92B296">
              <w:rPr>
                <w:rFonts w:ascii="Apercu Pro" w:eastAsia="Apercu Pro" w:hAnsi="Apercu Pro" w:cs="Apercu Pro"/>
                <w:sz w:val="20"/>
                <w:szCs w:val="20"/>
              </w:rPr>
              <w:t xml:space="preserve">a home plan </w:t>
            </w:r>
            <w:r w:rsidRPr="5CE74826">
              <w:rPr>
                <w:rFonts w:ascii="Apercu Pro" w:eastAsia="Apercu Pro" w:hAnsi="Apercu Pro" w:cs="Apercu Pro"/>
                <w:sz w:val="20"/>
                <w:szCs w:val="20"/>
              </w:rPr>
              <w:t xml:space="preserve">warranty and a mobile </w:t>
            </w:r>
            <w:r w:rsidRPr="58B3F3E5">
              <w:rPr>
                <w:rFonts w:ascii="Apercu Pro" w:eastAsia="Apercu Pro" w:hAnsi="Apercu Pro" w:cs="Apercu Pro"/>
                <w:sz w:val="20"/>
                <w:szCs w:val="20"/>
              </w:rPr>
              <w:t xml:space="preserve">device </w:t>
            </w:r>
            <w:r w:rsidRPr="4700A9BE">
              <w:rPr>
                <w:rFonts w:ascii="Apercu Pro" w:eastAsia="Apercu Pro" w:hAnsi="Apercu Pro" w:cs="Apercu Pro"/>
                <w:sz w:val="20"/>
                <w:szCs w:val="20"/>
              </w:rPr>
              <w:t>insurance plan.</w:t>
            </w:r>
            <w:r w:rsidRPr="6FA79D69">
              <w:rPr>
                <w:rFonts w:ascii="Apercu Pro" w:eastAsia="Apercu Pro" w:hAnsi="Apercu Pro" w:cs="Apercu Pro"/>
                <w:sz w:val="20"/>
                <w:szCs w:val="20"/>
              </w:rPr>
              <w:t xml:space="preserve"> It will also </w:t>
            </w:r>
            <w:r w:rsidRPr="354EC5D1">
              <w:rPr>
                <w:rFonts w:ascii="Apercu Pro" w:eastAsia="Apercu Pro" w:hAnsi="Apercu Pro" w:cs="Apercu Pro"/>
                <w:sz w:val="20"/>
                <w:szCs w:val="20"/>
              </w:rPr>
              <w:t xml:space="preserve">mention the </w:t>
            </w:r>
            <w:r w:rsidRPr="4DFB19B8">
              <w:rPr>
                <w:rFonts w:ascii="Apercu Pro" w:eastAsia="Apercu Pro" w:hAnsi="Apercu Pro" w:cs="Apercu Pro"/>
                <w:sz w:val="20"/>
                <w:szCs w:val="20"/>
              </w:rPr>
              <w:t xml:space="preserve">Transition Statement that </w:t>
            </w:r>
            <w:r w:rsidRPr="0A69113E">
              <w:rPr>
                <w:rFonts w:ascii="Apercu Pro" w:eastAsia="Apercu Pro" w:hAnsi="Apercu Pro" w:cs="Apercu Pro"/>
                <w:sz w:val="20"/>
                <w:szCs w:val="20"/>
              </w:rPr>
              <w:t xml:space="preserve">Experts will make, as </w:t>
            </w:r>
            <w:r w:rsidRPr="5A1BF28B">
              <w:rPr>
                <w:rFonts w:ascii="Apercu Pro" w:eastAsia="Apercu Pro" w:hAnsi="Apercu Pro" w:cs="Apercu Pro"/>
                <w:sz w:val="20"/>
                <w:szCs w:val="20"/>
              </w:rPr>
              <w:t xml:space="preserve">it includes </w:t>
            </w:r>
            <w:r w:rsidRPr="08521874">
              <w:rPr>
                <w:rFonts w:ascii="Apercu Pro" w:eastAsia="Apercu Pro" w:hAnsi="Apercu Pro" w:cs="Apercu Pro"/>
                <w:sz w:val="20"/>
                <w:szCs w:val="20"/>
              </w:rPr>
              <w:t xml:space="preserve">important supporting </w:t>
            </w:r>
            <w:r w:rsidRPr="391B8B8E">
              <w:rPr>
                <w:rFonts w:ascii="Apercu Pro" w:eastAsia="Apercu Pro" w:hAnsi="Apercu Pro" w:cs="Apercu Pro"/>
                <w:sz w:val="20"/>
                <w:szCs w:val="20"/>
              </w:rPr>
              <w:t>details</w:t>
            </w:r>
            <w:r w:rsidRPr="4930C228">
              <w:rPr>
                <w:rFonts w:ascii="Apercu Pro" w:eastAsia="Apercu Pro" w:hAnsi="Apercu Pro" w:cs="Apercu Pro"/>
                <w:sz w:val="20"/>
                <w:szCs w:val="20"/>
              </w:rPr>
              <w:t>, namely</w:t>
            </w:r>
            <w:r w:rsidRPr="40F6F8E8">
              <w:rPr>
                <w:rFonts w:ascii="Apercu Pro" w:eastAsia="Apercu Pro" w:hAnsi="Apercu Pro" w:cs="Apercu Pro"/>
                <w:sz w:val="20"/>
                <w:szCs w:val="20"/>
              </w:rPr>
              <w:t>, "</w:t>
            </w:r>
            <w:r w:rsidRPr="125E0158">
              <w:rPr>
                <w:rFonts w:ascii="Apercu Pro" w:eastAsia="Apercu Pro" w:hAnsi="Apercu Pro" w:cs="Apercu Pro"/>
                <w:sz w:val="20"/>
                <w:szCs w:val="20"/>
              </w:rPr>
              <w:t xml:space="preserve">As I mentioned </w:t>
            </w:r>
            <w:r w:rsidRPr="3D5C0A61">
              <w:rPr>
                <w:rFonts w:ascii="Apercu Pro" w:eastAsia="Apercu Pro" w:hAnsi="Apercu Pro" w:cs="Apercu Pro"/>
                <w:sz w:val="20"/>
                <w:szCs w:val="20"/>
              </w:rPr>
              <w:t xml:space="preserve">earlier, the Verizon Home Device Protect program is </w:t>
            </w:r>
            <w:r w:rsidRPr="2254E92A">
              <w:rPr>
                <w:rFonts w:ascii="Apercu Pro" w:eastAsia="Apercu Pro" w:hAnsi="Apercu Pro" w:cs="Apercu Pro"/>
                <w:sz w:val="20"/>
                <w:szCs w:val="20"/>
              </w:rPr>
              <w:t xml:space="preserve">separate from your mobile device </w:t>
            </w:r>
            <w:r w:rsidRPr="247AC6D4">
              <w:rPr>
                <w:rFonts w:ascii="Apercu Pro" w:eastAsia="Apercu Pro" w:hAnsi="Apercu Pro" w:cs="Apercu Pro"/>
                <w:sz w:val="20"/>
                <w:szCs w:val="20"/>
              </w:rPr>
              <w:t>insurance</w:t>
            </w:r>
            <w:r w:rsidRPr="1981F21E">
              <w:rPr>
                <w:rFonts w:ascii="Apercu Pro" w:eastAsia="Apercu Pro" w:hAnsi="Apercu Pro" w:cs="Apercu Pro"/>
                <w:sz w:val="20"/>
                <w:szCs w:val="20"/>
              </w:rPr>
              <w:t>..."</w:t>
            </w:r>
          </w:p>
        </w:tc>
      </w:tr>
      <w:tr w:rsidR="009F5477" w14:paraId="5204F8DC" w14:textId="77777777" w:rsidTr="26305C7F">
        <w:trPr>
          <w:cantSplit/>
          <w:trHeight w:val="142"/>
          <w:jc w:val="center"/>
        </w:trPr>
        <w:tc>
          <w:tcPr>
            <w:tcW w:w="1412" w:type="dxa"/>
            <w:tcMar>
              <w:top w:w="70" w:type="dxa"/>
              <w:left w:w="70" w:type="dxa"/>
              <w:bottom w:w="70" w:type="dxa"/>
              <w:right w:w="70" w:type="dxa"/>
            </w:tcMar>
          </w:tcPr>
          <w:p w14:paraId="079BACE9" w14:textId="3654E110" w:rsidR="009F5477" w:rsidRDefault="009F5477" w:rsidP="005B034A">
            <w:pPr>
              <w:spacing w:after="0" w:line="240" w:lineRule="auto"/>
            </w:pPr>
            <w:r w:rsidRPr="4E14788F">
              <w:rPr>
                <w:rFonts w:ascii="Apercu Pro" w:eastAsia="Apercu Pro" w:hAnsi="Apercu Pro" w:cs="Apercu Pro"/>
                <w:sz w:val="20"/>
                <w:szCs w:val="20"/>
              </w:rPr>
              <w:t xml:space="preserve">Verizon Home Device </w:t>
            </w:r>
            <w:r w:rsidRPr="78EBD345">
              <w:rPr>
                <w:rFonts w:ascii="Apercu Pro" w:eastAsia="Apercu Pro" w:hAnsi="Apercu Pro" w:cs="Apercu Pro"/>
                <w:sz w:val="20"/>
                <w:szCs w:val="20"/>
              </w:rPr>
              <w:t>Protect (VHDP) Product Details</w:t>
            </w:r>
          </w:p>
        </w:tc>
        <w:tc>
          <w:tcPr>
            <w:tcW w:w="1608" w:type="dxa"/>
            <w:tcMar>
              <w:top w:w="70" w:type="dxa"/>
              <w:left w:w="70" w:type="dxa"/>
              <w:bottom w:w="70" w:type="dxa"/>
              <w:right w:w="70" w:type="dxa"/>
            </w:tcMar>
          </w:tcPr>
          <w:p w14:paraId="7A450968" w14:textId="77777777" w:rsidR="009F5477" w:rsidRDefault="009F5477" w:rsidP="005B034A">
            <w:pPr>
              <w:spacing w:after="0" w:line="240" w:lineRule="auto"/>
            </w:pPr>
            <w:r>
              <w:rPr>
                <w:rFonts w:ascii="Apercu Pro" w:eastAsia="Apercu Pro" w:hAnsi="Apercu Pro" w:cs="Apercu Pro"/>
                <w:sz w:val="20"/>
              </w:rPr>
              <w:t>CBT</w:t>
            </w:r>
          </w:p>
        </w:tc>
        <w:tc>
          <w:tcPr>
            <w:tcW w:w="860" w:type="dxa"/>
            <w:tcMar>
              <w:top w:w="70" w:type="dxa"/>
              <w:left w:w="70" w:type="dxa"/>
              <w:bottom w:w="70" w:type="dxa"/>
              <w:right w:w="70" w:type="dxa"/>
            </w:tcMar>
          </w:tcPr>
          <w:p w14:paraId="4586E5C6" w14:textId="18B12847" w:rsidR="009F5477" w:rsidRDefault="009F5477" w:rsidP="005B034A">
            <w:pPr>
              <w:spacing w:after="0" w:line="240" w:lineRule="auto"/>
            </w:pPr>
            <w:r w:rsidRPr="5D7CE233">
              <w:rPr>
                <w:rFonts w:ascii="Apercu Pro" w:eastAsia="Apercu Pro" w:hAnsi="Apercu Pro" w:cs="Apercu Pro"/>
                <w:sz w:val="20"/>
                <w:szCs w:val="20"/>
              </w:rPr>
              <w:t>30</w:t>
            </w:r>
            <w:r w:rsidRPr="2990AD11">
              <w:rPr>
                <w:rFonts w:ascii="Apercu Pro" w:eastAsia="Apercu Pro" w:hAnsi="Apercu Pro" w:cs="Apercu Pro"/>
                <w:sz w:val="20"/>
                <w:szCs w:val="20"/>
              </w:rPr>
              <w:t xml:space="preserve"> min</w:t>
            </w:r>
          </w:p>
        </w:tc>
        <w:tc>
          <w:tcPr>
            <w:tcW w:w="2190" w:type="dxa"/>
            <w:tcMar>
              <w:top w:w="70" w:type="dxa"/>
              <w:left w:w="70" w:type="dxa"/>
              <w:bottom w:w="70" w:type="dxa"/>
              <w:right w:w="70" w:type="dxa"/>
            </w:tcMar>
          </w:tcPr>
          <w:p w14:paraId="5D120A2D" w14:textId="59477A09" w:rsidR="26305C7F" w:rsidRDefault="26305C7F" w:rsidP="26305C7F">
            <w:pPr>
              <w:spacing w:line="240" w:lineRule="auto"/>
            </w:pPr>
            <w:r w:rsidRPr="26305C7F">
              <w:rPr>
                <w:rFonts w:ascii="Apercu Pro" w:eastAsia="Apercu Pro" w:hAnsi="Apercu Pro" w:cs="Apercu Pro"/>
                <w:sz w:val="20"/>
                <w:szCs w:val="20"/>
              </w:rPr>
              <w:t>8/12</w:t>
            </w:r>
          </w:p>
        </w:tc>
        <w:tc>
          <w:tcPr>
            <w:tcW w:w="2258" w:type="dxa"/>
          </w:tcPr>
          <w:p w14:paraId="0F461B8A" w14:textId="54134B75" w:rsidR="006A7FC0" w:rsidRDefault="006A7FC0"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r w:rsidR="00805A9C">
              <w:rPr>
                <w:rFonts w:ascii="Apercu Pro" w:eastAsia="Apercu Pro" w:hAnsi="Apercu Pro" w:cs="Apercu Pro"/>
                <w:sz w:val="20"/>
                <w:szCs w:val="20"/>
              </w:rPr>
              <w:t>-8</w:t>
            </w:r>
          </w:p>
        </w:tc>
        <w:tc>
          <w:tcPr>
            <w:tcW w:w="1423" w:type="dxa"/>
          </w:tcPr>
          <w:p w14:paraId="67DE875D" w14:textId="5171571C" w:rsidR="00E94EEF" w:rsidRDefault="00E94EEF"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3</w:t>
            </w:r>
          </w:p>
        </w:tc>
        <w:tc>
          <w:tcPr>
            <w:tcW w:w="4198" w:type="dxa"/>
            <w:tcMar>
              <w:top w:w="70" w:type="dxa"/>
              <w:left w:w="70" w:type="dxa"/>
              <w:bottom w:w="70" w:type="dxa"/>
              <w:right w:w="70" w:type="dxa"/>
            </w:tcMar>
          </w:tcPr>
          <w:p w14:paraId="6329B4AB" w14:textId="09644CAF" w:rsidR="009F5477" w:rsidRDefault="009F5477" w:rsidP="005B034A">
            <w:pPr>
              <w:spacing w:after="0" w:line="240" w:lineRule="auto"/>
              <w:rPr>
                <w:rFonts w:ascii="Apercu Pro" w:eastAsia="Apercu Pro" w:hAnsi="Apercu Pro" w:cs="Apercu Pro"/>
                <w:sz w:val="20"/>
                <w:szCs w:val="20"/>
              </w:rPr>
            </w:pPr>
            <w:r w:rsidRPr="6193A387">
              <w:rPr>
                <w:rFonts w:ascii="Apercu Pro" w:eastAsia="Apercu Pro" w:hAnsi="Apercu Pro" w:cs="Apercu Pro"/>
                <w:sz w:val="20"/>
                <w:szCs w:val="20"/>
              </w:rPr>
              <w:t xml:space="preserve">This CBT introduces VHDP product and plan fundamentals. Learners explore </w:t>
            </w:r>
            <w:r w:rsidRPr="441531E6">
              <w:rPr>
                <w:rFonts w:ascii="Apercu Pro" w:eastAsia="Apercu Pro" w:hAnsi="Apercu Pro" w:cs="Apercu Pro"/>
                <w:sz w:val="20"/>
                <w:szCs w:val="20"/>
              </w:rPr>
              <w:t xml:space="preserve">each </w:t>
            </w:r>
            <w:r w:rsidRPr="5C6A6475">
              <w:rPr>
                <w:rFonts w:ascii="Apercu Pro" w:eastAsia="Apercu Pro" w:hAnsi="Apercu Pro" w:cs="Apercu Pro"/>
                <w:sz w:val="20"/>
                <w:szCs w:val="20"/>
              </w:rPr>
              <w:t xml:space="preserve">benefit </w:t>
            </w:r>
            <w:r w:rsidRPr="6C9F8B66">
              <w:rPr>
                <w:rFonts w:ascii="Apercu Pro" w:eastAsia="Apercu Pro" w:hAnsi="Apercu Pro" w:cs="Apercu Pro"/>
                <w:sz w:val="20"/>
                <w:szCs w:val="20"/>
              </w:rPr>
              <w:t>of the plan in depth</w:t>
            </w:r>
            <w:r w:rsidRPr="6193A387">
              <w:rPr>
                <w:rFonts w:ascii="Apercu Pro" w:eastAsia="Apercu Pro" w:hAnsi="Apercu Pro" w:cs="Apercu Pro"/>
                <w:sz w:val="20"/>
                <w:szCs w:val="20"/>
              </w:rPr>
              <w:t xml:space="preserve">, enrollment, and where to verify </w:t>
            </w:r>
            <w:r w:rsidRPr="4A4F3257">
              <w:rPr>
                <w:rFonts w:ascii="Apercu Pro" w:eastAsia="Apercu Pro" w:hAnsi="Apercu Pro" w:cs="Apercu Pro"/>
                <w:sz w:val="20"/>
                <w:szCs w:val="20"/>
              </w:rPr>
              <w:t>plan</w:t>
            </w:r>
            <w:r w:rsidRPr="7F4F30A9">
              <w:rPr>
                <w:rFonts w:ascii="Apercu Pro" w:eastAsia="Apercu Pro" w:hAnsi="Apercu Pro" w:cs="Apercu Pro"/>
                <w:sz w:val="20"/>
                <w:szCs w:val="20"/>
              </w:rPr>
              <w:t xml:space="preserve"> </w:t>
            </w:r>
            <w:r w:rsidRPr="6193A387">
              <w:rPr>
                <w:rFonts w:ascii="Apercu Pro" w:eastAsia="Apercu Pro" w:hAnsi="Apercu Pro" w:cs="Apercu Pro"/>
                <w:sz w:val="20"/>
                <w:szCs w:val="20"/>
              </w:rPr>
              <w:t xml:space="preserve">details </w:t>
            </w:r>
            <w:r w:rsidRPr="5DA79E52">
              <w:rPr>
                <w:rFonts w:ascii="Apercu Pro" w:eastAsia="Apercu Pro" w:hAnsi="Apercu Pro" w:cs="Apercu Pro"/>
                <w:sz w:val="20"/>
                <w:szCs w:val="20"/>
              </w:rPr>
              <w:t>if unsure.</w:t>
            </w:r>
            <w:r w:rsidRPr="6193A387">
              <w:rPr>
                <w:rFonts w:ascii="Apercu Pro" w:eastAsia="Apercu Pro" w:hAnsi="Apercu Pro" w:cs="Apercu Pro"/>
                <w:sz w:val="20"/>
                <w:szCs w:val="20"/>
              </w:rPr>
              <w:t xml:space="preserve"> </w:t>
            </w:r>
          </w:p>
        </w:tc>
      </w:tr>
      <w:tr w:rsidR="009F5477" w14:paraId="3979ED29" w14:textId="77777777" w:rsidTr="26305C7F">
        <w:trPr>
          <w:cantSplit/>
          <w:trHeight w:val="142"/>
          <w:jc w:val="center"/>
        </w:trPr>
        <w:tc>
          <w:tcPr>
            <w:tcW w:w="1412" w:type="dxa"/>
            <w:tcMar>
              <w:top w:w="70" w:type="dxa"/>
              <w:left w:w="70" w:type="dxa"/>
              <w:bottom w:w="70" w:type="dxa"/>
              <w:right w:w="70" w:type="dxa"/>
            </w:tcMar>
          </w:tcPr>
          <w:p w14:paraId="23CBE99D" w14:textId="77777777" w:rsidR="009F5477" w:rsidRDefault="009F5477" w:rsidP="005B034A">
            <w:pPr>
              <w:spacing w:after="0" w:line="240" w:lineRule="auto"/>
            </w:pPr>
            <w:r>
              <w:rPr>
                <w:rFonts w:ascii="Apercu Pro" w:eastAsia="Apercu Pro" w:hAnsi="Apercu Pro" w:cs="Apercu Pro"/>
                <w:sz w:val="20"/>
              </w:rPr>
              <w:t>Sales Compliance for Everyone</w:t>
            </w:r>
          </w:p>
        </w:tc>
        <w:tc>
          <w:tcPr>
            <w:tcW w:w="1608" w:type="dxa"/>
            <w:tcMar>
              <w:top w:w="70" w:type="dxa"/>
              <w:left w:w="70" w:type="dxa"/>
              <w:bottom w:w="70" w:type="dxa"/>
              <w:right w:w="70" w:type="dxa"/>
            </w:tcMar>
          </w:tcPr>
          <w:p w14:paraId="60CDEFC5" w14:textId="77777777" w:rsidR="009F5477" w:rsidRDefault="009F5477" w:rsidP="005B034A">
            <w:pPr>
              <w:spacing w:after="0" w:line="240" w:lineRule="auto"/>
            </w:pPr>
            <w:r>
              <w:rPr>
                <w:rFonts w:ascii="Apercu Pro" w:eastAsia="Apercu Pro" w:hAnsi="Apercu Pro" w:cs="Apercu Pro"/>
                <w:sz w:val="20"/>
              </w:rPr>
              <w:t>CBT</w:t>
            </w:r>
          </w:p>
        </w:tc>
        <w:tc>
          <w:tcPr>
            <w:tcW w:w="860" w:type="dxa"/>
            <w:tcMar>
              <w:top w:w="70" w:type="dxa"/>
              <w:left w:w="70" w:type="dxa"/>
              <w:bottom w:w="70" w:type="dxa"/>
              <w:right w:w="70" w:type="dxa"/>
            </w:tcMar>
          </w:tcPr>
          <w:p w14:paraId="57743A32" w14:textId="77777777" w:rsidR="009F5477" w:rsidRDefault="009F5477" w:rsidP="005B034A">
            <w:pPr>
              <w:spacing w:after="0" w:line="240" w:lineRule="auto"/>
            </w:pPr>
            <w:r>
              <w:rPr>
                <w:rFonts w:ascii="Apercu Pro" w:eastAsia="Apercu Pro" w:hAnsi="Apercu Pro" w:cs="Apercu Pro"/>
                <w:sz w:val="20"/>
              </w:rPr>
              <w:t>30 min</w:t>
            </w:r>
          </w:p>
        </w:tc>
        <w:tc>
          <w:tcPr>
            <w:tcW w:w="2190" w:type="dxa"/>
            <w:tcMar>
              <w:top w:w="70" w:type="dxa"/>
              <w:left w:w="70" w:type="dxa"/>
              <w:bottom w:w="70" w:type="dxa"/>
              <w:right w:w="70" w:type="dxa"/>
            </w:tcMar>
          </w:tcPr>
          <w:p w14:paraId="64851B17" w14:textId="723AE361" w:rsidR="26305C7F" w:rsidRDefault="26305C7F" w:rsidP="26305C7F">
            <w:pPr>
              <w:spacing w:line="240" w:lineRule="auto"/>
            </w:pPr>
            <w:r w:rsidRPr="26305C7F">
              <w:rPr>
                <w:rFonts w:ascii="Apercu Pro" w:eastAsia="Apercu Pro" w:hAnsi="Apercu Pro" w:cs="Apercu Pro"/>
                <w:sz w:val="20"/>
                <w:szCs w:val="20"/>
              </w:rPr>
              <w:t>~8/21</w:t>
            </w:r>
          </w:p>
        </w:tc>
        <w:tc>
          <w:tcPr>
            <w:tcW w:w="2258" w:type="dxa"/>
          </w:tcPr>
          <w:p w14:paraId="1F1BD454" w14:textId="65B58016" w:rsidR="00FC0D95" w:rsidRDefault="00FC0D95"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3, 8</w:t>
            </w:r>
          </w:p>
        </w:tc>
        <w:tc>
          <w:tcPr>
            <w:tcW w:w="1423" w:type="dxa"/>
          </w:tcPr>
          <w:p w14:paraId="0A004AA4" w14:textId="10F63FF6" w:rsidR="00770A45" w:rsidRDefault="00770A45"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2</w:t>
            </w:r>
          </w:p>
        </w:tc>
        <w:tc>
          <w:tcPr>
            <w:tcW w:w="4198" w:type="dxa"/>
            <w:tcMar>
              <w:top w:w="70" w:type="dxa"/>
              <w:left w:w="70" w:type="dxa"/>
              <w:bottom w:w="70" w:type="dxa"/>
              <w:right w:w="70" w:type="dxa"/>
            </w:tcMar>
          </w:tcPr>
          <w:p w14:paraId="20E98401" w14:textId="4018945B" w:rsidR="009F5477" w:rsidRDefault="009F5477" w:rsidP="005B034A">
            <w:pPr>
              <w:spacing w:after="0" w:line="240" w:lineRule="auto"/>
            </w:pPr>
            <w:r w:rsidRPr="31052094">
              <w:rPr>
                <w:rFonts w:ascii="Apercu Pro" w:eastAsia="Apercu Pro" w:hAnsi="Apercu Pro" w:cs="Apercu Pro"/>
                <w:sz w:val="20"/>
                <w:szCs w:val="20"/>
              </w:rPr>
              <w:t>This required CBT reinforces compliant sales behaviors and informed customer decision-making. Learners review accurate product positioning, consent, unsupported claims, pressure tactics, and respecting the customer’s decision.</w:t>
            </w:r>
          </w:p>
        </w:tc>
      </w:tr>
      <w:tr w:rsidR="009F5477" w14:paraId="3C64A7F1" w14:textId="77777777" w:rsidTr="26305C7F">
        <w:trPr>
          <w:cantSplit/>
          <w:trHeight w:val="142"/>
          <w:jc w:val="center"/>
        </w:trPr>
        <w:tc>
          <w:tcPr>
            <w:tcW w:w="1412" w:type="dxa"/>
            <w:tcMar>
              <w:top w:w="70" w:type="dxa"/>
              <w:left w:w="70" w:type="dxa"/>
              <w:bottom w:w="70" w:type="dxa"/>
              <w:right w:w="70" w:type="dxa"/>
            </w:tcMar>
          </w:tcPr>
          <w:p w14:paraId="158C0CB9" w14:textId="77777777" w:rsidR="009F5477" w:rsidRDefault="009F5477" w:rsidP="005B034A">
            <w:pPr>
              <w:spacing w:after="0" w:line="240" w:lineRule="auto"/>
            </w:pPr>
            <w:r>
              <w:rPr>
                <w:rFonts w:ascii="Apercu Pro" w:eastAsia="Apercu Pro" w:hAnsi="Apercu Pro" w:cs="Apercu Pro"/>
                <w:sz w:val="20"/>
              </w:rPr>
              <w:t>Sales Integrity Acknowledgment</w:t>
            </w:r>
          </w:p>
        </w:tc>
        <w:tc>
          <w:tcPr>
            <w:tcW w:w="1608" w:type="dxa"/>
            <w:tcMar>
              <w:top w:w="70" w:type="dxa"/>
              <w:left w:w="70" w:type="dxa"/>
              <w:bottom w:w="70" w:type="dxa"/>
              <w:right w:w="70" w:type="dxa"/>
            </w:tcMar>
          </w:tcPr>
          <w:p w14:paraId="38D0CBFB" w14:textId="77777777" w:rsidR="009F5477" w:rsidRDefault="009F5477" w:rsidP="005B034A">
            <w:pPr>
              <w:spacing w:after="0" w:line="240" w:lineRule="auto"/>
            </w:pPr>
            <w:r>
              <w:rPr>
                <w:rFonts w:ascii="Apercu Pro" w:eastAsia="Apercu Pro" w:hAnsi="Apercu Pro" w:cs="Apercu Pro"/>
                <w:sz w:val="20"/>
              </w:rPr>
              <w:t>CBT</w:t>
            </w:r>
          </w:p>
        </w:tc>
        <w:tc>
          <w:tcPr>
            <w:tcW w:w="860" w:type="dxa"/>
            <w:tcMar>
              <w:top w:w="70" w:type="dxa"/>
              <w:left w:w="70" w:type="dxa"/>
              <w:bottom w:w="70" w:type="dxa"/>
              <w:right w:w="70" w:type="dxa"/>
            </w:tcMar>
          </w:tcPr>
          <w:p w14:paraId="3D2E2D8E" w14:textId="77777777" w:rsidR="009F5477" w:rsidRDefault="009F5477" w:rsidP="005B034A">
            <w:pPr>
              <w:spacing w:after="0" w:line="240" w:lineRule="auto"/>
            </w:pPr>
            <w:r>
              <w:rPr>
                <w:rFonts w:ascii="Apercu Pro" w:eastAsia="Apercu Pro" w:hAnsi="Apercu Pro" w:cs="Apercu Pro"/>
                <w:sz w:val="20"/>
              </w:rPr>
              <w:t>15 min</w:t>
            </w:r>
          </w:p>
        </w:tc>
        <w:tc>
          <w:tcPr>
            <w:tcW w:w="2190" w:type="dxa"/>
            <w:tcMar>
              <w:top w:w="70" w:type="dxa"/>
              <w:left w:w="70" w:type="dxa"/>
              <w:bottom w:w="70" w:type="dxa"/>
              <w:right w:w="70" w:type="dxa"/>
            </w:tcMar>
          </w:tcPr>
          <w:p w14:paraId="7176BBFD" w14:textId="1F4DB403" w:rsidR="26305C7F" w:rsidRDefault="26305C7F" w:rsidP="26305C7F">
            <w:pPr>
              <w:spacing w:line="240" w:lineRule="auto"/>
            </w:pPr>
            <w:r w:rsidRPr="26305C7F">
              <w:rPr>
                <w:rFonts w:ascii="Apercu Pro" w:eastAsia="Apercu Pro" w:hAnsi="Apercu Pro" w:cs="Apercu Pro"/>
                <w:sz w:val="20"/>
                <w:szCs w:val="20"/>
              </w:rPr>
              <w:t>Current Course</w:t>
            </w:r>
          </w:p>
        </w:tc>
        <w:tc>
          <w:tcPr>
            <w:tcW w:w="2258" w:type="dxa"/>
          </w:tcPr>
          <w:p w14:paraId="0562380E" w14:textId="3EDA3FEA" w:rsidR="00FC0D95" w:rsidRDefault="00FC0D95"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3, 8</w:t>
            </w:r>
          </w:p>
        </w:tc>
        <w:tc>
          <w:tcPr>
            <w:tcW w:w="1423" w:type="dxa"/>
          </w:tcPr>
          <w:p w14:paraId="62133270" w14:textId="520086F3" w:rsidR="00770A45" w:rsidRDefault="00770A45"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2</w:t>
            </w:r>
          </w:p>
        </w:tc>
        <w:tc>
          <w:tcPr>
            <w:tcW w:w="4198" w:type="dxa"/>
            <w:tcMar>
              <w:top w:w="70" w:type="dxa"/>
              <w:left w:w="70" w:type="dxa"/>
              <w:bottom w:w="70" w:type="dxa"/>
              <w:right w:w="70" w:type="dxa"/>
            </w:tcMar>
          </w:tcPr>
          <w:p w14:paraId="2F968477" w14:textId="2D34EA74" w:rsidR="009F5477" w:rsidRDefault="009F5477" w:rsidP="005B034A">
            <w:pPr>
              <w:spacing w:after="0" w:line="240" w:lineRule="auto"/>
            </w:pPr>
            <w:r w:rsidRPr="05D21B04">
              <w:rPr>
                <w:rFonts w:ascii="Apercu Pro" w:eastAsia="Apercu Pro" w:hAnsi="Apercu Pro" w:cs="Apercu Pro"/>
                <w:sz w:val="20"/>
                <w:szCs w:val="20"/>
              </w:rPr>
              <w:t>This required acknowledgment reinforces selling with integrity and prioritizing serve and solve. Learners confirm awareness of non-compliant behaviors, customer trust risks, and consequences for sales misconduct.</w:t>
            </w:r>
          </w:p>
        </w:tc>
      </w:tr>
    </w:tbl>
    <w:p w14:paraId="6A2A1E95" w14:textId="3E9B0D72" w:rsidR="5BC2EE10" w:rsidRDefault="5BC2EE10" w:rsidP="005B034A">
      <w:pPr>
        <w:spacing w:after="0" w:line="240" w:lineRule="auto"/>
        <w:rPr>
          <w:b/>
          <w:bCs/>
        </w:rPr>
      </w:pPr>
    </w:p>
    <w:p w14:paraId="6B901FCC" w14:textId="77777777" w:rsidR="00877397" w:rsidRDefault="00877397" w:rsidP="005B034A">
      <w:pPr>
        <w:spacing w:after="0" w:line="240" w:lineRule="auto"/>
        <w:rPr>
          <w:b/>
          <w:bCs/>
        </w:rPr>
      </w:pPr>
    </w:p>
    <w:p w14:paraId="024A87FA" w14:textId="431320C1" w:rsidR="000F3B9E" w:rsidRPr="000F3B9E" w:rsidRDefault="000F3B9E" w:rsidP="005B034A">
      <w:pPr>
        <w:pStyle w:val="Subtitle"/>
        <w:spacing w:after="0" w:line="240" w:lineRule="auto"/>
        <w:rPr>
          <w:rFonts w:hint="eastAsia"/>
        </w:rPr>
      </w:pPr>
      <w:commentRangeStart w:id="63"/>
      <w:r>
        <w:t>Simulation Strategy</w:t>
      </w:r>
      <w:r w:rsidRPr="000F3B9E">
        <w:t> </w:t>
      </w:r>
      <w:r w:rsidR="0006428D">
        <w:t>(~3</w:t>
      </w:r>
      <w:r w:rsidR="05E31756">
        <w:t>5</w:t>
      </w:r>
      <w:r w:rsidR="0006428D">
        <w:t xml:space="preserve"> minute</w:t>
      </w:r>
      <w:r w:rsidR="004A4607">
        <w:t>s)</w:t>
      </w:r>
      <w:commentRangeEnd w:id="63"/>
      <w:r w:rsidR="00DC420C" w:rsidRPr="000F3B9E">
        <w:rPr>
          <w:rStyle w:val="CommentReference"/>
          <w:rFonts w:hint="eastAsia"/>
          <w:sz w:val="28"/>
          <w:szCs w:val="28"/>
        </w:rPr>
        <w:commentReference w:id="63"/>
      </w:r>
    </w:p>
    <w:p w14:paraId="004F3AD8" w14:textId="07283A34" w:rsidR="000F3B9E" w:rsidRPr="000F3B9E" w:rsidRDefault="000F3B9E" w:rsidP="005B034A">
      <w:pPr>
        <w:spacing w:after="0" w:line="240" w:lineRule="auto"/>
      </w:pPr>
      <w:r w:rsidRPr="000F3B9E">
        <w:t xml:space="preserve">Experts should be able to explain </w:t>
      </w:r>
      <w:r w:rsidR="704971E3">
        <w:t>what a home plan is</w:t>
      </w:r>
      <w:r>
        <w:t xml:space="preserve"> </w:t>
      </w:r>
      <w:r w:rsidR="704971E3">
        <w:t>and how it is different from insurance. They should also be able to explain why a customer might enroll in VHDP and all the product details associated with VHDP.</w:t>
      </w:r>
      <w:r w:rsidRPr="000F3B9E">
        <w:t> </w:t>
      </w:r>
    </w:p>
    <w:p w14:paraId="7A912CB6" w14:textId="77777777" w:rsidR="000F3B9E" w:rsidRPr="000F3B9E" w:rsidRDefault="000F3B9E" w:rsidP="005B034A">
      <w:pPr>
        <w:spacing w:after="0" w:line="240" w:lineRule="auto"/>
      </w:pPr>
      <w:r w:rsidRPr="000F3B9E">
        <w:t>They will move into progressive simulations that develop foundational sales capability. Simulations should gradually increase in complexity to develop the following in Experts: </w:t>
      </w:r>
    </w:p>
    <w:p w14:paraId="2E8216D7" w14:textId="05FCF5B0" w:rsidR="000F3B9E" w:rsidRPr="000F3B9E" w:rsidRDefault="716377BB" w:rsidP="004D2D43">
      <w:pPr>
        <w:pStyle w:val="ListParagraph"/>
        <w:numPr>
          <w:ilvl w:val="0"/>
          <w:numId w:val="5"/>
        </w:numPr>
        <w:spacing w:after="0" w:line="240" w:lineRule="auto"/>
      </w:pPr>
      <w:r>
        <w:t xml:space="preserve">State accurate and compliant descriptions about VHDP. </w:t>
      </w:r>
      <w:r w:rsidR="000F3B9E">
        <w:t> </w:t>
      </w:r>
    </w:p>
    <w:p w14:paraId="51012DB8" w14:textId="2D595DAD" w:rsidR="0095774D" w:rsidRDefault="76EEFBC9" w:rsidP="004D2D43">
      <w:pPr>
        <w:pStyle w:val="ListParagraph"/>
        <w:numPr>
          <w:ilvl w:val="0"/>
          <w:numId w:val="5"/>
        </w:numPr>
        <w:spacing w:after="0" w:line="240" w:lineRule="auto"/>
      </w:pPr>
      <w:r>
        <w:t>Correct themselves or a customer if VHDP is mischaracterized as insurance</w:t>
      </w:r>
      <w:r w:rsidR="16FC30F0">
        <w:t xml:space="preserve"> or described non-compliantly</w:t>
      </w:r>
      <w:r>
        <w:t xml:space="preserve">. </w:t>
      </w:r>
    </w:p>
    <w:p w14:paraId="5A390943" w14:textId="28CC61A5" w:rsidR="00E94EEF" w:rsidRDefault="00E94EEF" w:rsidP="005B034A">
      <w:pPr>
        <w:spacing w:after="0" w:line="240" w:lineRule="auto"/>
      </w:pPr>
      <w:r w:rsidRPr="00E94EEF">
        <w:rPr>
          <w:b/>
          <w:bCs/>
        </w:rPr>
        <w:t>Total Simulations-</w:t>
      </w:r>
      <w:r>
        <w:t xml:space="preserve"> 6</w:t>
      </w:r>
    </w:p>
    <w:p w14:paraId="10B8644B" w14:textId="23894955" w:rsidR="00F2184C" w:rsidRDefault="55F2141C" w:rsidP="005B034A">
      <w:pPr>
        <w:spacing w:after="0" w:line="240" w:lineRule="auto"/>
      </w:pPr>
      <w:r>
        <w:rPr>
          <w:noProof/>
        </w:rPr>
        <w:drawing>
          <wp:inline distT="0" distB="0" distL="0" distR="0" wp14:anchorId="4BFB9472" wp14:editId="2EB210E1">
            <wp:extent cx="8750300" cy="1388269"/>
            <wp:effectExtent l="0" t="0" r="0" b="2540"/>
            <wp:docPr id="1553713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3022" name="Picture 1553713022"/>
                    <pic:cNvPicPr/>
                  </pic:nvPicPr>
                  <pic:blipFill>
                    <a:blip r:embed="rId17">
                      <a:extLst>
                        <a:ext uri="{28A0092B-C50C-407E-A947-70E740481C1C}">
                          <a14:useLocalDpi xmlns:a14="http://schemas.microsoft.com/office/drawing/2010/main"/>
                        </a:ext>
                      </a:extLst>
                    </a:blip>
                    <a:stretch>
                      <a:fillRect/>
                    </a:stretch>
                  </pic:blipFill>
                  <pic:spPr>
                    <a:xfrm>
                      <a:off x="0" y="0"/>
                      <a:ext cx="8785128" cy="1393795"/>
                    </a:xfrm>
                    <a:prstGeom prst="rect">
                      <a:avLst/>
                    </a:prstGeom>
                  </pic:spPr>
                </pic:pic>
              </a:graphicData>
            </a:graphic>
          </wp:inline>
        </w:drawing>
      </w:r>
    </w:p>
    <w:p w14:paraId="2787685C" w14:textId="77777777" w:rsidR="000A38F7" w:rsidRDefault="000A38F7" w:rsidP="005B034A">
      <w:pPr>
        <w:spacing w:after="0" w:line="240" w:lineRule="auto"/>
      </w:pPr>
    </w:p>
    <w:p w14:paraId="6103A8A2" w14:textId="0B7E2B88" w:rsidR="00F2184C" w:rsidRPr="008B6497" w:rsidRDefault="00D017D6" w:rsidP="005B034A">
      <w:pPr>
        <w:pStyle w:val="Heading2"/>
        <w:spacing w:before="0" w:after="0" w:line="240" w:lineRule="auto"/>
        <w:rPr>
          <w:rFonts w:hint="eastAsia"/>
        </w:rPr>
      </w:pPr>
      <w:r w:rsidRPr="008B6497">
        <w:t xml:space="preserve"> </w:t>
      </w:r>
      <w:bookmarkStart w:id="64" w:name="_Toc236830912"/>
      <w:r w:rsidR="00F2184C" w:rsidRPr="008B6497">
        <w:t>Learning Block</w:t>
      </w:r>
      <w:r w:rsidR="00567E1A" w:rsidRPr="008B6497">
        <w:t xml:space="preserve"> 6</w:t>
      </w:r>
      <w:r w:rsidR="00F2184C" w:rsidRPr="008B6497">
        <w:t xml:space="preserve">: Call </w:t>
      </w:r>
      <w:r w:rsidR="00802E93" w:rsidRPr="008B6497">
        <w:t xml:space="preserve">Flow Stage 1: Greeting, Verify, </w:t>
      </w:r>
      <w:r w:rsidR="420F76E0">
        <w:t>Assess</w:t>
      </w:r>
      <w:r w:rsidR="00802E93" w:rsidRPr="008B6497">
        <w:t>, Empathy &amp; Assurance</w:t>
      </w:r>
      <w:bookmarkEnd w:id="64"/>
    </w:p>
    <w:p w14:paraId="5334EF36" w14:textId="77777777" w:rsidR="0058064C" w:rsidRPr="00E26FE4" w:rsidRDefault="0058064C" w:rsidP="005B034A">
      <w:pPr>
        <w:spacing w:after="0" w:line="240" w:lineRule="auto"/>
        <w:rPr>
          <w:b/>
          <w:bCs/>
        </w:rPr>
      </w:pPr>
    </w:p>
    <w:p w14:paraId="30C9DDEF" w14:textId="77777777" w:rsidR="0058064C" w:rsidRPr="00E26FE4" w:rsidRDefault="0058064C" w:rsidP="005B034A">
      <w:pPr>
        <w:pStyle w:val="Subtitle"/>
        <w:spacing w:after="0" w:line="240" w:lineRule="auto"/>
        <w:rPr>
          <w:rFonts w:hint="eastAsia"/>
        </w:rPr>
      </w:pPr>
      <w:r w:rsidRPr="00E26FE4">
        <w:t>Purpose of the Learning Block</w:t>
      </w:r>
    </w:p>
    <w:p w14:paraId="1BA39F72" w14:textId="4798F0D3" w:rsidR="00FE10A6" w:rsidRDefault="00323F40" w:rsidP="005B034A">
      <w:pPr>
        <w:spacing w:after="0" w:line="240" w:lineRule="auto"/>
        <w:jc w:val="both"/>
      </w:pPr>
      <w:r w:rsidRPr="00323F40">
        <w:t>The Call Flow Part 1 learning block introduces Experts to the opening stage of a Verizon Tech Coach interaction, including the greeting, verification, account assessment, empathy, and assurance. By the end of the block, Experts should be able to</w:t>
      </w:r>
      <w:r w:rsidR="0058064C">
        <w:t xml:space="preserve"> </w:t>
      </w:r>
      <w:r w:rsidRPr="00323F40">
        <w:t>deliver the approved greeting, select and complete the appropriate verification path, assess available account information,</w:t>
      </w:r>
      <w:r w:rsidR="0058064C">
        <w:t xml:space="preserve"> </w:t>
      </w:r>
      <w:r w:rsidRPr="00323F40">
        <w:t xml:space="preserve">respond to customer concerns with empathy and credible assurance, and explain next steps when the </w:t>
      </w:r>
      <w:r w:rsidR="0058064C">
        <w:t xml:space="preserve">expected </w:t>
      </w:r>
      <w:r w:rsidRPr="00323F40">
        <w:t xml:space="preserve">verification method </w:t>
      </w:r>
      <w:r w:rsidR="0058064C">
        <w:t xml:space="preserve">cannot be </w:t>
      </w:r>
      <w:r w:rsidRPr="00323F40">
        <w:t>completed. Experts will practice connecting required security steps to a natural customer conversation while protecting account information, maintaining ownership, and preserving customer trust.</w:t>
      </w:r>
    </w:p>
    <w:p w14:paraId="6F289EB2" w14:textId="77777777" w:rsidR="00FE10A6" w:rsidRPr="00E26FE4" w:rsidRDefault="00FE10A6" w:rsidP="005B034A">
      <w:pPr>
        <w:pStyle w:val="Subtitle"/>
        <w:spacing w:after="0" w:line="240" w:lineRule="auto"/>
        <w:rPr>
          <w:rFonts w:hint="eastAsia"/>
        </w:rPr>
      </w:pPr>
      <w:r w:rsidRPr="00E26FE4">
        <w:t>Learning Objectives</w:t>
      </w:r>
    </w:p>
    <w:p w14:paraId="49283C40" w14:textId="77777777" w:rsidR="00615C12" w:rsidRPr="00726394" w:rsidRDefault="00615C12" w:rsidP="005B034A">
      <w:pPr>
        <w:spacing w:after="0" w:line="240" w:lineRule="auto"/>
      </w:pPr>
      <w:r w:rsidRPr="00726394">
        <w:t>By the end of this learning block, Experts will be able to:</w:t>
      </w:r>
    </w:p>
    <w:p w14:paraId="1C86BCC5" w14:textId="77777777" w:rsidR="00615C12" w:rsidRDefault="00615C12" w:rsidP="00986EED">
      <w:pPr>
        <w:pStyle w:val="ListParagraph"/>
        <w:numPr>
          <w:ilvl w:val="0"/>
          <w:numId w:val="38"/>
        </w:numPr>
        <w:spacing w:after="0" w:line="240" w:lineRule="auto"/>
      </w:pPr>
      <w:r>
        <w:t>Deliver the approved Verizon Tech Coach greeting accurately while maintaining a natural, conversational tone.</w:t>
      </w:r>
    </w:p>
    <w:p w14:paraId="78048544" w14:textId="77777777" w:rsidR="00615C12" w:rsidRDefault="00615C12" w:rsidP="00986EED">
      <w:pPr>
        <w:pStyle w:val="ListParagraph"/>
        <w:numPr>
          <w:ilvl w:val="0"/>
          <w:numId w:val="38"/>
        </w:numPr>
        <w:spacing w:after="0" w:line="240" w:lineRule="auto"/>
      </w:pPr>
      <w:r>
        <w:t>Explain the purpose of verification in clear, customer-friendly language and transition confidently into the verification process.</w:t>
      </w:r>
    </w:p>
    <w:p w14:paraId="60796847" w14:textId="77777777" w:rsidR="00615C12" w:rsidRDefault="00615C12" w:rsidP="00986EED">
      <w:pPr>
        <w:pStyle w:val="ListParagraph"/>
        <w:numPr>
          <w:ilvl w:val="0"/>
          <w:numId w:val="38"/>
        </w:numPr>
        <w:spacing w:after="0" w:line="240" w:lineRule="auto"/>
      </w:pPr>
      <w:r>
        <w:t>Identify the customer’s role, apply the appropriate authority and account-access rules, and select the correct approved verification method.</w:t>
      </w:r>
    </w:p>
    <w:p w14:paraId="2CA25F42" w14:textId="77777777" w:rsidR="00615C12" w:rsidRDefault="00615C12" w:rsidP="00986EED">
      <w:pPr>
        <w:pStyle w:val="ListParagraph"/>
        <w:numPr>
          <w:ilvl w:val="0"/>
          <w:numId w:val="38"/>
        </w:numPr>
        <w:spacing w:after="0" w:line="240" w:lineRule="auto"/>
      </w:pPr>
      <w:r>
        <w:t>Interpret the CVS screen to determine the verification status, available next action, and whether verification has been completed.</w:t>
      </w:r>
    </w:p>
    <w:p w14:paraId="6C2D3D4B" w14:textId="77777777" w:rsidR="00615C12" w:rsidRDefault="00615C12" w:rsidP="00986EED">
      <w:pPr>
        <w:pStyle w:val="ListParagraph"/>
        <w:numPr>
          <w:ilvl w:val="0"/>
          <w:numId w:val="38"/>
        </w:numPr>
        <w:spacing w:after="0" w:line="240" w:lineRule="auto"/>
      </w:pPr>
      <w:r>
        <w:t>Follow the approved exception path when a customer is unauthorized or cannot complete the expected verification method, while protecting account information and setting clear expectations.</w:t>
      </w:r>
    </w:p>
    <w:p w14:paraId="1E9549AE" w14:textId="704084B1" w:rsidR="00615C12" w:rsidRDefault="00C43847" w:rsidP="00986EED">
      <w:pPr>
        <w:pStyle w:val="ListParagraph"/>
        <w:numPr>
          <w:ilvl w:val="0"/>
          <w:numId w:val="38"/>
        </w:numPr>
        <w:spacing w:after="0" w:line="240" w:lineRule="auto"/>
      </w:pPr>
      <w:r>
        <w:t xml:space="preserve">Demonstrate how to use </w:t>
      </w:r>
      <w:r w:rsidR="00615C12">
        <w:t>verified account information and purposeful discovery questions to clarify the customer’s issue, impact, and desired outcome before selecting a support path.</w:t>
      </w:r>
    </w:p>
    <w:p w14:paraId="60384D2F" w14:textId="77777777" w:rsidR="00615C12" w:rsidRDefault="00615C12" w:rsidP="00986EED">
      <w:pPr>
        <w:pStyle w:val="ListParagraph"/>
        <w:numPr>
          <w:ilvl w:val="0"/>
          <w:numId w:val="38"/>
        </w:numPr>
        <w:spacing w:after="0" w:line="240" w:lineRule="auto"/>
      </w:pPr>
      <w:r>
        <w:t>Respond to customer concerns with specific empathy and credible assurance without minimizing the experience or promising an unsupported outcome.</w:t>
      </w:r>
    </w:p>
    <w:p w14:paraId="07828B20" w14:textId="5496C518" w:rsidR="00615C12" w:rsidRPr="008B6497" w:rsidRDefault="00615C12" w:rsidP="00986EED">
      <w:pPr>
        <w:pStyle w:val="ListParagraph"/>
        <w:numPr>
          <w:ilvl w:val="0"/>
          <w:numId w:val="38"/>
        </w:numPr>
        <w:spacing w:after="0" w:line="240" w:lineRule="auto"/>
        <w:rPr>
          <w:b/>
          <w:bCs/>
        </w:rPr>
      </w:pPr>
      <w:r>
        <w:t>Maintain control and forward movement during the opening stage of the interaction when the customer interrupts, expresses frustration, or cannot complete the expected verification path.</w:t>
      </w:r>
    </w:p>
    <w:p w14:paraId="3D080AA2" w14:textId="77777777" w:rsidR="00615C12" w:rsidRDefault="00615C12" w:rsidP="005B034A">
      <w:pPr>
        <w:pStyle w:val="Subtitle"/>
        <w:spacing w:after="0" w:line="240" w:lineRule="auto"/>
        <w:rPr>
          <w:rFonts w:hint="eastAsia"/>
        </w:rPr>
      </w:pPr>
      <w:r>
        <w:t>Key Questions Answered</w:t>
      </w:r>
    </w:p>
    <w:p w14:paraId="788CAD2F" w14:textId="77777777" w:rsidR="00615C12" w:rsidRDefault="00615C12" w:rsidP="005B034A">
      <w:pPr>
        <w:spacing w:after="0" w:line="240" w:lineRule="auto"/>
      </w:pPr>
      <w:r>
        <w:t>The learning block should help Experts answer the following questions: </w:t>
      </w:r>
    </w:p>
    <w:p w14:paraId="70A1CF79" w14:textId="77777777" w:rsidR="00D302FC" w:rsidRPr="00D302FC" w:rsidRDefault="00D302FC" w:rsidP="005B034A">
      <w:pPr>
        <w:spacing w:after="0" w:line="240" w:lineRule="auto"/>
        <w:jc w:val="both"/>
        <w:rPr>
          <w:b/>
          <w:bCs/>
        </w:rPr>
      </w:pPr>
      <w:r w:rsidRPr="00D302FC">
        <w:rPr>
          <w:b/>
          <w:bCs/>
        </w:rPr>
        <w:t>Greeting</w:t>
      </w:r>
    </w:p>
    <w:p w14:paraId="0AA1559D" w14:textId="77777777" w:rsidR="00D302FC" w:rsidRPr="00D302FC" w:rsidRDefault="00D302FC" w:rsidP="00986EED">
      <w:pPr>
        <w:numPr>
          <w:ilvl w:val="0"/>
          <w:numId w:val="39"/>
        </w:numPr>
        <w:spacing w:after="0" w:line="240" w:lineRule="auto"/>
        <w:jc w:val="both"/>
      </w:pPr>
      <w:r w:rsidRPr="00D302FC">
        <w:t xml:space="preserve">What elements of the Verizon Tech Coach greeting are required? </w:t>
      </w:r>
    </w:p>
    <w:p w14:paraId="6A5E16DD" w14:textId="77777777" w:rsidR="00D302FC" w:rsidRPr="00D302FC" w:rsidRDefault="00D302FC" w:rsidP="00986EED">
      <w:pPr>
        <w:numPr>
          <w:ilvl w:val="0"/>
          <w:numId w:val="39"/>
        </w:numPr>
        <w:spacing w:after="0" w:line="240" w:lineRule="auto"/>
        <w:jc w:val="both"/>
      </w:pPr>
      <w:r w:rsidRPr="00D302FC">
        <w:t xml:space="preserve">Which parts of the greeting can be delivered naturally and conversationally? </w:t>
      </w:r>
    </w:p>
    <w:p w14:paraId="36A00A48" w14:textId="77777777" w:rsidR="00D302FC" w:rsidRPr="00D302FC" w:rsidRDefault="00D302FC" w:rsidP="00986EED">
      <w:pPr>
        <w:numPr>
          <w:ilvl w:val="0"/>
          <w:numId w:val="39"/>
        </w:numPr>
        <w:spacing w:after="0" w:line="240" w:lineRule="auto"/>
        <w:jc w:val="both"/>
      </w:pPr>
      <w:r w:rsidRPr="00D302FC">
        <w:t xml:space="preserve">How do Experts confirm they are using the current approved greeting when the wording changes? </w:t>
      </w:r>
    </w:p>
    <w:p w14:paraId="34B73882" w14:textId="77777777" w:rsidR="00D302FC" w:rsidRPr="00D302FC" w:rsidRDefault="00D302FC" w:rsidP="005B034A">
      <w:pPr>
        <w:spacing w:after="0" w:line="240" w:lineRule="auto"/>
        <w:jc w:val="both"/>
        <w:rPr>
          <w:b/>
          <w:bCs/>
        </w:rPr>
      </w:pPr>
      <w:r w:rsidRPr="00D302FC">
        <w:rPr>
          <w:b/>
          <w:bCs/>
        </w:rPr>
        <w:t>Verification Purpose and Customer Roles</w:t>
      </w:r>
    </w:p>
    <w:p w14:paraId="73FFB096" w14:textId="77777777" w:rsidR="00D302FC" w:rsidRPr="00D302FC" w:rsidRDefault="00D302FC" w:rsidP="00986EED">
      <w:pPr>
        <w:numPr>
          <w:ilvl w:val="0"/>
          <w:numId w:val="40"/>
        </w:numPr>
        <w:spacing w:after="0" w:line="240" w:lineRule="auto"/>
        <w:jc w:val="both"/>
      </w:pPr>
      <w:r w:rsidRPr="00D302FC">
        <w:t xml:space="preserve">How do Experts explain verification so it feels protective rather than procedural? </w:t>
      </w:r>
    </w:p>
    <w:p w14:paraId="332650C5" w14:textId="77777777" w:rsidR="00D302FC" w:rsidRPr="00D302FC" w:rsidRDefault="00D302FC" w:rsidP="00986EED">
      <w:pPr>
        <w:numPr>
          <w:ilvl w:val="0"/>
          <w:numId w:val="40"/>
        </w:numPr>
        <w:spacing w:after="0" w:line="240" w:lineRule="auto"/>
        <w:jc w:val="both"/>
      </w:pPr>
      <w:r w:rsidRPr="00D302FC">
        <w:t xml:space="preserve">How does the customer’s role affect the verification path? </w:t>
      </w:r>
    </w:p>
    <w:p w14:paraId="5FF56D28" w14:textId="77777777" w:rsidR="00D302FC" w:rsidRPr="00D302FC" w:rsidRDefault="00D302FC" w:rsidP="00986EED">
      <w:pPr>
        <w:numPr>
          <w:ilvl w:val="0"/>
          <w:numId w:val="40"/>
        </w:numPr>
        <w:spacing w:after="0" w:line="240" w:lineRule="auto"/>
        <w:jc w:val="both"/>
      </w:pPr>
      <w:r w:rsidRPr="00D302FC">
        <w:t xml:space="preserve">How does the customer’s role determine what the Expert is authorized to access, discuss, or complete? </w:t>
      </w:r>
    </w:p>
    <w:p w14:paraId="65697E55" w14:textId="77777777" w:rsidR="00D302FC" w:rsidRPr="00D302FC" w:rsidRDefault="00D302FC" w:rsidP="005B034A">
      <w:pPr>
        <w:spacing w:after="0" w:line="240" w:lineRule="auto"/>
        <w:jc w:val="both"/>
        <w:rPr>
          <w:b/>
          <w:bCs/>
        </w:rPr>
      </w:pPr>
      <w:r w:rsidRPr="00D302FC">
        <w:rPr>
          <w:b/>
          <w:bCs/>
        </w:rPr>
        <w:t>Verification Methods and CVS</w:t>
      </w:r>
    </w:p>
    <w:p w14:paraId="1B2064D0" w14:textId="77777777" w:rsidR="00D302FC" w:rsidRPr="00D302FC" w:rsidRDefault="00D302FC" w:rsidP="00986EED">
      <w:pPr>
        <w:numPr>
          <w:ilvl w:val="0"/>
          <w:numId w:val="41"/>
        </w:numPr>
        <w:spacing w:after="0" w:line="240" w:lineRule="auto"/>
        <w:jc w:val="both"/>
      </w:pPr>
      <w:r w:rsidRPr="00D302FC">
        <w:t xml:space="preserve">How do Experts select the appropriate approved verification method? </w:t>
      </w:r>
    </w:p>
    <w:p w14:paraId="44C8428C" w14:textId="77777777" w:rsidR="00D302FC" w:rsidRPr="00D302FC" w:rsidRDefault="00D302FC" w:rsidP="00986EED">
      <w:pPr>
        <w:numPr>
          <w:ilvl w:val="0"/>
          <w:numId w:val="41"/>
        </w:numPr>
        <w:spacing w:after="0" w:line="240" w:lineRule="auto"/>
        <w:jc w:val="both"/>
      </w:pPr>
      <w:r w:rsidRPr="00D302FC">
        <w:t xml:space="preserve">How do Experts interpret the CVS screen to determine verification status and the correct next action? </w:t>
      </w:r>
    </w:p>
    <w:p w14:paraId="51ADDD89" w14:textId="77777777" w:rsidR="00D302FC" w:rsidRPr="00D302FC" w:rsidRDefault="00D302FC" w:rsidP="00986EED">
      <w:pPr>
        <w:numPr>
          <w:ilvl w:val="0"/>
          <w:numId w:val="41"/>
        </w:numPr>
        <w:spacing w:after="0" w:line="240" w:lineRule="auto"/>
        <w:jc w:val="both"/>
      </w:pPr>
      <w:r w:rsidRPr="00D302FC">
        <w:t xml:space="preserve">How do Experts confirm that verification is complete before accessing or discussing protected account information? </w:t>
      </w:r>
    </w:p>
    <w:p w14:paraId="1618A118" w14:textId="77777777" w:rsidR="00D302FC" w:rsidRPr="00D302FC" w:rsidRDefault="00D302FC" w:rsidP="005B034A">
      <w:pPr>
        <w:spacing w:after="0" w:line="240" w:lineRule="auto"/>
        <w:jc w:val="both"/>
        <w:rPr>
          <w:b/>
          <w:bCs/>
        </w:rPr>
      </w:pPr>
      <w:r w:rsidRPr="00D302FC">
        <w:rPr>
          <w:b/>
          <w:bCs/>
        </w:rPr>
        <w:t>Verification Exceptions and Expectation-Setting</w:t>
      </w:r>
    </w:p>
    <w:p w14:paraId="49E8E4C5" w14:textId="77777777" w:rsidR="00D302FC" w:rsidRPr="00D302FC" w:rsidRDefault="00D302FC" w:rsidP="00986EED">
      <w:pPr>
        <w:numPr>
          <w:ilvl w:val="0"/>
          <w:numId w:val="42"/>
        </w:numPr>
        <w:spacing w:after="0" w:line="240" w:lineRule="auto"/>
        <w:jc w:val="both"/>
      </w:pPr>
      <w:r w:rsidRPr="00D302FC">
        <w:t xml:space="preserve">What should Experts do when the customer is unauthorized or cannot complete adaptive authentication? </w:t>
      </w:r>
    </w:p>
    <w:p w14:paraId="069D253F" w14:textId="77777777" w:rsidR="00D302FC" w:rsidRPr="00D302FC" w:rsidRDefault="00D302FC" w:rsidP="00986EED">
      <w:pPr>
        <w:numPr>
          <w:ilvl w:val="0"/>
          <w:numId w:val="42"/>
        </w:numPr>
        <w:spacing w:after="0" w:line="240" w:lineRule="auto"/>
        <w:jc w:val="both"/>
      </w:pPr>
      <w:r w:rsidRPr="00D302FC">
        <w:t xml:space="preserve">How do Experts protect account information while managing a verification exception? </w:t>
      </w:r>
    </w:p>
    <w:p w14:paraId="55AAA6E5" w14:textId="77777777" w:rsidR="00D302FC" w:rsidRPr="00D302FC" w:rsidRDefault="00D302FC" w:rsidP="00986EED">
      <w:pPr>
        <w:numPr>
          <w:ilvl w:val="0"/>
          <w:numId w:val="42"/>
        </w:numPr>
        <w:spacing w:after="0" w:line="240" w:lineRule="auto"/>
        <w:jc w:val="both"/>
      </w:pPr>
      <w:r w:rsidRPr="00D302FC">
        <w:t xml:space="preserve">How do Experts explain the available next steps without creating a dead end or suggesting that verification can be bypassed? </w:t>
      </w:r>
    </w:p>
    <w:p w14:paraId="0ED18433" w14:textId="77777777" w:rsidR="00D302FC" w:rsidRPr="00D302FC" w:rsidRDefault="00D302FC" w:rsidP="005B034A">
      <w:pPr>
        <w:spacing w:after="0" w:line="240" w:lineRule="auto"/>
        <w:jc w:val="both"/>
        <w:rPr>
          <w:b/>
          <w:bCs/>
        </w:rPr>
      </w:pPr>
      <w:r w:rsidRPr="00D302FC">
        <w:rPr>
          <w:b/>
          <w:bCs/>
        </w:rPr>
        <w:t>Account Assessment and Discovery</w:t>
      </w:r>
    </w:p>
    <w:p w14:paraId="16C94650" w14:textId="77777777" w:rsidR="00D302FC" w:rsidRPr="00D302FC" w:rsidRDefault="00D302FC" w:rsidP="00986EED">
      <w:pPr>
        <w:numPr>
          <w:ilvl w:val="0"/>
          <w:numId w:val="43"/>
        </w:numPr>
        <w:spacing w:after="0" w:line="240" w:lineRule="auto"/>
        <w:jc w:val="both"/>
      </w:pPr>
      <w:r w:rsidRPr="00D302FC">
        <w:t xml:space="preserve">How do Experts transition naturally from verification into account assessment and advanced discovery? </w:t>
      </w:r>
    </w:p>
    <w:p w14:paraId="429B1DDD" w14:textId="77777777" w:rsidR="00D302FC" w:rsidRPr="00D302FC" w:rsidRDefault="00D302FC" w:rsidP="00986EED">
      <w:pPr>
        <w:numPr>
          <w:ilvl w:val="0"/>
          <w:numId w:val="43"/>
        </w:numPr>
        <w:spacing w:after="0" w:line="240" w:lineRule="auto"/>
        <w:jc w:val="both"/>
      </w:pPr>
      <w:r w:rsidRPr="00D302FC">
        <w:t xml:space="preserve">How do Experts use verified account information and customer questions together without making premature assumptions? </w:t>
      </w:r>
    </w:p>
    <w:p w14:paraId="53D586F8" w14:textId="77777777" w:rsidR="00D302FC" w:rsidRPr="00D302FC" w:rsidRDefault="00D302FC" w:rsidP="005B034A">
      <w:pPr>
        <w:spacing w:after="0" w:line="240" w:lineRule="auto"/>
        <w:jc w:val="both"/>
        <w:rPr>
          <w:b/>
          <w:bCs/>
        </w:rPr>
      </w:pPr>
      <w:r w:rsidRPr="00D302FC">
        <w:rPr>
          <w:b/>
          <w:bCs/>
        </w:rPr>
        <w:t>Empathy and Assurance</w:t>
      </w:r>
    </w:p>
    <w:p w14:paraId="41A7B036" w14:textId="77777777" w:rsidR="00D302FC" w:rsidRPr="00D302FC" w:rsidRDefault="00D302FC" w:rsidP="00986EED">
      <w:pPr>
        <w:numPr>
          <w:ilvl w:val="0"/>
          <w:numId w:val="44"/>
        </w:numPr>
        <w:spacing w:after="0" w:line="240" w:lineRule="auto"/>
        <w:jc w:val="both"/>
      </w:pPr>
      <w:r w:rsidRPr="00D302FC">
        <w:t xml:space="preserve">How do Experts acknowledge the customer’s specific concern or impact? </w:t>
      </w:r>
    </w:p>
    <w:p w14:paraId="591FD278" w14:textId="77777777" w:rsidR="00D302FC" w:rsidRPr="00D302FC" w:rsidRDefault="00D302FC" w:rsidP="00986EED">
      <w:pPr>
        <w:numPr>
          <w:ilvl w:val="0"/>
          <w:numId w:val="44"/>
        </w:numPr>
        <w:spacing w:after="0" w:line="240" w:lineRule="auto"/>
        <w:jc w:val="both"/>
      </w:pPr>
      <w:r w:rsidRPr="00D302FC">
        <w:t xml:space="preserve">How do Experts provide credible assurance without minimizing the customer’s experience or promising an unsupported outcome? </w:t>
      </w:r>
    </w:p>
    <w:p w14:paraId="34DA310B" w14:textId="77777777" w:rsidR="00D302FC" w:rsidRPr="00D302FC" w:rsidRDefault="00D302FC" w:rsidP="005B034A">
      <w:pPr>
        <w:spacing w:after="0" w:line="240" w:lineRule="auto"/>
        <w:jc w:val="both"/>
        <w:rPr>
          <w:b/>
          <w:bCs/>
        </w:rPr>
      </w:pPr>
      <w:r w:rsidRPr="00D302FC">
        <w:rPr>
          <w:b/>
          <w:bCs/>
        </w:rPr>
        <w:t>Readiness</w:t>
      </w:r>
    </w:p>
    <w:p w14:paraId="3198389B" w14:textId="77777777" w:rsidR="00D302FC" w:rsidRPr="00D302FC" w:rsidRDefault="00D302FC" w:rsidP="00986EED">
      <w:pPr>
        <w:numPr>
          <w:ilvl w:val="0"/>
          <w:numId w:val="45"/>
        </w:numPr>
        <w:spacing w:after="0" w:line="240" w:lineRule="auto"/>
        <w:jc w:val="both"/>
      </w:pPr>
      <w:r w:rsidRPr="00D302FC">
        <w:t xml:space="preserve">What observable behaviors demonstrate successful management of a happy-path verification scenario? </w:t>
      </w:r>
    </w:p>
    <w:p w14:paraId="37C06255" w14:textId="77777777" w:rsidR="00D302FC" w:rsidRPr="00D302FC" w:rsidRDefault="00D302FC" w:rsidP="00986EED">
      <w:pPr>
        <w:numPr>
          <w:ilvl w:val="0"/>
          <w:numId w:val="45"/>
        </w:numPr>
        <w:spacing w:after="0" w:line="240" w:lineRule="auto"/>
        <w:jc w:val="both"/>
      </w:pPr>
      <w:r w:rsidRPr="00D302FC">
        <w:t xml:space="preserve">What observable behaviors demonstrate successful management of an exception-path verification scenario? </w:t>
      </w:r>
    </w:p>
    <w:p w14:paraId="6A89306A" w14:textId="77777777" w:rsidR="00D302FC" w:rsidRPr="00D302FC" w:rsidRDefault="00D302FC" w:rsidP="00986EED">
      <w:pPr>
        <w:numPr>
          <w:ilvl w:val="0"/>
          <w:numId w:val="45"/>
        </w:numPr>
        <w:spacing w:after="0" w:line="240" w:lineRule="auto"/>
        <w:jc w:val="both"/>
      </w:pPr>
      <w:r w:rsidRPr="00D302FC">
        <w:t xml:space="preserve">What does successful completion of the opening stage of the call flow look like? </w:t>
      </w:r>
    </w:p>
    <w:p w14:paraId="5F6E9FF4" w14:textId="42E9B281" w:rsidR="00863A8A" w:rsidRDefault="00863A8A" w:rsidP="005B034A">
      <w:pPr>
        <w:spacing w:after="0" w:line="240" w:lineRule="auto"/>
        <w:jc w:val="both"/>
      </w:pPr>
    </w:p>
    <w:p w14:paraId="2B5D77E0" w14:textId="77777777" w:rsidR="006C226C" w:rsidRDefault="006C226C" w:rsidP="005B034A">
      <w:pPr>
        <w:pStyle w:val="Subtitle"/>
        <w:spacing w:after="0" w:line="240" w:lineRule="auto"/>
        <w:rPr>
          <w:rFonts w:hint="eastAsia"/>
        </w:rPr>
      </w:pPr>
      <w:r>
        <w:rPr>
          <w:rStyle w:val="s1"/>
        </w:rPr>
        <w:t>Core Capabilities</w:t>
      </w:r>
    </w:p>
    <w:p w14:paraId="3BCC95F5" w14:textId="77777777" w:rsidR="006C226C" w:rsidRPr="006C226C" w:rsidRDefault="006C226C" w:rsidP="005B034A">
      <w:pPr>
        <w:pStyle w:val="p2"/>
        <w:spacing w:before="0" w:beforeAutospacing="0" w:after="0" w:afterAutospacing="0"/>
        <w:rPr>
          <w:rFonts w:asciiTheme="minorHAnsi" w:hAnsiTheme="minorHAnsi"/>
        </w:rPr>
      </w:pPr>
      <w:r w:rsidRPr="006C226C">
        <w:rPr>
          <w:rFonts w:asciiTheme="minorHAnsi" w:hAnsiTheme="minorHAnsi"/>
        </w:rPr>
        <w:t>Upon successful completion of this learning block, Experts are prepared to:</w:t>
      </w:r>
    </w:p>
    <w:p w14:paraId="32A199B8" w14:textId="77777777" w:rsidR="006C226C" w:rsidRPr="006C226C" w:rsidRDefault="006C226C" w:rsidP="00986EED">
      <w:pPr>
        <w:numPr>
          <w:ilvl w:val="0"/>
          <w:numId w:val="133"/>
        </w:numPr>
        <w:spacing w:after="0" w:line="240" w:lineRule="auto"/>
      </w:pPr>
      <w:r w:rsidRPr="006C226C">
        <w:rPr>
          <w:rStyle w:val="s1"/>
        </w:rPr>
        <w:t>Confidently initiate customer interactions by delivering a professional greeting, establishing rapport, and creating a positive first impression while maintaining the approved Verizon Tech Coach call flow.</w:t>
      </w:r>
    </w:p>
    <w:p w14:paraId="7C92E6C8" w14:textId="77777777" w:rsidR="006C226C" w:rsidRPr="006C226C" w:rsidRDefault="006C226C" w:rsidP="00986EED">
      <w:pPr>
        <w:numPr>
          <w:ilvl w:val="0"/>
          <w:numId w:val="133"/>
        </w:numPr>
        <w:spacing w:after="0" w:line="240" w:lineRule="auto"/>
      </w:pPr>
      <w:r w:rsidRPr="006C226C">
        <w:rPr>
          <w:rStyle w:val="s1"/>
        </w:rPr>
        <w:t>Protect customer information by selecting and completing the appropriate verification process based on customer role, account access, and approved security requirements.</w:t>
      </w:r>
    </w:p>
    <w:p w14:paraId="2AAC76AD" w14:textId="77777777" w:rsidR="006C226C" w:rsidRPr="006C226C" w:rsidRDefault="006C226C" w:rsidP="00986EED">
      <w:pPr>
        <w:numPr>
          <w:ilvl w:val="0"/>
          <w:numId w:val="133"/>
        </w:numPr>
        <w:spacing w:after="0" w:line="240" w:lineRule="auto"/>
      </w:pPr>
      <w:r w:rsidRPr="006C226C">
        <w:rPr>
          <w:rStyle w:val="s1"/>
        </w:rPr>
        <w:t>Use verified account information, purposeful discovery, and account assessment to accurately identify the customer’s need before selecting a support path.</w:t>
      </w:r>
    </w:p>
    <w:p w14:paraId="3551939B" w14:textId="77777777" w:rsidR="006C226C" w:rsidRPr="006C226C" w:rsidRDefault="006C226C" w:rsidP="00986EED">
      <w:pPr>
        <w:numPr>
          <w:ilvl w:val="0"/>
          <w:numId w:val="133"/>
        </w:numPr>
        <w:spacing w:after="0" w:line="240" w:lineRule="auto"/>
      </w:pPr>
      <w:r w:rsidRPr="006C226C">
        <w:rPr>
          <w:rStyle w:val="s1"/>
        </w:rPr>
        <w:t>Maintain customer confidence throughout the opening stage of the interaction by demonstrating empathy, providing credible assurance, setting appropriate expectations, and communicating the next steps clearly.</w:t>
      </w:r>
    </w:p>
    <w:p w14:paraId="15986319" w14:textId="77777777" w:rsidR="006C226C" w:rsidRPr="006C226C" w:rsidRDefault="006C226C" w:rsidP="00986EED">
      <w:pPr>
        <w:numPr>
          <w:ilvl w:val="0"/>
          <w:numId w:val="133"/>
        </w:numPr>
        <w:spacing w:after="0" w:line="240" w:lineRule="auto"/>
      </w:pPr>
      <w:r w:rsidRPr="006C226C">
        <w:rPr>
          <w:rStyle w:val="s1"/>
        </w:rPr>
        <w:t>Maintain control of the customer interaction by effectively managing interruptions, verification exceptions, and customer frustration while following approved processes and preserving customer trust.</w:t>
      </w:r>
    </w:p>
    <w:p w14:paraId="121E7BFE" w14:textId="77777777" w:rsidR="006C226C" w:rsidRPr="006C226C" w:rsidRDefault="006C226C" w:rsidP="00986EED">
      <w:pPr>
        <w:numPr>
          <w:ilvl w:val="0"/>
          <w:numId w:val="133"/>
        </w:numPr>
        <w:spacing w:after="0" w:line="240" w:lineRule="auto"/>
      </w:pPr>
      <w:r w:rsidRPr="006C226C">
        <w:rPr>
          <w:rStyle w:val="s1"/>
        </w:rPr>
        <w:t>Build the foundational customer engagement and verification skills required to support all subsequent troubleshooting, account support, activations, claims, and sales interactions throughout the remainder of Launchpad.</w:t>
      </w:r>
    </w:p>
    <w:p w14:paraId="594A3559" w14:textId="681F3C0A" w:rsidR="00DD5767" w:rsidRDefault="00DD5767" w:rsidP="005B034A">
      <w:pPr>
        <w:pStyle w:val="Subtitle"/>
        <w:spacing w:after="0" w:line="240" w:lineRule="auto"/>
        <w:rPr>
          <w:rFonts w:hint="eastAsia"/>
        </w:rPr>
      </w:pPr>
      <w:r>
        <w:t>Assessment Methods</w:t>
      </w:r>
    </w:p>
    <w:p w14:paraId="0EED821C" w14:textId="77777777" w:rsidR="00DD5767" w:rsidRPr="006C363D" w:rsidRDefault="00DD5767" w:rsidP="00986EED">
      <w:pPr>
        <w:numPr>
          <w:ilvl w:val="0"/>
          <w:numId w:val="30"/>
        </w:numPr>
        <w:spacing w:after="0" w:line="240" w:lineRule="auto"/>
      </w:pPr>
      <w:r w:rsidRPr="006C363D">
        <w:t xml:space="preserve">Knowledge Check </w:t>
      </w:r>
    </w:p>
    <w:p w14:paraId="48A5196E" w14:textId="77777777" w:rsidR="00DD5767" w:rsidRDefault="00DD5767" w:rsidP="00986EED">
      <w:pPr>
        <w:numPr>
          <w:ilvl w:val="0"/>
          <w:numId w:val="30"/>
        </w:numPr>
        <w:spacing w:after="0" w:line="240" w:lineRule="auto"/>
      </w:pPr>
      <w:r w:rsidRPr="006C363D">
        <w:t xml:space="preserve">Simulation </w:t>
      </w:r>
    </w:p>
    <w:p w14:paraId="61DD9F48" w14:textId="77777777" w:rsidR="00DD5767" w:rsidRDefault="00DD5767" w:rsidP="00986EED">
      <w:pPr>
        <w:numPr>
          <w:ilvl w:val="1"/>
          <w:numId w:val="30"/>
        </w:numPr>
        <w:spacing w:after="0" w:line="240" w:lineRule="auto"/>
      </w:pPr>
      <w:r>
        <w:t>Training Assist</w:t>
      </w:r>
    </w:p>
    <w:p w14:paraId="424FCE12" w14:textId="2637AEB3" w:rsidR="004B1B5B" w:rsidRDefault="004B1B5B" w:rsidP="00986EED">
      <w:pPr>
        <w:numPr>
          <w:ilvl w:val="1"/>
          <w:numId w:val="30"/>
        </w:numPr>
        <w:spacing w:after="0" w:line="240" w:lineRule="auto"/>
      </w:pPr>
      <w:r>
        <w:t>Assima</w:t>
      </w:r>
    </w:p>
    <w:p w14:paraId="46AA05BB" w14:textId="60181DC3" w:rsidR="004B1B5B" w:rsidRDefault="004B1B5B" w:rsidP="00986EED">
      <w:pPr>
        <w:numPr>
          <w:ilvl w:val="2"/>
          <w:numId w:val="30"/>
        </w:numPr>
        <w:spacing w:after="0" w:line="240" w:lineRule="auto"/>
      </w:pPr>
      <w:r>
        <w:t>Expert Workspace</w:t>
      </w:r>
    </w:p>
    <w:p w14:paraId="1B8FF298" w14:textId="283A39E6" w:rsidR="004B1B5B" w:rsidRDefault="004B1B5B" w:rsidP="00986EED">
      <w:pPr>
        <w:numPr>
          <w:ilvl w:val="2"/>
          <w:numId w:val="30"/>
        </w:numPr>
        <w:spacing w:after="0" w:line="240" w:lineRule="auto"/>
      </w:pPr>
      <w:r>
        <w:t>ACSS</w:t>
      </w:r>
    </w:p>
    <w:p w14:paraId="0E348904" w14:textId="77777777" w:rsidR="00DD5767" w:rsidRPr="002B7CF9" w:rsidRDefault="00DD5767" w:rsidP="005B034A">
      <w:pPr>
        <w:spacing w:after="0" w:line="240" w:lineRule="auto"/>
      </w:pPr>
    </w:p>
    <w:p w14:paraId="10792710" w14:textId="77777777" w:rsidR="00DD5767" w:rsidRDefault="00DD5767" w:rsidP="005B034A">
      <w:pPr>
        <w:pStyle w:val="Subtitle"/>
        <w:spacing w:after="0" w:line="240" w:lineRule="auto"/>
        <w:rPr>
          <w:rFonts w:hint="eastAsia"/>
        </w:rPr>
      </w:pPr>
      <w:r>
        <w:t>Minimum Performance Expectations</w:t>
      </w:r>
    </w:p>
    <w:p w14:paraId="7CECB2E0" w14:textId="77777777" w:rsidR="00A345FD" w:rsidRPr="00A345FD" w:rsidRDefault="00A345FD" w:rsidP="005B034A">
      <w:pPr>
        <w:spacing w:after="0" w:line="240" w:lineRule="auto"/>
        <w:jc w:val="both"/>
      </w:pPr>
      <w:r w:rsidRPr="00A345FD">
        <w:t>Experts must demonstrate the ability to:</w:t>
      </w:r>
    </w:p>
    <w:p w14:paraId="1F973729" w14:textId="77777777" w:rsidR="00A345FD" w:rsidRPr="00A345FD" w:rsidRDefault="00A345FD" w:rsidP="00986EED">
      <w:pPr>
        <w:numPr>
          <w:ilvl w:val="0"/>
          <w:numId w:val="119"/>
        </w:numPr>
        <w:spacing w:after="0" w:line="240" w:lineRule="auto"/>
        <w:jc w:val="both"/>
      </w:pPr>
      <w:r w:rsidRPr="00A345FD">
        <w:t xml:space="preserve">Successfully complete all </w:t>
      </w:r>
      <w:r w:rsidRPr="00A345FD">
        <w:rPr>
          <w:b/>
          <w:bCs/>
        </w:rPr>
        <w:t>10 required Call Flow—Greeting and Verification simulations</w:t>
      </w:r>
      <w:r w:rsidRPr="00A345FD">
        <w:t xml:space="preserve">, including successful re-demonstration of any skill requiring coaching before progressing. </w:t>
      </w:r>
    </w:p>
    <w:p w14:paraId="072BD612" w14:textId="77777777" w:rsidR="00A345FD" w:rsidRPr="00A345FD" w:rsidRDefault="00A345FD" w:rsidP="00986EED">
      <w:pPr>
        <w:numPr>
          <w:ilvl w:val="0"/>
          <w:numId w:val="119"/>
        </w:numPr>
        <w:spacing w:after="0" w:line="240" w:lineRule="auto"/>
        <w:jc w:val="both"/>
      </w:pPr>
      <w:r w:rsidRPr="00A345FD">
        <w:t xml:space="preserve">Deliver the approved Verizon Tech Coach greeting with </w:t>
      </w:r>
      <w:r w:rsidRPr="00A345FD">
        <w:rPr>
          <w:b/>
          <w:bCs/>
        </w:rPr>
        <w:t>100% of required components</w:t>
      </w:r>
      <w:r w:rsidRPr="00A345FD">
        <w:t xml:space="preserve"> in all evaluated greeting scenarios, using a clear, engaged, and conversational tone. </w:t>
      </w:r>
    </w:p>
    <w:p w14:paraId="37C03087" w14:textId="77777777" w:rsidR="00A345FD" w:rsidRPr="00A345FD" w:rsidRDefault="00A345FD" w:rsidP="00986EED">
      <w:pPr>
        <w:numPr>
          <w:ilvl w:val="0"/>
          <w:numId w:val="119"/>
        </w:numPr>
        <w:spacing w:after="0" w:line="240" w:lineRule="auto"/>
        <w:jc w:val="both"/>
      </w:pPr>
      <w:r w:rsidRPr="00A345FD">
        <w:t xml:space="preserve">Introduce themselves as a Tech Coach, ask how they can help, and obtain the customer’s </w:t>
      </w:r>
      <w:r w:rsidRPr="00A345FD">
        <w:rPr>
          <w:b/>
          <w:bCs/>
        </w:rPr>
        <w:t>full name and phone number in 100% of evaluated call-opening scenarios</w:t>
      </w:r>
      <w:r w:rsidRPr="00A345FD">
        <w:t xml:space="preserve"> using natural customer-friendly language. </w:t>
      </w:r>
    </w:p>
    <w:p w14:paraId="63128987" w14:textId="77777777" w:rsidR="00A345FD" w:rsidRPr="00A345FD" w:rsidRDefault="00A345FD" w:rsidP="00986EED">
      <w:pPr>
        <w:numPr>
          <w:ilvl w:val="0"/>
          <w:numId w:val="119"/>
        </w:numPr>
        <w:spacing w:after="0" w:line="240" w:lineRule="auto"/>
        <w:jc w:val="both"/>
      </w:pPr>
      <w:r w:rsidRPr="00A345FD">
        <w:t xml:space="preserve">Correctly identify the whisper tone and select the appropriate call-opening path in </w:t>
      </w:r>
      <w:r w:rsidRPr="00A345FD">
        <w:rPr>
          <w:b/>
          <w:bCs/>
        </w:rPr>
        <w:t>100% of applicable whisper-tone scenarios</w:t>
      </w:r>
      <w:r w:rsidRPr="00A345FD">
        <w:t xml:space="preserve">, where this routing remains in scope. </w:t>
      </w:r>
    </w:p>
    <w:p w14:paraId="5932DBC1" w14:textId="77777777" w:rsidR="00A345FD" w:rsidRPr="00A345FD" w:rsidRDefault="00A345FD" w:rsidP="00986EED">
      <w:pPr>
        <w:numPr>
          <w:ilvl w:val="0"/>
          <w:numId w:val="119"/>
        </w:numPr>
        <w:spacing w:after="0" w:line="240" w:lineRule="auto"/>
        <w:jc w:val="both"/>
      </w:pPr>
      <w:r w:rsidRPr="00A345FD">
        <w:t xml:space="preserve">Use the customer’s provided phone number and stated name to locate the correct account and select the correct customer contact in </w:t>
      </w:r>
      <w:r w:rsidRPr="00A345FD">
        <w:rPr>
          <w:b/>
          <w:bCs/>
        </w:rPr>
        <w:t>100% of evaluated account-lookup scenarios</w:t>
      </w:r>
      <w:r w:rsidRPr="00A345FD">
        <w:t xml:space="preserve">, with zero wrong-account or wrong-contact selections. </w:t>
      </w:r>
    </w:p>
    <w:p w14:paraId="0F25618B" w14:textId="77777777" w:rsidR="00A345FD" w:rsidRPr="00A345FD" w:rsidRDefault="00A345FD" w:rsidP="00986EED">
      <w:pPr>
        <w:numPr>
          <w:ilvl w:val="0"/>
          <w:numId w:val="119"/>
        </w:numPr>
        <w:spacing w:after="0" w:line="240" w:lineRule="auto"/>
        <w:jc w:val="both"/>
      </w:pPr>
      <w:r w:rsidRPr="00A345FD">
        <w:t xml:space="preserve">Successfully complete the approved happy-path verification process for both required customer roles in </w:t>
      </w:r>
      <w:r w:rsidRPr="00A345FD">
        <w:rPr>
          <w:b/>
          <w:bCs/>
        </w:rPr>
        <w:t>2 of 2 evaluated scenarios</w:t>
      </w:r>
      <w:r w:rsidRPr="00A345FD">
        <w:t xml:space="preserve">: </w:t>
      </w:r>
    </w:p>
    <w:p w14:paraId="281BD096" w14:textId="77777777" w:rsidR="00A345FD" w:rsidRPr="00A345FD" w:rsidRDefault="00A345FD" w:rsidP="00986EED">
      <w:pPr>
        <w:numPr>
          <w:ilvl w:val="1"/>
          <w:numId w:val="119"/>
        </w:numPr>
        <w:spacing w:after="0" w:line="240" w:lineRule="auto"/>
        <w:jc w:val="both"/>
      </w:pPr>
      <w:r w:rsidRPr="00A345FD">
        <w:t xml:space="preserve">Account owner. </w:t>
      </w:r>
    </w:p>
    <w:p w14:paraId="4E1DE215" w14:textId="77777777" w:rsidR="00A345FD" w:rsidRPr="00A345FD" w:rsidRDefault="00A345FD" w:rsidP="00986EED">
      <w:pPr>
        <w:numPr>
          <w:ilvl w:val="1"/>
          <w:numId w:val="119"/>
        </w:numPr>
        <w:spacing w:after="0" w:line="240" w:lineRule="auto"/>
        <w:jc w:val="both"/>
      </w:pPr>
      <w:r w:rsidRPr="00A345FD">
        <w:t xml:space="preserve">Account manager. </w:t>
      </w:r>
    </w:p>
    <w:p w14:paraId="6B77266E" w14:textId="77777777" w:rsidR="00A345FD" w:rsidRPr="00A345FD" w:rsidRDefault="00A345FD" w:rsidP="00986EED">
      <w:pPr>
        <w:numPr>
          <w:ilvl w:val="0"/>
          <w:numId w:val="119"/>
        </w:numPr>
        <w:spacing w:after="0" w:line="240" w:lineRule="auto"/>
        <w:jc w:val="both"/>
      </w:pPr>
      <w:r w:rsidRPr="00A345FD">
        <w:t xml:space="preserve">Successfully manage the verification exception in </w:t>
      </w:r>
      <w:r w:rsidRPr="00A345FD">
        <w:rPr>
          <w:b/>
          <w:bCs/>
        </w:rPr>
        <w:t>1 of 1 evaluated adaptive-authentication scenario</w:t>
      </w:r>
      <w:r w:rsidRPr="00A345FD">
        <w:t xml:space="preserve"> by: </w:t>
      </w:r>
    </w:p>
    <w:p w14:paraId="550A2BE4" w14:textId="77777777" w:rsidR="00A345FD" w:rsidRPr="00A345FD" w:rsidRDefault="00A345FD" w:rsidP="00986EED">
      <w:pPr>
        <w:numPr>
          <w:ilvl w:val="1"/>
          <w:numId w:val="119"/>
        </w:numPr>
        <w:spacing w:after="0" w:line="240" w:lineRule="auto"/>
        <w:jc w:val="both"/>
      </w:pPr>
      <w:r w:rsidRPr="00A345FD">
        <w:t xml:space="preserve">Protecting all account information. </w:t>
      </w:r>
    </w:p>
    <w:p w14:paraId="0242B342" w14:textId="77777777" w:rsidR="00A345FD" w:rsidRPr="00A345FD" w:rsidRDefault="00A345FD" w:rsidP="00986EED">
      <w:pPr>
        <w:numPr>
          <w:ilvl w:val="1"/>
          <w:numId w:val="119"/>
        </w:numPr>
        <w:spacing w:after="0" w:line="240" w:lineRule="auto"/>
        <w:jc w:val="both"/>
      </w:pPr>
      <w:r w:rsidRPr="00A345FD">
        <w:t xml:space="preserve">Declining to discuss protected account details when verification requirements are not met. </w:t>
      </w:r>
    </w:p>
    <w:p w14:paraId="53E38DE4" w14:textId="77777777" w:rsidR="00A345FD" w:rsidRPr="00A345FD" w:rsidRDefault="00A345FD" w:rsidP="00986EED">
      <w:pPr>
        <w:numPr>
          <w:ilvl w:val="1"/>
          <w:numId w:val="119"/>
        </w:numPr>
        <w:spacing w:after="0" w:line="240" w:lineRule="auto"/>
        <w:jc w:val="both"/>
      </w:pPr>
      <w:r w:rsidRPr="00A345FD">
        <w:t xml:space="preserve">Avoiding unsupported verification workarounds. </w:t>
      </w:r>
    </w:p>
    <w:p w14:paraId="5BC75665" w14:textId="77777777" w:rsidR="00A345FD" w:rsidRPr="00A345FD" w:rsidRDefault="00A345FD" w:rsidP="00986EED">
      <w:pPr>
        <w:numPr>
          <w:ilvl w:val="1"/>
          <w:numId w:val="119"/>
        </w:numPr>
        <w:spacing w:after="0" w:line="240" w:lineRule="auto"/>
        <w:jc w:val="both"/>
      </w:pPr>
      <w:r w:rsidRPr="00A345FD">
        <w:t xml:space="preserve">Explaining that the account owner is required and setting clear next-step expectations. </w:t>
      </w:r>
    </w:p>
    <w:p w14:paraId="094A471F" w14:textId="77777777" w:rsidR="00A345FD" w:rsidRPr="00A345FD" w:rsidRDefault="00A345FD" w:rsidP="00986EED">
      <w:pPr>
        <w:numPr>
          <w:ilvl w:val="0"/>
          <w:numId w:val="119"/>
        </w:numPr>
        <w:spacing w:after="0" w:line="240" w:lineRule="auto"/>
        <w:jc w:val="both"/>
      </w:pPr>
      <w:r w:rsidRPr="00A345FD">
        <w:t xml:space="preserve">Complete account assessment only after verification is confirmed in </w:t>
      </w:r>
      <w:r w:rsidRPr="00A345FD">
        <w:rPr>
          <w:b/>
          <w:bCs/>
        </w:rPr>
        <w:t>100% of applicable scenarios</w:t>
      </w:r>
      <w:r w:rsidRPr="00A345FD">
        <w:t xml:space="preserve"> and use the verified account information to support the next stage of the interaction. </w:t>
      </w:r>
    </w:p>
    <w:p w14:paraId="01972F5B" w14:textId="77777777" w:rsidR="00A345FD" w:rsidRPr="00A345FD" w:rsidRDefault="00A345FD" w:rsidP="00986EED">
      <w:pPr>
        <w:numPr>
          <w:ilvl w:val="0"/>
          <w:numId w:val="119"/>
        </w:numPr>
        <w:spacing w:after="0" w:line="240" w:lineRule="auto"/>
        <w:jc w:val="both"/>
      </w:pPr>
      <w:r w:rsidRPr="00A345FD">
        <w:t xml:space="preserve">Respond to the customer’s concern with relevant empathy and credible assurance in </w:t>
      </w:r>
      <w:r w:rsidRPr="00A345FD">
        <w:rPr>
          <w:b/>
          <w:bCs/>
        </w:rPr>
        <w:t>100% of evaluated empathy scenarios</w:t>
      </w:r>
      <w:r w:rsidRPr="00A345FD">
        <w:t xml:space="preserve">, without minimizing the customer’s experience or promising an unsupported outcome. </w:t>
      </w:r>
    </w:p>
    <w:p w14:paraId="2000674A" w14:textId="77777777" w:rsidR="00A345FD" w:rsidRPr="00A345FD" w:rsidRDefault="00A345FD" w:rsidP="00986EED">
      <w:pPr>
        <w:numPr>
          <w:ilvl w:val="0"/>
          <w:numId w:val="119"/>
        </w:numPr>
        <w:spacing w:after="0" w:line="240" w:lineRule="auto"/>
        <w:jc w:val="both"/>
      </w:pPr>
      <w:r w:rsidRPr="00A345FD">
        <w:t xml:space="preserve">Successfully complete the integrated call-opening simulation with a score of at least </w:t>
      </w:r>
      <w:r w:rsidRPr="00A345FD">
        <w:rPr>
          <w:b/>
          <w:bCs/>
        </w:rPr>
        <w:t>85%</w:t>
      </w:r>
      <w:r w:rsidRPr="00A345FD">
        <w:t xml:space="preserve"> by: </w:t>
      </w:r>
    </w:p>
    <w:p w14:paraId="4A874252" w14:textId="77777777" w:rsidR="00A345FD" w:rsidRPr="00A345FD" w:rsidRDefault="00A345FD" w:rsidP="00986EED">
      <w:pPr>
        <w:numPr>
          <w:ilvl w:val="1"/>
          <w:numId w:val="119"/>
        </w:numPr>
        <w:spacing w:after="0" w:line="240" w:lineRule="auto"/>
        <w:jc w:val="both"/>
      </w:pPr>
      <w:r w:rsidRPr="00A345FD">
        <w:t xml:space="preserve">Delivering the approved greeting. </w:t>
      </w:r>
    </w:p>
    <w:p w14:paraId="42083139" w14:textId="77777777" w:rsidR="00A345FD" w:rsidRPr="00A345FD" w:rsidRDefault="00A345FD" w:rsidP="00986EED">
      <w:pPr>
        <w:numPr>
          <w:ilvl w:val="1"/>
          <w:numId w:val="119"/>
        </w:numPr>
        <w:spacing w:after="0" w:line="240" w:lineRule="auto"/>
        <w:jc w:val="both"/>
      </w:pPr>
      <w:r w:rsidRPr="00A345FD">
        <w:t xml:space="preserve">Obtaining the customer’s name and phone number. </w:t>
      </w:r>
    </w:p>
    <w:p w14:paraId="4F552961" w14:textId="77777777" w:rsidR="00A345FD" w:rsidRPr="00A345FD" w:rsidRDefault="00A345FD" w:rsidP="00986EED">
      <w:pPr>
        <w:numPr>
          <w:ilvl w:val="1"/>
          <w:numId w:val="119"/>
        </w:numPr>
        <w:spacing w:after="0" w:line="240" w:lineRule="auto"/>
        <w:jc w:val="both"/>
      </w:pPr>
      <w:r w:rsidRPr="00A345FD">
        <w:t xml:space="preserve">Locating the correct account and customer contact. </w:t>
      </w:r>
    </w:p>
    <w:p w14:paraId="112147A2" w14:textId="77777777" w:rsidR="00A345FD" w:rsidRPr="00A345FD" w:rsidRDefault="00A345FD" w:rsidP="00986EED">
      <w:pPr>
        <w:numPr>
          <w:ilvl w:val="1"/>
          <w:numId w:val="119"/>
        </w:numPr>
        <w:spacing w:after="0" w:line="240" w:lineRule="auto"/>
        <w:jc w:val="both"/>
      </w:pPr>
      <w:r w:rsidRPr="00A345FD">
        <w:t xml:space="preserve">Completing the appropriate verification path. </w:t>
      </w:r>
    </w:p>
    <w:p w14:paraId="44C5B9B7" w14:textId="77777777" w:rsidR="00A345FD" w:rsidRPr="00A345FD" w:rsidRDefault="00A345FD" w:rsidP="00986EED">
      <w:pPr>
        <w:numPr>
          <w:ilvl w:val="1"/>
          <w:numId w:val="119"/>
        </w:numPr>
        <w:spacing w:after="0" w:line="240" w:lineRule="auto"/>
        <w:jc w:val="both"/>
      </w:pPr>
      <w:r w:rsidRPr="00A345FD">
        <w:t xml:space="preserve">Conducting account assessment after verification. </w:t>
      </w:r>
    </w:p>
    <w:p w14:paraId="70D562C6" w14:textId="77777777" w:rsidR="00A345FD" w:rsidRPr="00A345FD" w:rsidRDefault="00A345FD" w:rsidP="00986EED">
      <w:pPr>
        <w:numPr>
          <w:ilvl w:val="1"/>
          <w:numId w:val="119"/>
        </w:numPr>
        <w:spacing w:after="0" w:line="240" w:lineRule="auto"/>
        <w:jc w:val="both"/>
      </w:pPr>
      <w:r w:rsidRPr="00A345FD">
        <w:t xml:space="preserve">Responding to customer cues with empathy and assurance. </w:t>
      </w:r>
    </w:p>
    <w:p w14:paraId="09528DE7" w14:textId="77777777" w:rsidR="00A345FD" w:rsidRPr="00A345FD" w:rsidRDefault="00A345FD" w:rsidP="00986EED">
      <w:pPr>
        <w:numPr>
          <w:ilvl w:val="0"/>
          <w:numId w:val="119"/>
        </w:numPr>
        <w:spacing w:after="0" w:line="240" w:lineRule="auto"/>
        <w:jc w:val="both"/>
      </w:pPr>
      <w:r w:rsidRPr="00A345FD">
        <w:t xml:space="preserve">Complete all evaluated activities with </w:t>
      </w:r>
      <w:r w:rsidRPr="00A345FD">
        <w:rPr>
          <w:b/>
          <w:bCs/>
        </w:rPr>
        <w:t>zero critical verification or customer-information errors</w:t>
      </w:r>
      <w:r w:rsidRPr="00A345FD">
        <w:t xml:space="preserve">, including: </w:t>
      </w:r>
    </w:p>
    <w:p w14:paraId="3F1A84ED" w14:textId="77777777" w:rsidR="00A345FD" w:rsidRPr="00A345FD" w:rsidRDefault="00A345FD" w:rsidP="00986EED">
      <w:pPr>
        <w:numPr>
          <w:ilvl w:val="1"/>
          <w:numId w:val="119"/>
        </w:numPr>
        <w:spacing w:after="0" w:line="240" w:lineRule="auto"/>
        <w:jc w:val="both"/>
      </w:pPr>
      <w:r w:rsidRPr="00A345FD">
        <w:t xml:space="preserve">Selecting the wrong account or customer contact. </w:t>
      </w:r>
    </w:p>
    <w:p w14:paraId="776A3FCD" w14:textId="77777777" w:rsidR="00A345FD" w:rsidRPr="00A345FD" w:rsidRDefault="00A345FD" w:rsidP="00986EED">
      <w:pPr>
        <w:numPr>
          <w:ilvl w:val="1"/>
          <w:numId w:val="119"/>
        </w:numPr>
        <w:spacing w:after="0" w:line="240" w:lineRule="auto"/>
        <w:jc w:val="both"/>
      </w:pPr>
      <w:r w:rsidRPr="00A345FD">
        <w:t xml:space="preserve">Bypassing or incorrectly completing verification. </w:t>
      </w:r>
    </w:p>
    <w:p w14:paraId="421E9528" w14:textId="77777777" w:rsidR="00A345FD" w:rsidRPr="00A345FD" w:rsidRDefault="00A345FD" w:rsidP="00986EED">
      <w:pPr>
        <w:numPr>
          <w:ilvl w:val="1"/>
          <w:numId w:val="119"/>
        </w:numPr>
        <w:spacing w:after="0" w:line="240" w:lineRule="auto"/>
        <w:jc w:val="both"/>
      </w:pPr>
      <w:r w:rsidRPr="00A345FD">
        <w:t xml:space="preserve">Accessing or disclosing protected account information before verification. </w:t>
      </w:r>
    </w:p>
    <w:p w14:paraId="2A4CF8C6" w14:textId="77777777" w:rsidR="00A345FD" w:rsidRPr="00A345FD" w:rsidRDefault="00A345FD" w:rsidP="00986EED">
      <w:pPr>
        <w:numPr>
          <w:ilvl w:val="1"/>
          <w:numId w:val="119"/>
        </w:numPr>
        <w:spacing w:after="0" w:line="240" w:lineRule="auto"/>
        <w:jc w:val="both"/>
      </w:pPr>
      <w:r w:rsidRPr="00A345FD">
        <w:t xml:space="preserve">Continuing account support for an unauthorized customer. </w:t>
      </w:r>
    </w:p>
    <w:p w14:paraId="65F08437" w14:textId="77777777" w:rsidR="00A345FD" w:rsidRPr="00A345FD" w:rsidRDefault="00A345FD" w:rsidP="00986EED">
      <w:pPr>
        <w:numPr>
          <w:ilvl w:val="1"/>
          <w:numId w:val="119"/>
        </w:numPr>
        <w:spacing w:after="0" w:line="240" w:lineRule="auto"/>
        <w:jc w:val="both"/>
      </w:pPr>
      <w:r w:rsidRPr="00A345FD">
        <w:t xml:space="preserve">Beginning account assessment before verification is complete. </w:t>
      </w:r>
    </w:p>
    <w:p w14:paraId="570D2C56" w14:textId="77777777" w:rsidR="00A345FD" w:rsidRPr="00A345FD" w:rsidRDefault="00A345FD" w:rsidP="00986EED">
      <w:pPr>
        <w:numPr>
          <w:ilvl w:val="1"/>
          <w:numId w:val="119"/>
        </w:numPr>
        <w:spacing w:after="0" w:line="240" w:lineRule="auto"/>
        <w:jc w:val="both"/>
      </w:pPr>
      <w:r w:rsidRPr="00A345FD">
        <w:t>Making an unsupported promise about verification or resolution.</w:t>
      </w:r>
    </w:p>
    <w:p w14:paraId="6CB5FD59" w14:textId="77777777" w:rsidR="00DD5767" w:rsidRDefault="00DD5767" w:rsidP="005B034A">
      <w:pPr>
        <w:spacing w:after="0" w:line="240" w:lineRule="auto"/>
        <w:jc w:val="both"/>
      </w:pPr>
    </w:p>
    <w:p w14:paraId="0D25BF74" w14:textId="0292C131" w:rsidR="0058064C" w:rsidRPr="00863A4D" w:rsidRDefault="00FE10A6" w:rsidP="005B034A">
      <w:pPr>
        <w:pStyle w:val="Subtitle"/>
        <w:spacing w:after="0" w:line="240" w:lineRule="auto"/>
        <w:rPr>
          <w:rFonts w:hint="eastAsia"/>
        </w:rPr>
      </w:pPr>
      <w:r>
        <w:t>Courses and Resources</w:t>
      </w:r>
      <w:r w:rsidR="1642A525">
        <w:t xml:space="preserve"> (~1.5 hours)</w:t>
      </w:r>
    </w:p>
    <w:tbl>
      <w:tblPr>
        <w:tblW w:w="13950"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238"/>
        <w:gridCol w:w="1099"/>
        <w:gridCol w:w="810"/>
        <w:gridCol w:w="2130"/>
        <w:gridCol w:w="2207"/>
        <w:gridCol w:w="1821"/>
        <w:gridCol w:w="4645"/>
      </w:tblGrid>
      <w:tr w:rsidR="00814D4C" w14:paraId="3934798C" w14:textId="77777777" w:rsidTr="0CD8BEC0">
        <w:trPr>
          <w:cantSplit/>
          <w:trHeight w:val="213"/>
          <w:jc w:val="center"/>
        </w:trPr>
        <w:tc>
          <w:tcPr>
            <w:tcW w:w="1238" w:type="dxa"/>
            <w:shd w:val="clear" w:color="auto" w:fill="EAF2F8"/>
            <w:tcMar>
              <w:top w:w="70" w:type="dxa"/>
              <w:left w:w="70" w:type="dxa"/>
              <w:bottom w:w="70" w:type="dxa"/>
              <w:right w:w="70" w:type="dxa"/>
            </w:tcMar>
          </w:tcPr>
          <w:p w14:paraId="75FF6CF8" w14:textId="32A09D64" w:rsidR="00814D4C" w:rsidRDefault="00814D4C" w:rsidP="005B034A">
            <w:pPr>
              <w:spacing w:after="0" w:line="240" w:lineRule="auto"/>
            </w:pPr>
            <w:r>
              <w:rPr>
                <w:rFonts w:ascii="Apercu Pro" w:eastAsia="Apercu Pro" w:hAnsi="Apercu Pro" w:cs="Apercu Pro"/>
                <w:b/>
                <w:sz w:val="20"/>
              </w:rPr>
              <w:t xml:space="preserve">Course </w:t>
            </w:r>
          </w:p>
        </w:tc>
        <w:tc>
          <w:tcPr>
            <w:tcW w:w="1099" w:type="dxa"/>
            <w:shd w:val="clear" w:color="auto" w:fill="EAF2F8"/>
            <w:tcMar>
              <w:top w:w="70" w:type="dxa"/>
              <w:left w:w="70" w:type="dxa"/>
              <w:bottom w:w="70" w:type="dxa"/>
              <w:right w:w="70" w:type="dxa"/>
            </w:tcMar>
          </w:tcPr>
          <w:p w14:paraId="63044A6C" w14:textId="77777777" w:rsidR="00814D4C" w:rsidRDefault="00814D4C" w:rsidP="005B034A">
            <w:pPr>
              <w:spacing w:after="0" w:line="240" w:lineRule="auto"/>
            </w:pPr>
            <w:r>
              <w:rPr>
                <w:rFonts w:ascii="Apercu Pro" w:eastAsia="Apercu Pro" w:hAnsi="Apercu Pro" w:cs="Apercu Pro"/>
                <w:b/>
                <w:sz w:val="20"/>
              </w:rPr>
              <w:t>Modality</w:t>
            </w:r>
          </w:p>
        </w:tc>
        <w:tc>
          <w:tcPr>
            <w:tcW w:w="810" w:type="dxa"/>
            <w:shd w:val="clear" w:color="auto" w:fill="EAF2F8"/>
            <w:tcMar>
              <w:top w:w="70" w:type="dxa"/>
              <w:left w:w="70" w:type="dxa"/>
              <w:bottom w:w="70" w:type="dxa"/>
              <w:right w:w="70" w:type="dxa"/>
            </w:tcMar>
          </w:tcPr>
          <w:p w14:paraId="36A7F377" w14:textId="4A41D772" w:rsidR="00814D4C" w:rsidRDefault="26305C7F" w:rsidP="26305C7F">
            <w:pPr>
              <w:spacing w:after="0" w:line="240" w:lineRule="auto"/>
            </w:pPr>
            <w:r w:rsidRPr="26305C7F">
              <w:rPr>
                <w:rFonts w:ascii="Apercu Pro" w:eastAsia="Apercu Pro" w:hAnsi="Apercu Pro" w:cs="Apercu Pro"/>
                <w:b/>
                <w:bCs/>
                <w:sz w:val="20"/>
                <w:szCs w:val="20"/>
              </w:rPr>
              <w:t>Length</w:t>
            </w:r>
          </w:p>
        </w:tc>
        <w:tc>
          <w:tcPr>
            <w:tcW w:w="2130" w:type="dxa"/>
            <w:shd w:val="clear" w:color="auto" w:fill="EAF2F8"/>
            <w:tcMar>
              <w:top w:w="70" w:type="dxa"/>
              <w:left w:w="70" w:type="dxa"/>
              <w:bottom w:w="70" w:type="dxa"/>
              <w:right w:w="70" w:type="dxa"/>
            </w:tcMar>
          </w:tcPr>
          <w:p w14:paraId="7B298858" w14:textId="6C6F11BF" w:rsidR="0CD8BEC0" w:rsidRDefault="0CD8BEC0" w:rsidP="0CD8BEC0">
            <w:pPr>
              <w:spacing w:line="240" w:lineRule="auto"/>
            </w:pPr>
            <w:r w:rsidRPr="0CD8BEC0">
              <w:rPr>
                <w:rFonts w:ascii="Apercu Pro" w:eastAsia="Apercu Pro" w:hAnsi="Apercu Pro" w:cs="Apercu Pro"/>
                <w:b/>
                <w:bCs/>
                <w:sz w:val="20"/>
                <w:szCs w:val="20"/>
              </w:rPr>
              <w:t>Stakeholder Review</w:t>
            </w:r>
          </w:p>
        </w:tc>
        <w:tc>
          <w:tcPr>
            <w:tcW w:w="2207" w:type="dxa"/>
            <w:shd w:val="clear" w:color="auto" w:fill="EAF2F8"/>
          </w:tcPr>
          <w:p w14:paraId="0070FF56" w14:textId="3BF514F7" w:rsidR="00814D4C" w:rsidRDefault="00814D4C"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821" w:type="dxa"/>
            <w:shd w:val="clear" w:color="auto" w:fill="EAF2F8"/>
          </w:tcPr>
          <w:p w14:paraId="3050CCBE" w14:textId="0C7BBE45" w:rsidR="00814D4C" w:rsidRDefault="00814D4C"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4645" w:type="dxa"/>
            <w:shd w:val="clear" w:color="auto" w:fill="EAF2F8"/>
            <w:tcMar>
              <w:top w:w="70" w:type="dxa"/>
              <w:left w:w="70" w:type="dxa"/>
              <w:bottom w:w="70" w:type="dxa"/>
              <w:right w:w="70" w:type="dxa"/>
            </w:tcMar>
          </w:tcPr>
          <w:p w14:paraId="6433FB16" w14:textId="67D34D7E" w:rsidR="00814D4C" w:rsidRDefault="00814D4C" w:rsidP="005B034A">
            <w:pPr>
              <w:spacing w:after="0" w:line="240" w:lineRule="auto"/>
            </w:pPr>
            <w:r>
              <w:rPr>
                <w:rFonts w:ascii="Apercu Pro" w:eastAsia="Apercu Pro" w:hAnsi="Apercu Pro" w:cs="Apercu Pro"/>
                <w:b/>
                <w:sz w:val="20"/>
              </w:rPr>
              <w:t>High-Level Description</w:t>
            </w:r>
          </w:p>
        </w:tc>
      </w:tr>
      <w:tr w:rsidR="00814D4C" w14:paraId="129CFA5B" w14:textId="77777777" w:rsidTr="0CD8BEC0">
        <w:trPr>
          <w:cantSplit/>
          <w:trHeight w:val="421"/>
          <w:jc w:val="center"/>
        </w:trPr>
        <w:tc>
          <w:tcPr>
            <w:tcW w:w="1238" w:type="dxa"/>
            <w:tcMar>
              <w:top w:w="70" w:type="dxa"/>
              <w:left w:w="70" w:type="dxa"/>
              <w:bottom w:w="70" w:type="dxa"/>
              <w:right w:w="70" w:type="dxa"/>
            </w:tcMar>
          </w:tcPr>
          <w:p w14:paraId="2D27C1AF" w14:textId="77777777" w:rsidR="00814D4C" w:rsidRDefault="00814D4C" w:rsidP="005B034A">
            <w:pPr>
              <w:spacing w:after="0" w:line="240" w:lineRule="auto"/>
            </w:pPr>
            <w:r>
              <w:rPr>
                <w:rFonts w:ascii="Apercu Pro" w:eastAsia="Apercu Pro" w:hAnsi="Apercu Pro" w:cs="Apercu Pro"/>
                <w:sz w:val="20"/>
              </w:rPr>
              <w:t>The Verizon Tech Coach Greeting</w:t>
            </w:r>
          </w:p>
        </w:tc>
        <w:tc>
          <w:tcPr>
            <w:tcW w:w="1099" w:type="dxa"/>
            <w:tcMar>
              <w:top w:w="70" w:type="dxa"/>
              <w:left w:w="70" w:type="dxa"/>
              <w:bottom w:w="70" w:type="dxa"/>
              <w:right w:w="70" w:type="dxa"/>
            </w:tcMar>
          </w:tcPr>
          <w:p w14:paraId="693E1789" w14:textId="77777777" w:rsidR="00814D4C" w:rsidRDefault="00814D4C" w:rsidP="005B034A">
            <w:pPr>
              <w:spacing w:after="0" w:line="240" w:lineRule="auto"/>
            </w:pPr>
            <w:r>
              <w:rPr>
                <w:rFonts w:ascii="Apercu Pro" w:eastAsia="Apercu Pro" w:hAnsi="Apercu Pro" w:cs="Apercu Pro"/>
                <w:sz w:val="20"/>
              </w:rPr>
              <w:t>CBT</w:t>
            </w:r>
          </w:p>
        </w:tc>
        <w:tc>
          <w:tcPr>
            <w:tcW w:w="810" w:type="dxa"/>
            <w:tcMar>
              <w:top w:w="70" w:type="dxa"/>
              <w:left w:w="70" w:type="dxa"/>
              <w:bottom w:w="70" w:type="dxa"/>
              <w:right w:w="70" w:type="dxa"/>
            </w:tcMar>
          </w:tcPr>
          <w:p w14:paraId="0E19CF1F" w14:textId="77777777" w:rsidR="00814D4C" w:rsidRDefault="00814D4C" w:rsidP="005B034A">
            <w:pPr>
              <w:spacing w:after="0" w:line="240" w:lineRule="auto"/>
            </w:pPr>
            <w:r>
              <w:rPr>
                <w:rFonts w:ascii="Apercu Pro" w:eastAsia="Apercu Pro" w:hAnsi="Apercu Pro" w:cs="Apercu Pro"/>
                <w:sz w:val="20"/>
              </w:rPr>
              <w:t>15 min</w:t>
            </w:r>
          </w:p>
        </w:tc>
        <w:tc>
          <w:tcPr>
            <w:tcW w:w="2130" w:type="dxa"/>
            <w:tcMar>
              <w:top w:w="70" w:type="dxa"/>
              <w:left w:w="70" w:type="dxa"/>
              <w:bottom w:w="70" w:type="dxa"/>
              <w:right w:w="70" w:type="dxa"/>
            </w:tcMar>
          </w:tcPr>
          <w:p w14:paraId="6C50D253" w14:textId="5312CF85" w:rsidR="0CD8BEC0" w:rsidRDefault="0CD8BEC0" w:rsidP="0CD8BEC0">
            <w:pPr>
              <w:spacing w:line="240" w:lineRule="auto"/>
            </w:pPr>
            <w:r w:rsidRPr="0CD8BEC0">
              <w:rPr>
                <w:rFonts w:ascii="Apercu Pro" w:eastAsia="Apercu Pro" w:hAnsi="Apercu Pro" w:cs="Apercu Pro"/>
                <w:sz w:val="20"/>
                <w:szCs w:val="20"/>
              </w:rPr>
              <w:t>8/11</w:t>
            </w:r>
          </w:p>
        </w:tc>
        <w:tc>
          <w:tcPr>
            <w:tcW w:w="2207" w:type="dxa"/>
          </w:tcPr>
          <w:p w14:paraId="4C98BE76" w14:textId="41A4C4EB" w:rsidR="00252CA1" w:rsidRDefault="00252CA1"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r w:rsidR="006D7C6A">
              <w:rPr>
                <w:rFonts w:ascii="Apercu Pro" w:eastAsia="Apercu Pro" w:hAnsi="Apercu Pro" w:cs="Apercu Pro"/>
                <w:sz w:val="20"/>
                <w:szCs w:val="20"/>
              </w:rPr>
              <w:t xml:space="preserve">, </w:t>
            </w:r>
            <w:r w:rsidR="00A40112">
              <w:rPr>
                <w:rFonts w:ascii="Apercu Pro" w:eastAsia="Apercu Pro" w:hAnsi="Apercu Pro" w:cs="Apercu Pro"/>
                <w:sz w:val="20"/>
                <w:szCs w:val="20"/>
              </w:rPr>
              <w:t>9</w:t>
            </w:r>
          </w:p>
        </w:tc>
        <w:tc>
          <w:tcPr>
            <w:tcW w:w="1821" w:type="dxa"/>
          </w:tcPr>
          <w:p w14:paraId="7B51D2B0" w14:textId="052E6D39" w:rsidR="00814D4C" w:rsidRPr="0827D196" w:rsidRDefault="0CD8BEC0" w:rsidP="005B034A">
            <w:pPr>
              <w:spacing w:after="0" w:line="240" w:lineRule="auto"/>
            </w:pPr>
            <w:r w:rsidRPr="0CD8BEC0">
              <w:rPr>
                <w:rFonts w:ascii="Apercu Pro" w:eastAsia="Apercu Pro" w:hAnsi="Apercu Pro" w:cs="Apercu Pro"/>
                <w:sz w:val="20"/>
                <w:szCs w:val="20"/>
              </w:rPr>
              <w:t>4</w:t>
            </w:r>
          </w:p>
        </w:tc>
        <w:tc>
          <w:tcPr>
            <w:tcW w:w="4645" w:type="dxa"/>
            <w:tcMar>
              <w:top w:w="70" w:type="dxa"/>
              <w:left w:w="70" w:type="dxa"/>
              <w:bottom w:w="70" w:type="dxa"/>
              <w:right w:w="70" w:type="dxa"/>
            </w:tcMar>
          </w:tcPr>
          <w:p w14:paraId="0F2B7E67" w14:textId="343F4BF5" w:rsidR="00814D4C" w:rsidRDefault="00814D4C" w:rsidP="005B034A">
            <w:pPr>
              <w:spacing w:after="0" w:line="240" w:lineRule="auto"/>
            </w:pPr>
            <w:r w:rsidRPr="0827D196">
              <w:rPr>
                <w:rFonts w:ascii="Apercu Pro" w:eastAsia="Apercu Pro" w:hAnsi="Apercu Pro" w:cs="Apercu Pro"/>
                <w:sz w:val="20"/>
                <w:szCs w:val="20"/>
              </w:rPr>
              <w:t>This CBT introduces the approved Verizon Tech Coach greeting and how to deliver it naturally. Learners practice required components, pacing, tone, and recovering when customers interrupt or begin with their issue.</w:t>
            </w:r>
          </w:p>
        </w:tc>
      </w:tr>
      <w:tr w:rsidR="00814D4C" w14:paraId="2960A236" w14:textId="77777777" w:rsidTr="0CD8BEC0">
        <w:trPr>
          <w:cantSplit/>
          <w:trHeight w:val="421"/>
          <w:jc w:val="center"/>
        </w:trPr>
        <w:tc>
          <w:tcPr>
            <w:tcW w:w="1238" w:type="dxa"/>
            <w:tcMar>
              <w:top w:w="70" w:type="dxa"/>
              <w:left w:w="70" w:type="dxa"/>
              <w:bottom w:w="70" w:type="dxa"/>
              <w:right w:w="70" w:type="dxa"/>
            </w:tcMar>
          </w:tcPr>
          <w:p w14:paraId="2B3D2CBB" w14:textId="2907D810" w:rsidR="00814D4C" w:rsidRDefault="00E47791" w:rsidP="005B034A">
            <w:pPr>
              <w:spacing w:after="0" w:line="240" w:lineRule="auto"/>
            </w:pPr>
            <w:r>
              <w:rPr>
                <w:rFonts w:ascii="Apercu Pro" w:eastAsia="Apercu Pro" w:hAnsi="Apercu Pro" w:cs="Apercu Pro"/>
                <w:sz w:val="20"/>
              </w:rPr>
              <w:t>Verification Protects Everyone</w:t>
            </w:r>
          </w:p>
        </w:tc>
        <w:tc>
          <w:tcPr>
            <w:tcW w:w="1099" w:type="dxa"/>
            <w:tcMar>
              <w:top w:w="70" w:type="dxa"/>
              <w:left w:w="70" w:type="dxa"/>
              <w:bottom w:w="70" w:type="dxa"/>
              <w:right w:w="70" w:type="dxa"/>
            </w:tcMar>
          </w:tcPr>
          <w:p w14:paraId="64E9DA32" w14:textId="77777777" w:rsidR="00814D4C" w:rsidRDefault="00814D4C" w:rsidP="005B034A">
            <w:pPr>
              <w:spacing w:after="0" w:line="240" w:lineRule="auto"/>
            </w:pPr>
            <w:r>
              <w:rPr>
                <w:rFonts w:ascii="Apercu Pro" w:eastAsia="Apercu Pro" w:hAnsi="Apercu Pro" w:cs="Apercu Pro"/>
                <w:sz w:val="20"/>
              </w:rPr>
              <w:t>Video</w:t>
            </w:r>
          </w:p>
        </w:tc>
        <w:tc>
          <w:tcPr>
            <w:tcW w:w="810" w:type="dxa"/>
            <w:tcMar>
              <w:top w:w="70" w:type="dxa"/>
              <w:left w:w="70" w:type="dxa"/>
              <w:bottom w:w="70" w:type="dxa"/>
              <w:right w:w="70" w:type="dxa"/>
            </w:tcMar>
          </w:tcPr>
          <w:p w14:paraId="7A64AF50" w14:textId="77777777" w:rsidR="00814D4C" w:rsidRDefault="00814D4C" w:rsidP="005B034A">
            <w:pPr>
              <w:spacing w:after="0" w:line="240" w:lineRule="auto"/>
            </w:pPr>
            <w:r>
              <w:rPr>
                <w:rFonts w:ascii="Apercu Pro" w:eastAsia="Apercu Pro" w:hAnsi="Apercu Pro" w:cs="Apercu Pro"/>
                <w:sz w:val="20"/>
              </w:rPr>
              <w:t>5 min</w:t>
            </w:r>
          </w:p>
        </w:tc>
        <w:tc>
          <w:tcPr>
            <w:tcW w:w="2130" w:type="dxa"/>
            <w:tcMar>
              <w:top w:w="70" w:type="dxa"/>
              <w:left w:w="70" w:type="dxa"/>
              <w:bottom w:w="70" w:type="dxa"/>
              <w:right w:w="70" w:type="dxa"/>
            </w:tcMar>
          </w:tcPr>
          <w:p w14:paraId="1548D22E" w14:textId="0B94E48B" w:rsidR="0CD8BEC0" w:rsidRDefault="0CD8BEC0" w:rsidP="0CD8BEC0">
            <w:pPr>
              <w:spacing w:line="240" w:lineRule="auto"/>
            </w:pPr>
            <w:r w:rsidRPr="0CD8BEC0">
              <w:rPr>
                <w:rFonts w:ascii="Apercu Pro" w:eastAsia="Apercu Pro" w:hAnsi="Apercu Pro" w:cs="Apercu Pro"/>
                <w:sz w:val="20"/>
                <w:szCs w:val="20"/>
              </w:rPr>
              <w:t>7/30</w:t>
            </w:r>
          </w:p>
        </w:tc>
        <w:tc>
          <w:tcPr>
            <w:tcW w:w="2207" w:type="dxa"/>
          </w:tcPr>
          <w:p w14:paraId="50D51F6C" w14:textId="5B3CABA5" w:rsidR="00252CA1" w:rsidRDefault="00252CA1"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2</w:t>
            </w:r>
            <w:r w:rsidR="00A40112">
              <w:rPr>
                <w:rFonts w:ascii="Apercu Pro" w:eastAsia="Apercu Pro" w:hAnsi="Apercu Pro" w:cs="Apercu Pro"/>
                <w:sz w:val="20"/>
                <w:szCs w:val="20"/>
              </w:rPr>
              <w:t>, 9</w:t>
            </w:r>
          </w:p>
        </w:tc>
        <w:tc>
          <w:tcPr>
            <w:tcW w:w="1821" w:type="dxa"/>
          </w:tcPr>
          <w:p w14:paraId="5B9EDE10" w14:textId="41CA9F8D" w:rsidR="00814D4C" w:rsidRPr="560884CE" w:rsidRDefault="0CD8BEC0" w:rsidP="005B034A">
            <w:pPr>
              <w:spacing w:after="0" w:line="240" w:lineRule="auto"/>
            </w:pPr>
            <w:r w:rsidRPr="0CD8BEC0">
              <w:rPr>
                <w:rFonts w:ascii="Apercu Pro" w:eastAsia="Apercu Pro" w:hAnsi="Apercu Pro" w:cs="Apercu Pro"/>
                <w:sz w:val="20"/>
                <w:szCs w:val="20"/>
              </w:rPr>
              <w:t>5</w:t>
            </w:r>
          </w:p>
        </w:tc>
        <w:tc>
          <w:tcPr>
            <w:tcW w:w="4645" w:type="dxa"/>
            <w:tcMar>
              <w:top w:w="70" w:type="dxa"/>
              <w:left w:w="70" w:type="dxa"/>
              <w:bottom w:w="70" w:type="dxa"/>
              <w:right w:w="70" w:type="dxa"/>
            </w:tcMar>
          </w:tcPr>
          <w:p w14:paraId="03A699A3" w14:textId="1582F287" w:rsidR="00814D4C" w:rsidRDefault="00814D4C" w:rsidP="005B034A">
            <w:pPr>
              <w:spacing w:after="0" w:line="240" w:lineRule="auto"/>
            </w:pPr>
            <w:r w:rsidRPr="560884CE">
              <w:rPr>
                <w:rFonts w:ascii="Apercu Pro" w:eastAsia="Apercu Pro" w:hAnsi="Apercu Pro" w:cs="Apercu Pro"/>
                <w:sz w:val="20"/>
                <w:szCs w:val="20"/>
              </w:rPr>
              <w:t>This video explains verification as a customer protection step, not a barrier. Learners see how to explain the process clearly, reduce friction, follow approved paths, and maintain requirements during urgency or frustration.</w:t>
            </w:r>
          </w:p>
        </w:tc>
      </w:tr>
      <w:tr w:rsidR="00814D4C" w14:paraId="070A9C16" w14:textId="77777777" w:rsidTr="0CD8BEC0">
        <w:trPr>
          <w:cantSplit/>
          <w:trHeight w:val="421"/>
          <w:jc w:val="center"/>
        </w:trPr>
        <w:tc>
          <w:tcPr>
            <w:tcW w:w="1238" w:type="dxa"/>
            <w:tcMar>
              <w:top w:w="70" w:type="dxa"/>
              <w:left w:w="70" w:type="dxa"/>
              <w:bottom w:w="70" w:type="dxa"/>
              <w:right w:w="70" w:type="dxa"/>
            </w:tcMar>
          </w:tcPr>
          <w:p w14:paraId="7B3BBA98" w14:textId="77777777" w:rsidR="00814D4C" w:rsidRDefault="00814D4C" w:rsidP="005B034A">
            <w:pPr>
              <w:spacing w:after="0" w:line="240" w:lineRule="auto"/>
            </w:pPr>
            <w:r>
              <w:rPr>
                <w:rFonts w:ascii="Apercu Pro" w:eastAsia="Apercu Pro" w:hAnsi="Apercu Pro" w:cs="Apercu Pro"/>
                <w:sz w:val="20"/>
              </w:rPr>
              <w:t>Verification Overview</w:t>
            </w:r>
          </w:p>
        </w:tc>
        <w:tc>
          <w:tcPr>
            <w:tcW w:w="1099" w:type="dxa"/>
            <w:tcMar>
              <w:top w:w="70" w:type="dxa"/>
              <w:left w:w="70" w:type="dxa"/>
              <w:bottom w:w="70" w:type="dxa"/>
              <w:right w:w="70" w:type="dxa"/>
            </w:tcMar>
          </w:tcPr>
          <w:p w14:paraId="3D725646" w14:textId="77777777" w:rsidR="00814D4C" w:rsidRDefault="00814D4C" w:rsidP="005B034A">
            <w:pPr>
              <w:spacing w:after="0" w:line="240" w:lineRule="auto"/>
            </w:pPr>
            <w:r>
              <w:rPr>
                <w:rFonts w:ascii="Apercu Pro" w:eastAsia="Apercu Pro" w:hAnsi="Apercu Pro" w:cs="Apercu Pro"/>
                <w:sz w:val="20"/>
              </w:rPr>
              <w:t>CBT</w:t>
            </w:r>
          </w:p>
        </w:tc>
        <w:tc>
          <w:tcPr>
            <w:tcW w:w="810" w:type="dxa"/>
            <w:tcMar>
              <w:top w:w="70" w:type="dxa"/>
              <w:left w:w="70" w:type="dxa"/>
              <w:bottom w:w="70" w:type="dxa"/>
              <w:right w:w="70" w:type="dxa"/>
            </w:tcMar>
          </w:tcPr>
          <w:p w14:paraId="66649B69" w14:textId="77777777" w:rsidR="00814D4C" w:rsidRDefault="00814D4C" w:rsidP="005B034A">
            <w:pPr>
              <w:spacing w:after="0" w:line="240" w:lineRule="auto"/>
            </w:pPr>
            <w:r>
              <w:rPr>
                <w:rFonts w:ascii="Apercu Pro" w:eastAsia="Apercu Pro" w:hAnsi="Apercu Pro" w:cs="Apercu Pro"/>
                <w:sz w:val="20"/>
              </w:rPr>
              <w:t>35 min</w:t>
            </w:r>
          </w:p>
        </w:tc>
        <w:tc>
          <w:tcPr>
            <w:tcW w:w="2130" w:type="dxa"/>
            <w:tcMar>
              <w:top w:w="70" w:type="dxa"/>
              <w:left w:w="70" w:type="dxa"/>
              <w:bottom w:w="70" w:type="dxa"/>
              <w:right w:w="70" w:type="dxa"/>
            </w:tcMar>
          </w:tcPr>
          <w:p w14:paraId="1D26C7B4" w14:textId="622D0FB4" w:rsidR="0CD8BEC0" w:rsidRDefault="0CD8BEC0" w:rsidP="0CD8BEC0">
            <w:pPr>
              <w:spacing w:line="240" w:lineRule="auto"/>
              <w:rPr>
                <w:rFonts w:ascii="Apercu Pro" w:eastAsia="Apercu Pro" w:hAnsi="Apercu Pro" w:cs="Apercu Pro"/>
                <w:sz w:val="20"/>
                <w:szCs w:val="20"/>
                <w:highlight w:val="yellow"/>
              </w:rPr>
            </w:pPr>
            <w:r w:rsidRPr="0CD8BEC0">
              <w:rPr>
                <w:rFonts w:ascii="Apercu Pro" w:eastAsia="Apercu Pro" w:hAnsi="Apercu Pro" w:cs="Apercu Pro"/>
                <w:sz w:val="20"/>
                <w:szCs w:val="20"/>
                <w:highlight w:val="yellow"/>
              </w:rPr>
              <w:t>~8/18</w:t>
            </w:r>
          </w:p>
        </w:tc>
        <w:tc>
          <w:tcPr>
            <w:tcW w:w="2207" w:type="dxa"/>
          </w:tcPr>
          <w:p w14:paraId="28B0422F" w14:textId="586B654A" w:rsidR="00252CA1" w:rsidRDefault="00252CA1"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3</w:t>
            </w:r>
            <w:r w:rsidR="000A0C71">
              <w:rPr>
                <w:rFonts w:ascii="Apercu Pro" w:eastAsia="Apercu Pro" w:hAnsi="Apercu Pro" w:cs="Apercu Pro"/>
                <w:sz w:val="20"/>
                <w:szCs w:val="20"/>
              </w:rPr>
              <w:t>, 5</w:t>
            </w:r>
            <w:r w:rsidR="00113557">
              <w:rPr>
                <w:rFonts w:ascii="Apercu Pro" w:eastAsia="Apercu Pro" w:hAnsi="Apercu Pro" w:cs="Apercu Pro"/>
                <w:sz w:val="20"/>
                <w:szCs w:val="20"/>
              </w:rPr>
              <w:t>, 9</w:t>
            </w:r>
          </w:p>
        </w:tc>
        <w:tc>
          <w:tcPr>
            <w:tcW w:w="1821" w:type="dxa"/>
          </w:tcPr>
          <w:p w14:paraId="0BC1B776" w14:textId="48846882" w:rsidR="00814D4C" w:rsidRPr="714C2EE9" w:rsidRDefault="0CD8BEC0" w:rsidP="005B034A">
            <w:pPr>
              <w:spacing w:after="0" w:line="240" w:lineRule="auto"/>
            </w:pPr>
            <w:r w:rsidRPr="0CD8BEC0">
              <w:rPr>
                <w:rFonts w:ascii="Apercu Pro" w:eastAsia="Apercu Pro" w:hAnsi="Apercu Pro" w:cs="Apercu Pro"/>
                <w:sz w:val="20"/>
                <w:szCs w:val="20"/>
              </w:rPr>
              <w:t>5</w:t>
            </w:r>
          </w:p>
        </w:tc>
        <w:tc>
          <w:tcPr>
            <w:tcW w:w="4645" w:type="dxa"/>
            <w:tcMar>
              <w:top w:w="70" w:type="dxa"/>
              <w:left w:w="70" w:type="dxa"/>
              <w:bottom w:w="70" w:type="dxa"/>
              <w:right w:w="70" w:type="dxa"/>
            </w:tcMar>
          </w:tcPr>
          <w:p w14:paraId="3CAAFF22" w14:textId="5F1D8D47" w:rsidR="00814D4C" w:rsidRDefault="00814D4C" w:rsidP="005B034A">
            <w:pPr>
              <w:spacing w:after="0" w:line="240" w:lineRule="auto"/>
            </w:pPr>
            <w:r w:rsidRPr="714C2EE9">
              <w:rPr>
                <w:rFonts w:ascii="Apercu Pro" w:eastAsia="Apercu Pro" w:hAnsi="Apercu Pro" w:cs="Apercu Pro"/>
                <w:sz w:val="20"/>
                <w:szCs w:val="20"/>
              </w:rPr>
              <w:t>This CBT builds verification decision-making skills for role-based customer interactions. Learners practice choosing approved methods, interpreting CVS outcomes, recognizing restrictions, and responding when verification succeeds or fails.</w:t>
            </w:r>
          </w:p>
        </w:tc>
      </w:tr>
      <w:tr w:rsidR="00814D4C" w14:paraId="04C61AC4" w14:textId="77777777" w:rsidTr="0CD8BEC0">
        <w:trPr>
          <w:cantSplit/>
          <w:trHeight w:val="421"/>
          <w:jc w:val="center"/>
        </w:trPr>
        <w:tc>
          <w:tcPr>
            <w:tcW w:w="1238" w:type="dxa"/>
            <w:tcMar>
              <w:top w:w="70" w:type="dxa"/>
              <w:left w:w="70" w:type="dxa"/>
              <w:bottom w:w="70" w:type="dxa"/>
              <w:right w:w="70" w:type="dxa"/>
            </w:tcMar>
          </w:tcPr>
          <w:p w14:paraId="3D12BE93" w14:textId="77777777" w:rsidR="00814D4C" w:rsidRDefault="00814D4C" w:rsidP="005B034A">
            <w:pPr>
              <w:spacing w:after="0" w:line="240" w:lineRule="auto"/>
            </w:pPr>
            <w:r>
              <w:rPr>
                <w:rFonts w:ascii="Apercu Pro" w:eastAsia="Apercu Pro" w:hAnsi="Apercu Pro" w:cs="Apercu Pro"/>
                <w:sz w:val="20"/>
              </w:rPr>
              <w:t>Account Assessment</w:t>
            </w:r>
          </w:p>
        </w:tc>
        <w:tc>
          <w:tcPr>
            <w:tcW w:w="1099" w:type="dxa"/>
            <w:tcMar>
              <w:top w:w="70" w:type="dxa"/>
              <w:left w:w="70" w:type="dxa"/>
              <w:bottom w:w="70" w:type="dxa"/>
              <w:right w:w="70" w:type="dxa"/>
            </w:tcMar>
          </w:tcPr>
          <w:p w14:paraId="1325EB4A" w14:textId="77777777" w:rsidR="00814D4C" w:rsidRDefault="00814D4C" w:rsidP="005B034A">
            <w:pPr>
              <w:spacing w:after="0" w:line="240" w:lineRule="auto"/>
            </w:pPr>
            <w:r>
              <w:rPr>
                <w:rFonts w:ascii="Apercu Pro" w:eastAsia="Apercu Pro" w:hAnsi="Apercu Pro" w:cs="Apercu Pro"/>
                <w:sz w:val="20"/>
              </w:rPr>
              <w:t>CBT</w:t>
            </w:r>
          </w:p>
        </w:tc>
        <w:tc>
          <w:tcPr>
            <w:tcW w:w="810" w:type="dxa"/>
            <w:tcMar>
              <w:top w:w="70" w:type="dxa"/>
              <w:left w:w="70" w:type="dxa"/>
              <w:bottom w:w="70" w:type="dxa"/>
              <w:right w:w="70" w:type="dxa"/>
            </w:tcMar>
          </w:tcPr>
          <w:p w14:paraId="30C04037" w14:textId="77777777" w:rsidR="00814D4C" w:rsidRDefault="00814D4C" w:rsidP="005B034A">
            <w:pPr>
              <w:spacing w:after="0" w:line="240" w:lineRule="auto"/>
            </w:pPr>
            <w:r>
              <w:rPr>
                <w:rFonts w:ascii="Apercu Pro" w:eastAsia="Apercu Pro" w:hAnsi="Apercu Pro" w:cs="Apercu Pro"/>
                <w:sz w:val="20"/>
              </w:rPr>
              <w:t>20 min</w:t>
            </w:r>
          </w:p>
        </w:tc>
        <w:tc>
          <w:tcPr>
            <w:tcW w:w="2130" w:type="dxa"/>
            <w:tcMar>
              <w:top w:w="70" w:type="dxa"/>
              <w:left w:w="70" w:type="dxa"/>
              <w:bottom w:w="70" w:type="dxa"/>
              <w:right w:w="70" w:type="dxa"/>
            </w:tcMar>
          </w:tcPr>
          <w:p w14:paraId="083B1C99" w14:textId="027AADD7" w:rsidR="0CD8BEC0" w:rsidRDefault="0CD8BEC0" w:rsidP="0CD8BEC0">
            <w:pPr>
              <w:spacing w:line="240" w:lineRule="auto"/>
            </w:pPr>
            <w:r w:rsidRPr="0CD8BEC0">
              <w:rPr>
                <w:rFonts w:ascii="Apercu Pro" w:eastAsia="Apercu Pro" w:hAnsi="Apercu Pro" w:cs="Apercu Pro"/>
                <w:sz w:val="20"/>
                <w:szCs w:val="20"/>
              </w:rPr>
              <w:t>8/11</w:t>
            </w:r>
          </w:p>
        </w:tc>
        <w:tc>
          <w:tcPr>
            <w:tcW w:w="2207" w:type="dxa"/>
          </w:tcPr>
          <w:p w14:paraId="1CA55932" w14:textId="7CA69341" w:rsidR="00A95136" w:rsidRDefault="00A95136"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6</w:t>
            </w:r>
          </w:p>
        </w:tc>
        <w:tc>
          <w:tcPr>
            <w:tcW w:w="1821" w:type="dxa"/>
          </w:tcPr>
          <w:p w14:paraId="481ED804" w14:textId="5F693667" w:rsidR="00814D4C" w:rsidRPr="21307312" w:rsidRDefault="0CD8BEC0" w:rsidP="005B034A">
            <w:pPr>
              <w:spacing w:after="0" w:line="240" w:lineRule="auto"/>
            </w:pPr>
            <w:r w:rsidRPr="0CD8BEC0">
              <w:rPr>
                <w:rFonts w:ascii="Apercu Pro" w:eastAsia="Apercu Pro" w:hAnsi="Apercu Pro" w:cs="Apercu Pro"/>
                <w:sz w:val="20"/>
                <w:szCs w:val="20"/>
              </w:rPr>
              <w:t>2</w:t>
            </w:r>
          </w:p>
        </w:tc>
        <w:tc>
          <w:tcPr>
            <w:tcW w:w="4645" w:type="dxa"/>
            <w:tcMar>
              <w:top w:w="70" w:type="dxa"/>
              <w:left w:w="70" w:type="dxa"/>
              <w:bottom w:w="70" w:type="dxa"/>
              <w:right w:w="70" w:type="dxa"/>
            </w:tcMar>
          </w:tcPr>
          <w:p w14:paraId="5A6C38A6" w14:textId="2B71CEFF" w:rsidR="00814D4C" w:rsidRDefault="00814D4C" w:rsidP="005B034A">
            <w:pPr>
              <w:spacing w:after="0" w:line="240" w:lineRule="auto"/>
            </w:pPr>
            <w:r w:rsidRPr="21307312">
              <w:rPr>
                <w:rFonts w:ascii="Apercu Pro" w:eastAsia="Apercu Pro" w:hAnsi="Apercu Pro" w:cs="Apercu Pro"/>
                <w:sz w:val="20"/>
                <w:szCs w:val="20"/>
              </w:rPr>
              <w:t>This CBT connects successful verification to purposeful account review and issue discovery. Learners practice knowing when assessment begins, locating key ACSS information, and confirming understanding before troubleshooting.</w:t>
            </w:r>
          </w:p>
        </w:tc>
      </w:tr>
      <w:tr w:rsidR="00814D4C" w14:paraId="7E23FB7F" w14:textId="77777777" w:rsidTr="0CD8BEC0">
        <w:trPr>
          <w:cantSplit/>
          <w:trHeight w:val="207"/>
          <w:jc w:val="center"/>
        </w:trPr>
        <w:tc>
          <w:tcPr>
            <w:tcW w:w="1238" w:type="dxa"/>
            <w:tcMar>
              <w:top w:w="70" w:type="dxa"/>
              <w:left w:w="70" w:type="dxa"/>
              <w:bottom w:w="70" w:type="dxa"/>
              <w:right w:w="70" w:type="dxa"/>
            </w:tcMar>
          </w:tcPr>
          <w:p w14:paraId="3EFD783E" w14:textId="77777777" w:rsidR="00814D4C" w:rsidRDefault="00814D4C" w:rsidP="005B034A">
            <w:pPr>
              <w:spacing w:after="0" w:line="240" w:lineRule="auto"/>
            </w:pPr>
            <w:r>
              <w:rPr>
                <w:rFonts w:ascii="Apercu Pro" w:eastAsia="Apercu Pro" w:hAnsi="Apercu Pro" w:cs="Apercu Pro"/>
                <w:sz w:val="20"/>
              </w:rPr>
              <w:t>Empathy and Assurance</w:t>
            </w:r>
          </w:p>
        </w:tc>
        <w:tc>
          <w:tcPr>
            <w:tcW w:w="1099" w:type="dxa"/>
            <w:tcMar>
              <w:top w:w="70" w:type="dxa"/>
              <w:left w:w="70" w:type="dxa"/>
              <w:bottom w:w="70" w:type="dxa"/>
              <w:right w:w="70" w:type="dxa"/>
            </w:tcMar>
          </w:tcPr>
          <w:p w14:paraId="1CFAAE5A" w14:textId="77777777" w:rsidR="00814D4C" w:rsidRDefault="00814D4C" w:rsidP="005B034A">
            <w:pPr>
              <w:spacing w:after="0" w:line="240" w:lineRule="auto"/>
            </w:pPr>
            <w:r>
              <w:rPr>
                <w:rFonts w:ascii="Apercu Pro" w:eastAsia="Apercu Pro" w:hAnsi="Apercu Pro" w:cs="Apercu Pro"/>
                <w:sz w:val="20"/>
              </w:rPr>
              <w:t>Video</w:t>
            </w:r>
          </w:p>
        </w:tc>
        <w:tc>
          <w:tcPr>
            <w:tcW w:w="810" w:type="dxa"/>
            <w:tcMar>
              <w:top w:w="70" w:type="dxa"/>
              <w:left w:w="70" w:type="dxa"/>
              <w:bottom w:w="70" w:type="dxa"/>
              <w:right w:w="70" w:type="dxa"/>
            </w:tcMar>
          </w:tcPr>
          <w:p w14:paraId="57FF85A4" w14:textId="77777777" w:rsidR="00814D4C" w:rsidRDefault="00814D4C" w:rsidP="005B034A">
            <w:pPr>
              <w:spacing w:after="0" w:line="240" w:lineRule="auto"/>
            </w:pPr>
            <w:r>
              <w:rPr>
                <w:rFonts w:ascii="Apercu Pro" w:eastAsia="Apercu Pro" w:hAnsi="Apercu Pro" w:cs="Apercu Pro"/>
                <w:sz w:val="20"/>
              </w:rPr>
              <w:t>5 min</w:t>
            </w:r>
          </w:p>
        </w:tc>
        <w:tc>
          <w:tcPr>
            <w:tcW w:w="2130" w:type="dxa"/>
            <w:tcMar>
              <w:top w:w="70" w:type="dxa"/>
              <w:left w:w="70" w:type="dxa"/>
              <w:bottom w:w="70" w:type="dxa"/>
              <w:right w:w="70" w:type="dxa"/>
            </w:tcMar>
          </w:tcPr>
          <w:p w14:paraId="675DFD5D" w14:textId="3D25A231" w:rsidR="0CD8BEC0" w:rsidRDefault="0CD8BEC0" w:rsidP="0CD8BEC0">
            <w:pPr>
              <w:spacing w:line="240" w:lineRule="auto"/>
            </w:pPr>
            <w:r w:rsidRPr="0CD8BEC0">
              <w:rPr>
                <w:rFonts w:ascii="Apercu Pro" w:eastAsia="Apercu Pro" w:hAnsi="Apercu Pro" w:cs="Apercu Pro"/>
                <w:sz w:val="20"/>
                <w:szCs w:val="20"/>
              </w:rPr>
              <w:t>8/6</w:t>
            </w:r>
          </w:p>
        </w:tc>
        <w:tc>
          <w:tcPr>
            <w:tcW w:w="2207" w:type="dxa"/>
          </w:tcPr>
          <w:p w14:paraId="21D4719A" w14:textId="5CEABFB1" w:rsidR="00814D4C" w:rsidRPr="4B98D9EA" w:rsidRDefault="001B05A9"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8</w:t>
            </w:r>
          </w:p>
        </w:tc>
        <w:tc>
          <w:tcPr>
            <w:tcW w:w="1821" w:type="dxa"/>
          </w:tcPr>
          <w:p w14:paraId="6D473028" w14:textId="746F4915" w:rsidR="00814D4C" w:rsidRPr="4B98D9EA" w:rsidRDefault="0CD8BEC0" w:rsidP="005B034A">
            <w:pPr>
              <w:spacing w:after="0" w:line="240" w:lineRule="auto"/>
            </w:pPr>
            <w:r w:rsidRPr="0CD8BEC0">
              <w:rPr>
                <w:rFonts w:ascii="Apercu Pro" w:eastAsia="Apercu Pro" w:hAnsi="Apercu Pro" w:cs="Apercu Pro"/>
                <w:sz w:val="20"/>
                <w:szCs w:val="20"/>
              </w:rPr>
              <w:t>2</w:t>
            </w:r>
          </w:p>
        </w:tc>
        <w:tc>
          <w:tcPr>
            <w:tcW w:w="4645" w:type="dxa"/>
            <w:tcMar>
              <w:top w:w="70" w:type="dxa"/>
              <w:left w:w="70" w:type="dxa"/>
              <w:bottom w:w="70" w:type="dxa"/>
              <w:right w:w="70" w:type="dxa"/>
            </w:tcMar>
          </w:tcPr>
          <w:p w14:paraId="00B6C158" w14:textId="14DC94DA" w:rsidR="00814D4C" w:rsidRDefault="00814D4C" w:rsidP="005B034A">
            <w:pPr>
              <w:spacing w:after="0" w:line="240" w:lineRule="auto"/>
            </w:pPr>
            <w:r w:rsidRPr="4B98D9EA">
              <w:rPr>
                <w:rFonts w:ascii="Apercu Pro" w:eastAsia="Apercu Pro" w:hAnsi="Apercu Pro" w:cs="Apercu Pro"/>
                <w:sz w:val="20"/>
                <w:szCs w:val="20"/>
              </w:rPr>
              <w:t>This video builds purposeful empathy and assurance skills for customer interactions. Learners practice recognizing emotional cues, choosing credible language, and connecting their response to the next action.</w:t>
            </w:r>
          </w:p>
        </w:tc>
      </w:tr>
    </w:tbl>
    <w:p w14:paraId="5A17A00C" w14:textId="77777777" w:rsidR="00E51912" w:rsidRDefault="00E51912" w:rsidP="005B034A">
      <w:pPr>
        <w:spacing w:after="0" w:line="240" w:lineRule="auto"/>
        <w:jc w:val="both"/>
      </w:pPr>
    </w:p>
    <w:p w14:paraId="43380D5F" w14:textId="41246487" w:rsidR="00E51912" w:rsidRDefault="00E51912" w:rsidP="005B034A">
      <w:pPr>
        <w:pStyle w:val="Subtitle"/>
        <w:spacing w:after="0" w:line="240" w:lineRule="auto"/>
        <w:rPr>
          <w:rFonts w:hint="eastAsia"/>
        </w:rPr>
      </w:pPr>
      <w:r w:rsidRPr="00E51912">
        <w:t>Simulation Strategy</w:t>
      </w:r>
      <w:r w:rsidR="008114E6">
        <w:t xml:space="preserve"> (~45 minutes)</w:t>
      </w:r>
    </w:p>
    <w:p w14:paraId="601434E5" w14:textId="77777777" w:rsidR="00E51912" w:rsidRPr="008E527A" w:rsidRDefault="00E51912" w:rsidP="005B034A">
      <w:pPr>
        <w:spacing w:after="0" w:line="240" w:lineRule="auto"/>
      </w:pPr>
      <w:r w:rsidRPr="008E527A">
        <w:t>After completing the foundational video and CBT content, Experts should move into simulation-based practice. Simulations should give Experts the opportunity to apply what they learned in realistic customer scenarios. </w:t>
      </w:r>
    </w:p>
    <w:p w14:paraId="26E99CFF" w14:textId="52FD794E" w:rsidR="00E51912" w:rsidRDefault="00E51912" w:rsidP="005B034A">
      <w:pPr>
        <w:spacing w:after="0" w:line="240" w:lineRule="auto"/>
      </w:pPr>
      <w:r w:rsidRPr="008E527A">
        <w:t>The simulations should build in complexity over time. Experts should begin with initial </w:t>
      </w:r>
      <w:r>
        <w:t>greeting, verification</w:t>
      </w:r>
      <w:r w:rsidRPr="008E527A">
        <w:t>,</w:t>
      </w:r>
      <w:r>
        <w:t xml:space="preserve"> account assessment, empathy and assurance,</w:t>
      </w:r>
      <w:r w:rsidRPr="008E527A">
        <w:t xml:space="preserve"> then progress into scenarios </w:t>
      </w:r>
      <w:r>
        <w:t>with unauthorized users</w:t>
      </w:r>
      <w:r w:rsidRPr="008E527A">
        <w:t xml:space="preserve">, failed </w:t>
      </w:r>
      <w:r>
        <w:t>verification</w:t>
      </w:r>
      <w:r w:rsidRPr="008E527A">
        <w:t xml:space="preserve">, </w:t>
      </w:r>
      <w:r>
        <w:t>and escalated customers.</w:t>
      </w:r>
    </w:p>
    <w:p w14:paraId="331AD737" w14:textId="06A8A912" w:rsidR="00DD5767" w:rsidRPr="00AF3CAE" w:rsidRDefault="00DD5767" w:rsidP="005B034A">
      <w:pPr>
        <w:spacing w:after="0" w:line="240" w:lineRule="auto"/>
      </w:pPr>
      <w:r w:rsidRPr="00E47791">
        <w:rPr>
          <w:b/>
          <w:bCs/>
        </w:rPr>
        <w:t>Total Simulations</w:t>
      </w:r>
      <w:r>
        <w:t>- 10</w:t>
      </w:r>
    </w:p>
    <w:p w14:paraId="6B38A2A0" w14:textId="03C5F558" w:rsidR="00E51912" w:rsidRDefault="00F127F5" w:rsidP="005B034A">
      <w:pPr>
        <w:spacing w:after="0" w:line="240" w:lineRule="auto"/>
        <w:rPr>
          <w:b/>
          <w:bCs/>
        </w:rPr>
      </w:pPr>
      <w:r w:rsidRPr="00F127F5">
        <w:rPr>
          <w:b/>
          <w:bCs/>
          <w:noProof/>
        </w:rPr>
        <w:drawing>
          <wp:inline distT="0" distB="0" distL="0" distR="0" wp14:anchorId="5C61F155" wp14:editId="6217ED9E">
            <wp:extent cx="9080500" cy="3606976"/>
            <wp:effectExtent l="0" t="0" r="6350" b="0"/>
            <wp:docPr id="173787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5197" name=""/>
                    <pic:cNvPicPr/>
                  </pic:nvPicPr>
                  <pic:blipFill>
                    <a:blip r:embed="rId18"/>
                    <a:stretch>
                      <a:fillRect/>
                    </a:stretch>
                  </pic:blipFill>
                  <pic:spPr>
                    <a:xfrm>
                      <a:off x="0" y="0"/>
                      <a:ext cx="9086515" cy="3609365"/>
                    </a:xfrm>
                    <a:prstGeom prst="rect">
                      <a:avLst/>
                    </a:prstGeom>
                  </pic:spPr>
                </pic:pic>
              </a:graphicData>
            </a:graphic>
          </wp:inline>
        </w:drawing>
      </w:r>
    </w:p>
    <w:p w14:paraId="2D563FE1" w14:textId="77777777" w:rsidR="001B4C60" w:rsidRDefault="001B4C60" w:rsidP="005B034A">
      <w:pPr>
        <w:spacing w:after="0" w:line="240" w:lineRule="auto"/>
        <w:rPr>
          <w:b/>
          <w:bCs/>
        </w:rPr>
      </w:pPr>
    </w:p>
    <w:p w14:paraId="649E0DE2" w14:textId="34708AC6" w:rsidR="00F2184C" w:rsidRPr="008B6497" w:rsidRDefault="00F2184C" w:rsidP="005B034A">
      <w:pPr>
        <w:pStyle w:val="Heading2"/>
        <w:spacing w:before="0" w:after="0" w:line="240" w:lineRule="auto"/>
        <w:rPr>
          <w:rFonts w:hint="eastAsia"/>
        </w:rPr>
      </w:pPr>
      <w:bookmarkStart w:id="65" w:name="_Learning_Block:_Troubleshooting"/>
      <w:bookmarkStart w:id="66" w:name="_Toc236830913"/>
      <w:bookmarkEnd w:id="65"/>
      <w:r w:rsidRPr="008B6497">
        <w:t>Learning Block</w:t>
      </w:r>
      <w:r w:rsidR="00567E1A" w:rsidRPr="008B6497">
        <w:t xml:space="preserve"> 7</w:t>
      </w:r>
      <w:r w:rsidRPr="008B6497">
        <w:t xml:space="preserve">: </w:t>
      </w:r>
      <w:r w:rsidR="00274F75" w:rsidRPr="008B6497">
        <w:t xml:space="preserve">Call Flow Stage 2: </w:t>
      </w:r>
      <w:r w:rsidRPr="008B6497">
        <w:t>Troubleshooting</w:t>
      </w:r>
      <w:r w:rsidR="00274F75" w:rsidRPr="008B6497">
        <w:t xml:space="preserve"> Basics</w:t>
      </w:r>
      <w:bookmarkEnd w:id="66"/>
    </w:p>
    <w:p w14:paraId="2F0DE9D6" w14:textId="179872E5" w:rsidR="00383AD2" w:rsidRPr="00383AD2" w:rsidRDefault="00383AD2" w:rsidP="005B034A">
      <w:pPr>
        <w:pStyle w:val="Subtitle"/>
        <w:spacing w:after="0" w:line="240" w:lineRule="auto"/>
        <w:rPr>
          <w:rFonts w:hint="eastAsia"/>
        </w:rPr>
      </w:pPr>
      <w:r w:rsidRPr="00383AD2">
        <w:t>Purpose of the learning block</w:t>
      </w:r>
    </w:p>
    <w:p w14:paraId="5DB32775" w14:textId="01C813D2" w:rsidR="00BF6603" w:rsidRDefault="00E139DA" w:rsidP="005B034A">
      <w:pPr>
        <w:spacing w:after="0" w:line="240" w:lineRule="auto"/>
      </w:pPr>
      <w:r w:rsidRPr="00E139DA">
        <w:t xml:space="preserve">The </w:t>
      </w:r>
      <w:r w:rsidRPr="00E139DA">
        <w:rPr>
          <w:b/>
          <w:bCs/>
        </w:rPr>
        <w:t>Troubleshooting learning block</w:t>
      </w:r>
      <w:r w:rsidRPr="00E139DA">
        <w:t xml:space="preserve"> introduces Experts to the Discover and Diagnose stage of the Verizon Tech Coach call flow. By the end of the block, Experts should be able to use Advanced Discovery and purposeful probing questions to clarify the customer’s concern, distinguish the reported symptom from a likely root cause, and select the appropriate troubleshooting tool or workflow. Experts will practice following approved steps, using customer responses to adjust the troubleshooting path, testing and confirming the outcome, and determining when to continue troubleshooting, pivot to another supported path, route to repair or replacement, escalate, or transfer. Throughout the process, Experts will maintain ownership by keeping the customer informed and clearly recapping the resolution, next steps, and expectations.</w:t>
      </w:r>
    </w:p>
    <w:p w14:paraId="6949166D" w14:textId="61A75233" w:rsidR="00BF6603" w:rsidRDefault="00BF6603" w:rsidP="005B034A">
      <w:pPr>
        <w:pStyle w:val="Subtitle"/>
        <w:spacing w:after="0" w:line="240" w:lineRule="auto"/>
        <w:rPr>
          <w:rFonts w:hint="eastAsia"/>
        </w:rPr>
      </w:pPr>
      <w:r w:rsidRPr="002C203B">
        <w:t>Learning Objectives</w:t>
      </w:r>
    </w:p>
    <w:p w14:paraId="2CEF5D85" w14:textId="5688F407" w:rsidR="00C74FD5" w:rsidRPr="00C74FD5" w:rsidRDefault="00C74FD5" w:rsidP="005B034A">
      <w:pPr>
        <w:spacing w:after="0" w:line="240" w:lineRule="auto"/>
        <w:jc w:val="both"/>
      </w:pPr>
      <w:r>
        <w:t>The proposed learning objectives for this learning block are:</w:t>
      </w:r>
    </w:p>
    <w:p w14:paraId="6D83D396" w14:textId="77777777" w:rsidR="008D70E6" w:rsidRDefault="008D70E6" w:rsidP="00986EED">
      <w:pPr>
        <w:pStyle w:val="ListParagraph"/>
        <w:numPr>
          <w:ilvl w:val="0"/>
          <w:numId w:val="59"/>
        </w:numPr>
        <w:spacing w:after="0" w:line="240" w:lineRule="auto"/>
      </w:pPr>
      <w:r>
        <w:t>Apply the troubleshooting roadmap by gathering information, isolating the likely issue, taking action with approved tools, testing the result, and repeating the process when needed.</w:t>
      </w:r>
    </w:p>
    <w:p w14:paraId="755924EA" w14:textId="4FDFA51F" w:rsidR="008D70E6" w:rsidRDefault="00C43847" w:rsidP="00986EED">
      <w:pPr>
        <w:pStyle w:val="ListParagraph"/>
        <w:numPr>
          <w:ilvl w:val="0"/>
          <w:numId w:val="59"/>
        </w:numPr>
        <w:spacing w:after="0" w:line="240" w:lineRule="auto"/>
      </w:pPr>
      <w:r>
        <w:t>Demonstrate</w:t>
      </w:r>
      <w:r w:rsidR="008D70E6">
        <w:t xml:space="preserve"> probing, clarifying questions, and active listening to identify the customer’s issue, relevant context, previous attempts, and emotional or urgency cues.</w:t>
      </w:r>
    </w:p>
    <w:p w14:paraId="77EA15EC" w14:textId="77777777" w:rsidR="008D70E6" w:rsidRDefault="008D70E6" w:rsidP="00986EED">
      <w:pPr>
        <w:pStyle w:val="ListParagraph"/>
        <w:numPr>
          <w:ilvl w:val="0"/>
          <w:numId w:val="59"/>
        </w:numPr>
        <w:spacing w:after="0" w:line="240" w:lineRule="auto"/>
      </w:pPr>
      <w:r>
        <w:t>Differentiate the reported symptom from the likely root cause and classify the concern as network, calls, messaging, voicemail, software, hardware, accessory, or connected-device related.</w:t>
      </w:r>
    </w:p>
    <w:p w14:paraId="6A57F4BF" w14:textId="77777777" w:rsidR="008D70E6" w:rsidRDefault="008D70E6" w:rsidP="00986EED">
      <w:pPr>
        <w:pStyle w:val="ListParagraph"/>
        <w:numPr>
          <w:ilvl w:val="0"/>
          <w:numId w:val="59"/>
        </w:numPr>
        <w:spacing w:after="0" w:line="240" w:lineRule="auto"/>
      </w:pPr>
      <w:r>
        <w:t>Select and use the appropriate troubleshooting tools and workflows, create complete Expert Assist prompts, and follow tool-directed steps in sequence.</w:t>
      </w:r>
    </w:p>
    <w:p w14:paraId="4B552086" w14:textId="77777777" w:rsidR="008D70E6" w:rsidRDefault="008D70E6" w:rsidP="00986EED">
      <w:pPr>
        <w:pStyle w:val="ListParagraph"/>
        <w:numPr>
          <w:ilvl w:val="0"/>
          <w:numId w:val="59"/>
        </w:numPr>
        <w:spacing w:after="0" w:line="240" w:lineRule="auto"/>
      </w:pPr>
      <w:r>
        <w:t>Maintain ownership by adapting communication to the customer’s responses, setting expectations, and keeping the customer informed throughout troubleshooting.</w:t>
      </w:r>
    </w:p>
    <w:p w14:paraId="1B68EE80" w14:textId="7AC2089E" w:rsidR="005B33EF" w:rsidRDefault="005B33EF" w:rsidP="00986EED">
      <w:pPr>
        <w:pStyle w:val="ListParagraph"/>
        <w:numPr>
          <w:ilvl w:val="0"/>
          <w:numId w:val="59"/>
        </w:numPr>
        <w:spacing w:after="0" w:line="240" w:lineRule="auto"/>
      </w:pPr>
      <w:r>
        <w:t>Ask relevant discovery questions</w:t>
      </w:r>
      <w:r w:rsidR="00B0485F">
        <w:t xml:space="preserve"> that can relate to the issue</w:t>
      </w:r>
      <w:r>
        <w:t xml:space="preserve"> </w:t>
      </w:r>
      <w:r w:rsidR="00B0485F">
        <w:t xml:space="preserve">during troubleshooting that can be used for the offer as part of the Sell. </w:t>
      </w:r>
    </w:p>
    <w:p w14:paraId="1BCD860E" w14:textId="77777777" w:rsidR="008D70E6" w:rsidRDefault="008D70E6" w:rsidP="00986EED">
      <w:pPr>
        <w:pStyle w:val="ListParagraph"/>
        <w:numPr>
          <w:ilvl w:val="0"/>
          <w:numId w:val="59"/>
        </w:numPr>
        <w:spacing w:after="0" w:line="240" w:lineRule="auto"/>
      </w:pPr>
      <w:r>
        <w:t>Test the original concern and determine whether to confirm resolution, continue troubleshooting, pivot to another supported path, or proceed to repair, replacement, escalation, or transfer.</w:t>
      </w:r>
    </w:p>
    <w:p w14:paraId="11DEFBC5" w14:textId="369C849A" w:rsidR="003C299F" w:rsidRDefault="008D70E6" w:rsidP="00986EED">
      <w:pPr>
        <w:pStyle w:val="ListParagraph"/>
        <w:numPr>
          <w:ilvl w:val="0"/>
          <w:numId w:val="59"/>
        </w:numPr>
        <w:spacing w:after="0" w:line="240" w:lineRule="auto"/>
      </w:pPr>
      <w:r>
        <w:t>Close the interaction by recapping the concern, actions, outcome, and next steps and documenting the interaction accurately.</w:t>
      </w:r>
    </w:p>
    <w:p w14:paraId="0078386C" w14:textId="77777777" w:rsidR="00B0485F" w:rsidRDefault="00B0485F" w:rsidP="005B034A">
      <w:pPr>
        <w:pStyle w:val="ListParagraph"/>
        <w:spacing w:after="0" w:line="240" w:lineRule="auto"/>
      </w:pPr>
    </w:p>
    <w:p w14:paraId="507DE8E9" w14:textId="290D1A43" w:rsidR="003C299F" w:rsidRDefault="003C299F" w:rsidP="005B034A">
      <w:pPr>
        <w:pStyle w:val="Subtitle"/>
        <w:spacing w:after="0" w:line="240" w:lineRule="auto"/>
        <w:rPr>
          <w:rFonts w:hint="eastAsia"/>
        </w:rPr>
      </w:pPr>
      <w:r>
        <w:t>Key Questions Answered</w:t>
      </w:r>
    </w:p>
    <w:p w14:paraId="095D1AB9" w14:textId="77777777" w:rsidR="003C299F" w:rsidRDefault="003C299F" w:rsidP="005B034A">
      <w:pPr>
        <w:spacing w:after="0" w:line="240" w:lineRule="auto"/>
      </w:pPr>
      <w:r>
        <w:t>The learning block should help Experts answer the following questions: </w:t>
      </w:r>
    </w:p>
    <w:p w14:paraId="63F6FB10" w14:textId="77777777" w:rsidR="003871C5" w:rsidRPr="003871C5" w:rsidRDefault="003871C5" w:rsidP="005B034A">
      <w:pPr>
        <w:spacing w:after="0" w:line="240" w:lineRule="auto"/>
        <w:rPr>
          <w:b/>
          <w:bCs/>
        </w:rPr>
      </w:pPr>
      <w:r w:rsidRPr="003871C5">
        <w:rPr>
          <w:b/>
          <w:bCs/>
        </w:rPr>
        <w:t>Troubleshooting Foundations</w:t>
      </w:r>
    </w:p>
    <w:p w14:paraId="150A8A4E" w14:textId="77777777" w:rsidR="003871C5" w:rsidRPr="003871C5" w:rsidRDefault="003871C5" w:rsidP="00986EED">
      <w:pPr>
        <w:numPr>
          <w:ilvl w:val="0"/>
          <w:numId w:val="51"/>
        </w:numPr>
        <w:spacing w:after="0" w:line="240" w:lineRule="auto"/>
      </w:pPr>
      <w:r w:rsidRPr="003871C5">
        <w:t xml:space="preserve">Why do customers contact Asurion for troubleshooting support? </w:t>
      </w:r>
    </w:p>
    <w:p w14:paraId="50687E9E" w14:textId="77777777" w:rsidR="003871C5" w:rsidRPr="003871C5" w:rsidRDefault="003871C5" w:rsidP="00986EED">
      <w:pPr>
        <w:numPr>
          <w:ilvl w:val="0"/>
          <w:numId w:val="51"/>
        </w:numPr>
        <w:spacing w:after="0" w:line="240" w:lineRule="auto"/>
      </w:pPr>
      <w:r w:rsidRPr="003871C5">
        <w:t xml:space="preserve">What does troubleshooting mean in the Expert role? </w:t>
      </w:r>
    </w:p>
    <w:p w14:paraId="53CE5AA6" w14:textId="77777777" w:rsidR="003871C5" w:rsidRPr="003871C5" w:rsidRDefault="003871C5" w:rsidP="00986EED">
      <w:pPr>
        <w:numPr>
          <w:ilvl w:val="0"/>
          <w:numId w:val="51"/>
        </w:numPr>
        <w:spacing w:after="0" w:line="240" w:lineRule="auto"/>
      </w:pPr>
      <w:r w:rsidRPr="003871C5">
        <w:t xml:space="preserve">What does a successful troubleshooting interaction look like? </w:t>
      </w:r>
    </w:p>
    <w:p w14:paraId="2E7877AF" w14:textId="77777777" w:rsidR="003871C5" w:rsidRPr="003871C5" w:rsidRDefault="003871C5" w:rsidP="005B034A">
      <w:pPr>
        <w:spacing w:after="0" w:line="240" w:lineRule="auto"/>
        <w:rPr>
          <w:b/>
          <w:bCs/>
        </w:rPr>
      </w:pPr>
      <w:r w:rsidRPr="003871C5">
        <w:rPr>
          <w:b/>
          <w:bCs/>
        </w:rPr>
        <w:t>Discover and Diagnose</w:t>
      </w:r>
    </w:p>
    <w:p w14:paraId="5E944532" w14:textId="77777777" w:rsidR="003871C5" w:rsidRPr="003871C5" w:rsidRDefault="003871C5" w:rsidP="00986EED">
      <w:pPr>
        <w:numPr>
          <w:ilvl w:val="0"/>
          <w:numId w:val="52"/>
        </w:numPr>
        <w:spacing w:after="0" w:line="240" w:lineRule="auto"/>
      </w:pPr>
      <w:r w:rsidRPr="003871C5">
        <w:t xml:space="preserve">What is Advanced Discovery, and when should Experts use it during troubleshooting? </w:t>
      </w:r>
    </w:p>
    <w:p w14:paraId="792F7A15" w14:textId="77777777" w:rsidR="003871C5" w:rsidRPr="003871C5" w:rsidRDefault="003871C5" w:rsidP="00986EED">
      <w:pPr>
        <w:numPr>
          <w:ilvl w:val="0"/>
          <w:numId w:val="52"/>
        </w:numPr>
        <w:spacing w:after="0" w:line="240" w:lineRule="auto"/>
      </w:pPr>
      <w:r w:rsidRPr="003871C5">
        <w:t xml:space="preserve">What is the difference between a customer-reported symptom and a likely root cause? </w:t>
      </w:r>
    </w:p>
    <w:p w14:paraId="2D6B7F8D" w14:textId="77777777" w:rsidR="003871C5" w:rsidRPr="003871C5" w:rsidRDefault="003871C5" w:rsidP="00986EED">
      <w:pPr>
        <w:numPr>
          <w:ilvl w:val="0"/>
          <w:numId w:val="52"/>
        </w:numPr>
        <w:spacing w:after="0" w:line="240" w:lineRule="auto"/>
      </w:pPr>
      <w:r w:rsidRPr="003871C5">
        <w:t xml:space="preserve">What probing and clarifying questions should Experts ask before taking action? </w:t>
      </w:r>
    </w:p>
    <w:p w14:paraId="10090AE2" w14:textId="77777777" w:rsidR="003871C5" w:rsidRPr="003871C5" w:rsidRDefault="003871C5" w:rsidP="00986EED">
      <w:pPr>
        <w:numPr>
          <w:ilvl w:val="0"/>
          <w:numId w:val="52"/>
        </w:numPr>
        <w:spacing w:after="0" w:line="240" w:lineRule="auto"/>
      </w:pPr>
      <w:r w:rsidRPr="003871C5">
        <w:t xml:space="preserve">How should Experts use customer responses to determine the appropriate troubleshooting path? </w:t>
      </w:r>
    </w:p>
    <w:p w14:paraId="45F33E97" w14:textId="77777777" w:rsidR="003871C5" w:rsidRPr="003871C5" w:rsidRDefault="003871C5" w:rsidP="005B034A">
      <w:pPr>
        <w:spacing w:after="0" w:line="240" w:lineRule="auto"/>
        <w:rPr>
          <w:b/>
          <w:bCs/>
        </w:rPr>
      </w:pPr>
      <w:r w:rsidRPr="003871C5">
        <w:rPr>
          <w:b/>
          <w:bCs/>
        </w:rPr>
        <w:t>Common Troubleshooting Concerns</w:t>
      </w:r>
    </w:p>
    <w:p w14:paraId="1FB5136E" w14:textId="77777777" w:rsidR="003871C5" w:rsidRPr="003871C5" w:rsidRDefault="003871C5" w:rsidP="00986EED">
      <w:pPr>
        <w:numPr>
          <w:ilvl w:val="0"/>
          <w:numId w:val="53"/>
        </w:numPr>
        <w:spacing w:after="0" w:line="240" w:lineRule="auto"/>
      </w:pPr>
      <w:r w:rsidRPr="003871C5">
        <w:t xml:space="preserve">What common troubleshooting call types should Experts expect? </w:t>
      </w:r>
    </w:p>
    <w:p w14:paraId="00B71E02" w14:textId="77777777" w:rsidR="003871C5" w:rsidRPr="003871C5" w:rsidRDefault="003871C5" w:rsidP="00986EED">
      <w:pPr>
        <w:numPr>
          <w:ilvl w:val="0"/>
          <w:numId w:val="53"/>
        </w:numPr>
        <w:spacing w:after="0" w:line="240" w:lineRule="auto"/>
      </w:pPr>
      <w:r w:rsidRPr="003871C5">
        <w:t xml:space="preserve">How may the troubleshooting approach differ for network, calls, SMS/MMS, voicemail, apps or software, device or hardware, and connected-device concerns? </w:t>
      </w:r>
    </w:p>
    <w:p w14:paraId="0C06EB4D" w14:textId="77777777" w:rsidR="003871C5" w:rsidRPr="003871C5" w:rsidRDefault="003871C5" w:rsidP="005B034A">
      <w:pPr>
        <w:spacing w:after="0" w:line="240" w:lineRule="auto"/>
        <w:rPr>
          <w:b/>
          <w:bCs/>
        </w:rPr>
      </w:pPr>
      <w:r w:rsidRPr="003871C5">
        <w:rPr>
          <w:b/>
          <w:bCs/>
        </w:rPr>
        <w:t>Tools and Workflow Selection</w:t>
      </w:r>
    </w:p>
    <w:p w14:paraId="007DA1C6" w14:textId="77777777" w:rsidR="003871C5" w:rsidRPr="003871C5" w:rsidRDefault="003871C5" w:rsidP="00986EED">
      <w:pPr>
        <w:numPr>
          <w:ilvl w:val="0"/>
          <w:numId w:val="54"/>
        </w:numPr>
        <w:spacing w:after="0" w:line="240" w:lineRule="auto"/>
      </w:pPr>
      <w:r w:rsidRPr="003871C5">
        <w:t xml:space="preserve">Which tools and resources support troubleshooting? </w:t>
      </w:r>
    </w:p>
    <w:p w14:paraId="6EB3DBC4" w14:textId="77777777" w:rsidR="003871C5" w:rsidRPr="003871C5" w:rsidRDefault="003871C5" w:rsidP="00986EED">
      <w:pPr>
        <w:numPr>
          <w:ilvl w:val="0"/>
          <w:numId w:val="54"/>
        </w:numPr>
        <w:spacing w:after="0" w:line="240" w:lineRule="auto"/>
      </w:pPr>
      <w:r w:rsidRPr="003871C5">
        <w:t xml:space="preserve">When should Experts use each troubleshooting tool or resource? </w:t>
      </w:r>
    </w:p>
    <w:p w14:paraId="0502E48F" w14:textId="77777777" w:rsidR="003871C5" w:rsidRPr="003871C5" w:rsidRDefault="003871C5" w:rsidP="00986EED">
      <w:pPr>
        <w:numPr>
          <w:ilvl w:val="0"/>
          <w:numId w:val="54"/>
        </w:numPr>
        <w:spacing w:after="0" w:line="240" w:lineRule="auto"/>
      </w:pPr>
      <w:r w:rsidRPr="003871C5">
        <w:t xml:space="preserve">How do Experts select and follow the appropriate workflow instead of relying on memory or guessing? </w:t>
      </w:r>
    </w:p>
    <w:p w14:paraId="5B06EA09" w14:textId="77777777" w:rsidR="003871C5" w:rsidRPr="003871C5" w:rsidRDefault="003871C5" w:rsidP="005B034A">
      <w:pPr>
        <w:spacing w:after="0" w:line="240" w:lineRule="auto"/>
        <w:rPr>
          <w:b/>
          <w:bCs/>
        </w:rPr>
      </w:pPr>
      <w:r w:rsidRPr="003871C5">
        <w:rPr>
          <w:b/>
          <w:bCs/>
        </w:rPr>
        <w:t>Resolve, Test, and Confirm</w:t>
      </w:r>
    </w:p>
    <w:p w14:paraId="334D3BEE" w14:textId="77777777" w:rsidR="003871C5" w:rsidRPr="003871C5" w:rsidRDefault="003871C5" w:rsidP="00986EED">
      <w:pPr>
        <w:numPr>
          <w:ilvl w:val="0"/>
          <w:numId w:val="55"/>
        </w:numPr>
        <w:spacing w:after="0" w:line="240" w:lineRule="auto"/>
      </w:pPr>
      <w:r w:rsidRPr="003871C5">
        <w:t xml:space="preserve">How should Experts test the result of each troubleshooting action? </w:t>
      </w:r>
    </w:p>
    <w:p w14:paraId="3500D913" w14:textId="77777777" w:rsidR="003871C5" w:rsidRPr="003871C5" w:rsidRDefault="003871C5" w:rsidP="00986EED">
      <w:pPr>
        <w:numPr>
          <w:ilvl w:val="0"/>
          <w:numId w:val="55"/>
        </w:numPr>
        <w:spacing w:after="0" w:line="240" w:lineRule="auto"/>
      </w:pPr>
      <w:r w:rsidRPr="003871C5">
        <w:t xml:space="preserve">How do Experts confirm whether the customer’s issue is fully resolved? </w:t>
      </w:r>
    </w:p>
    <w:p w14:paraId="7C948FE8" w14:textId="77777777" w:rsidR="003871C5" w:rsidRPr="003871C5" w:rsidRDefault="003871C5" w:rsidP="00986EED">
      <w:pPr>
        <w:numPr>
          <w:ilvl w:val="0"/>
          <w:numId w:val="55"/>
        </w:numPr>
        <w:spacing w:after="0" w:line="240" w:lineRule="auto"/>
      </w:pPr>
      <w:r w:rsidRPr="003871C5">
        <w:t xml:space="preserve">How do Experts distinguish a confirmed resolution from a temporary change or incomplete result? </w:t>
      </w:r>
    </w:p>
    <w:p w14:paraId="6A61A799" w14:textId="77777777" w:rsidR="003871C5" w:rsidRPr="003871C5" w:rsidRDefault="003871C5" w:rsidP="005B034A">
      <w:pPr>
        <w:spacing w:after="0" w:line="240" w:lineRule="auto"/>
        <w:rPr>
          <w:b/>
          <w:bCs/>
        </w:rPr>
      </w:pPr>
      <w:r w:rsidRPr="003871C5">
        <w:rPr>
          <w:b/>
          <w:bCs/>
        </w:rPr>
        <w:t>Path Adjustment and Next-Step Decisions</w:t>
      </w:r>
    </w:p>
    <w:p w14:paraId="3F677D36" w14:textId="77777777" w:rsidR="003871C5" w:rsidRPr="003871C5" w:rsidRDefault="003871C5" w:rsidP="00986EED">
      <w:pPr>
        <w:numPr>
          <w:ilvl w:val="0"/>
          <w:numId w:val="56"/>
        </w:numPr>
        <w:spacing w:after="0" w:line="240" w:lineRule="auto"/>
      </w:pPr>
      <w:r w:rsidRPr="003871C5">
        <w:t xml:space="preserve">What should Experts do when the first troubleshooting path does not resolve the concern? </w:t>
      </w:r>
    </w:p>
    <w:p w14:paraId="003B584A" w14:textId="77777777" w:rsidR="003871C5" w:rsidRPr="003871C5" w:rsidRDefault="003871C5" w:rsidP="00986EED">
      <w:pPr>
        <w:numPr>
          <w:ilvl w:val="0"/>
          <w:numId w:val="56"/>
        </w:numPr>
        <w:spacing w:after="0" w:line="240" w:lineRule="auto"/>
      </w:pPr>
      <w:r w:rsidRPr="003871C5">
        <w:t xml:space="preserve">What should Experts do after all applicable troubleshooting paths have been completed? </w:t>
      </w:r>
    </w:p>
    <w:p w14:paraId="7FB6AFEC" w14:textId="77777777" w:rsidR="003871C5" w:rsidRPr="003871C5" w:rsidRDefault="003871C5" w:rsidP="00986EED">
      <w:pPr>
        <w:numPr>
          <w:ilvl w:val="0"/>
          <w:numId w:val="56"/>
        </w:numPr>
        <w:spacing w:after="0" w:line="240" w:lineRule="auto"/>
      </w:pPr>
      <w:r w:rsidRPr="003871C5">
        <w:t xml:space="preserve">When should Experts continue troubleshooting, pivot to another supported path, route to repair or replacement, escalate, or transfer? </w:t>
      </w:r>
    </w:p>
    <w:p w14:paraId="1E87F4E9" w14:textId="77777777" w:rsidR="003871C5" w:rsidRPr="003871C5" w:rsidRDefault="003871C5" w:rsidP="005B034A">
      <w:pPr>
        <w:spacing w:after="0" w:line="240" w:lineRule="auto"/>
        <w:rPr>
          <w:b/>
          <w:bCs/>
        </w:rPr>
      </w:pPr>
      <w:r w:rsidRPr="003871C5">
        <w:rPr>
          <w:b/>
          <w:bCs/>
        </w:rPr>
        <w:t>Customer Communication and Ownership</w:t>
      </w:r>
    </w:p>
    <w:p w14:paraId="60CB6064" w14:textId="77777777" w:rsidR="003871C5" w:rsidRPr="003871C5" w:rsidRDefault="003871C5" w:rsidP="00986EED">
      <w:pPr>
        <w:numPr>
          <w:ilvl w:val="0"/>
          <w:numId w:val="57"/>
        </w:numPr>
        <w:spacing w:after="0" w:line="240" w:lineRule="auto"/>
      </w:pPr>
      <w:r w:rsidRPr="003871C5">
        <w:t xml:space="preserve">How do Experts maintain ownership while guiding customers through technical steps? </w:t>
      </w:r>
    </w:p>
    <w:p w14:paraId="753DBCAF" w14:textId="77777777" w:rsidR="003871C5" w:rsidRPr="003871C5" w:rsidRDefault="003871C5" w:rsidP="00986EED">
      <w:pPr>
        <w:numPr>
          <w:ilvl w:val="0"/>
          <w:numId w:val="57"/>
        </w:numPr>
        <w:spacing w:after="0" w:line="240" w:lineRule="auto"/>
      </w:pPr>
      <w:r w:rsidRPr="003871C5">
        <w:t xml:space="preserve">How do Experts keep customers informed about what is being checked and what will happen next? </w:t>
      </w:r>
    </w:p>
    <w:p w14:paraId="5C7C760A" w14:textId="77777777" w:rsidR="003871C5" w:rsidRPr="003871C5" w:rsidRDefault="003871C5" w:rsidP="00986EED">
      <w:pPr>
        <w:numPr>
          <w:ilvl w:val="0"/>
          <w:numId w:val="57"/>
        </w:numPr>
        <w:spacing w:after="0" w:line="240" w:lineRule="auto"/>
      </w:pPr>
      <w:r w:rsidRPr="003871C5">
        <w:t xml:space="preserve">How do Experts explain technical guidance clearly without overwhelming the customer? </w:t>
      </w:r>
    </w:p>
    <w:p w14:paraId="2DC95033" w14:textId="77777777" w:rsidR="003871C5" w:rsidRPr="003871C5" w:rsidRDefault="003871C5" w:rsidP="005B034A">
      <w:pPr>
        <w:spacing w:after="0" w:line="240" w:lineRule="auto"/>
        <w:rPr>
          <w:b/>
          <w:bCs/>
        </w:rPr>
      </w:pPr>
      <w:r w:rsidRPr="003871C5">
        <w:rPr>
          <w:b/>
          <w:bCs/>
        </w:rPr>
        <w:t>Resolution Recap and Expectations</w:t>
      </w:r>
    </w:p>
    <w:p w14:paraId="1F1683F4" w14:textId="77777777" w:rsidR="003871C5" w:rsidRPr="003871C5" w:rsidRDefault="003871C5" w:rsidP="00986EED">
      <w:pPr>
        <w:numPr>
          <w:ilvl w:val="0"/>
          <w:numId w:val="58"/>
        </w:numPr>
        <w:spacing w:after="0" w:line="240" w:lineRule="auto"/>
      </w:pPr>
      <w:r w:rsidRPr="003871C5">
        <w:t xml:space="preserve">How should Experts recap the concern, troubleshooting actions, and outcome? </w:t>
      </w:r>
    </w:p>
    <w:p w14:paraId="3DD0EFCC" w14:textId="77777777" w:rsidR="003871C5" w:rsidRPr="003871C5" w:rsidRDefault="003871C5" w:rsidP="00986EED">
      <w:pPr>
        <w:numPr>
          <w:ilvl w:val="0"/>
          <w:numId w:val="58"/>
        </w:numPr>
        <w:spacing w:after="0" w:line="240" w:lineRule="auto"/>
      </w:pPr>
      <w:r w:rsidRPr="003871C5">
        <w:t>How should Experts communicate remaining next steps, responsibilities, and customer expectations at the end of the interaction?</w:t>
      </w:r>
    </w:p>
    <w:p w14:paraId="38A38CE2" w14:textId="77777777" w:rsidR="00A03715" w:rsidRPr="00A03715" w:rsidRDefault="00A03715" w:rsidP="005B034A">
      <w:pPr>
        <w:spacing w:after="0" w:line="240" w:lineRule="auto"/>
      </w:pPr>
      <w:r w:rsidRPr="00A03715">
        <w:t> </w:t>
      </w:r>
    </w:p>
    <w:p w14:paraId="756088EC" w14:textId="5D5B02B1" w:rsidR="00A03715" w:rsidRPr="00A03715" w:rsidRDefault="003C299F" w:rsidP="005B034A">
      <w:pPr>
        <w:pStyle w:val="Subtitle"/>
        <w:spacing w:after="0" w:line="240" w:lineRule="auto"/>
        <w:rPr>
          <w:rFonts w:hint="eastAsia"/>
        </w:rPr>
      </w:pPr>
      <w:r>
        <w:t>Core Capabilities</w:t>
      </w:r>
    </w:p>
    <w:p w14:paraId="400C2C3B" w14:textId="77777777" w:rsidR="00BC259F" w:rsidRPr="00BC259F" w:rsidRDefault="00BC259F" w:rsidP="005B034A">
      <w:pPr>
        <w:spacing w:after="0" w:line="240" w:lineRule="auto"/>
        <w:rPr>
          <w:rFonts w:eastAsia="Times New Roman" w:cs="Times New Roman"/>
          <w:kern w:val="0"/>
          <w14:ligatures w14:val="none"/>
        </w:rPr>
      </w:pPr>
      <w:r w:rsidRPr="00BC259F">
        <w:rPr>
          <w:rFonts w:eastAsia="Times New Roman" w:cs="Times New Roman"/>
          <w:kern w:val="0"/>
          <w14:ligatures w14:val="none"/>
        </w:rPr>
        <w:t>Upon successful completion of this learning block, Experts are prepared to:</w:t>
      </w:r>
    </w:p>
    <w:p w14:paraId="2E09B1EB" w14:textId="77777777" w:rsidR="00BC259F" w:rsidRPr="00BC259F" w:rsidRDefault="00BC259F" w:rsidP="00986EED">
      <w:pPr>
        <w:numPr>
          <w:ilvl w:val="0"/>
          <w:numId w:val="134"/>
        </w:numPr>
        <w:spacing w:after="0" w:line="240" w:lineRule="auto"/>
        <w:rPr>
          <w:rFonts w:eastAsia="Times New Roman" w:cs="Times New Roman"/>
          <w:kern w:val="0"/>
          <w14:ligatures w14:val="none"/>
        </w:rPr>
      </w:pPr>
      <w:r w:rsidRPr="00BC259F">
        <w:rPr>
          <w:rFonts w:eastAsia="Times New Roman" w:cs="Times New Roman"/>
          <w:kern w:val="0"/>
          <w14:ligatures w14:val="none"/>
        </w:rPr>
        <w:t>Diagnose customer concerns by using purposeful discovery, active listening, and structured troubleshooting to distinguish reported symptoms from likely root causes.</w:t>
      </w:r>
    </w:p>
    <w:p w14:paraId="44FB6015" w14:textId="77777777" w:rsidR="00BC259F" w:rsidRPr="00BC259F" w:rsidRDefault="00BC259F" w:rsidP="00986EED">
      <w:pPr>
        <w:numPr>
          <w:ilvl w:val="0"/>
          <w:numId w:val="134"/>
        </w:numPr>
        <w:spacing w:after="0" w:line="240" w:lineRule="auto"/>
        <w:rPr>
          <w:rFonts w:eastAsia="Times New Roman" w:cs="Times New Roman"/>
          <w:kern w:val="0"/>
          <w14:ligatures w14:val="none"/>
        </w:rPr>
      </w:pPr>
      <w:r w:rsidRPr="00BC259F">
        <w:rPr>
          <w:rFonts w:eastAsia="Times New Roman" w:cs="Times New Roman"/>
          <w:kern w:val="0"/>
          <w14:ligatures w14:val="none"/>
        </w:rPr>
        <w:t>Select and execute the appropriate troubleshooting workflow by using approved tools, resources, and guided processes to identify, test, and validate potential resolutions.</w:t>
      </w:r>
    </w:p>
    <w:p w14:paraId="7AA1EC0D" w14:textId="77777777" w:rsidR="00BC259F" w:rsidRPr="00BC259F" w:rsidRDefault="00BC259F" w:rsidP="00986EED">
      <w:pPr>
        <w:numPr>
          <w:ilvl w:val="0"/>
          <w:numId w:val="134"/>
        </w:numPr>
        <w:spacing w:after="0" w:line="240" w:lineRule="auto"/>
        <w:rPr>
          <w:rFonts w:eastAsia="Times New Roman" w:cs="Times New Roman"/>
          <w:kern w:val="0"/>
          <w14:ligatures w14:val="none"/>
        </w:rPr>
      </w:pPr>
      <w:r w:rsidRPr="00BC259F">
        <w:rPr>
          <w:rFonts w:eastAsia="Times New Roman" w:cs="Times New Roman"/>
          <w:kern w:val="0"/>
          <w14:ligatures w14:val="none"/>
        </w:rPr>
        <w:t>Adapt troubleshooting decisions based on customer responses, tool outputs, and troubleshooting results while maintaining ownership of the customer interaction.</w:t>
      </w:r>
    </w:p>
    <w:p w14:paraId="30E9BA8A" w14:textId="77777777" w:rsidR="00BC259F" w:rsidRPr="00BC259F" w:rsidRDefault="00BC259F" w:rsidP="00986EED">
      <w:pPr>
        <w:numPr>
          <w:ilvl w:val="0"/>
          <w:numId w:val="134"/>
        </w:numPr>
        <w:spacing w:after="0" w:line="240" w:lineRule="auto"/>
        <w:rPr>
          <w:rFonts w:eastAsia="Times New Roman" w:cs="Times New Roman"/>
          <w:kern w:val="0"/>
          <w14:ligatures w14:val="none"/>
        </w:rPr>
      </w:pPr>
      <w:r w:rsidRPr="00BC259F">
        <w:rPr>
          <w:rFonts w:eastAsia="Times New Roman" w:cs="Times New Roman"/>
          <w:kern w:val="0"/>
          <w14:ligatures w14:val="none"/>
        </w:rPr>
        <w:t>Guide customers through technical troubleshooting by communicating clearly, setting expectations, explaining actions, and confirming outcomes throughout the troubleshooting process.</w:t>
      </w:r>
    </w:p>
    <w:p w14:paraId="11A617BA" w14:textId="77777777" w:rsidR="00BC259F" w:rsidRPr="00BC259F" w:rsidRDefault="00BC259F" w:rsidP="00986EED">
      <w:pPr>
        <w:numPr>
          <w:ilvl w:val="0"/>
          <w:numId w:val="134"/>
        </w:numPr>
        <w:spacing w:after="0" w:line="240" w:lineRule="auto"/>
        <w:rPr>
          <w:rFonts w:eastAsia="Times New Roman" w:cs="Times New Roman"/>
          <w:kern w:val="0"/>
          <w14:ligatures w14:val="none"/>
        </w:rPr>
      </w:pPr>
      <w:r w:rsidRPr="00BC259F">
        <w:rPr>
          <w:rFonts w:eastAsia="Times New Roman" w:cs="Times New Roman"/>
          <w:kern w:val="0"/>
          <w14:ligatures w14:val="none"/>
        </w:rPr>
        <w:t>Determine the appropriate next action by recognizing when to continue troubleshooting, change support paths, recommend repair or replacement, escalate, or transfer the interaction.</w:t>
      </w:r>
    </w:p>
    <w:p w14:paraId="2BE8FB03" w14:textId="77777777" w:rsidR="00BC259F" w:rsidRPr="00BC259F" w:rsidRDefault="00BC259F" w:rsidP="00986EED">
      <w:pPr>
        <w:numPr>
          <w:ilvl w:val="0"/>
          <w:numId w:val="134"/>
        </w:numPr>
        <w:spacing w:after="0" w:line="240" w:lineRule="auto"/>
        <w:rPr>
          <w:rFonts w:eastAsia="Times New Roman" w:cs="Times New Roman"/>
          <w:kern w:val="0"/>
          <w14:ligatures w14:val="none"/>
        </w:rPr>
      </w:pPr>
      <w:r w:rsidRPr="00BC259F">
        <w:rPr>
          <w:rFonts w:eastAsia="Times New Roman" w:cs="Times New Roman"/>
          <w:kern w:val="0"/>
          <w14:ligatures w14:val="none"/>
        </w:rPr>
        <w:t>Build the diagnostic thinking and troubleshooting capabilities required to confidently resolve technical customer concerns throughout the remainder of Launchpad.</w:t>
      </w:r>
    </w:p>
    <w:p w14:paraId="7A6A11EF" w14:textId="77777777" w:rsidR="00974C2A" w:rsidRDefault="00974C2A" w:rsidP="005B034A">
      <w:pPr>
        <w:pStyle w:val="ListParagraph"/>
        <w:spacing w:after="0" w:line="240" w:lineRule="auto"/>
      </w:pPr>
    </w:p>
    <w:p w14:paraId="2F07F72C" w14:textId="27711569" w:rsidR="003C299F" w:rsidRDefault="003C299F" w:rsidP="005B034A">
      <w:pPr>
        <w:pStyle w:val="Subtitle"/>
        <w:spacing w:after="0" w:line="240" w:lineRule="auto"/>
        <w:rPr>
          <w:rFonts w:hint="eastAsia"/>
        </w:rPr>
      </w:pPr>
      <w:r>
        <w:t>Assessment Methods</w:t>
      </w:r>
    </w:p>
    <w:p w14:paraId="5FA219B7" w14:textId="77777777" w:rsidR="003C299F" w:rsidRPr="006C363D" w:rsidRDefault="003C299F" w:rsidP="00986EED">
      <w:pPr>
        <w:numPr>
          <w:ilvl w:val="0"/>
          <w:numId w:val="30"/>
        </w:numPr>
        <w:spacing w:after="0" w:line="240" w:lineRule="auto"/>
      </w:pPr>
      <w:r w:rsidRPr="006C363D">
        <w:t xml:space="preserve">Knowledge Check </w:t>
      </w:r>
    </w:p>
    <w:p w14:paraId="68C16D4D" w14:textId="77777777" w:rsidR="003C299F" w:rsidRDefault="003C299F" w:rsidP="00986EED">
      <w:pPr>
        <w:numPr>
          <w:ilvl w:val="0"/>
          <w:numId w:val="30"/>
        </w:numPr>
        <w:spacing w:after="0" w:line="240" w:lineRule="auto"/>
      </w:pPr>
      <w:r w:rsidRPr="006C363D">
        <w:t xml:space="preserve">Simulation </w:t>
      </w:r>
    </w:p>
    <w:p w14:paraId="5F8B0B6C" w14:textId="77777777" w:rsidR="003C299F" w:rsidRDefault="003C299F" w:rsidP="00986EED">
      <w:pPr>
        <w:numPr>
          <w:ilvl w:val="1"/>
          <w:numId w:val="30"/>
        </w:numPr>
        <w:spacing w:after="0" w:line="240" w:lineRule="auto"/>
      </w:pPr>
      <w:r>
        <w:t>Training Assist</w:t>
      </w:r>
    </w:p>
    <w:p w14:paraId="74421003" w14:textId="77777777" w:rsidR="003C299F" w:rsidRDefault="003C299F" w:rsidP="00986EED">
      <w:pPr>
        <w:numPr>
          <w:ilvl w:val="1"/>
          <w:numId w:val="30"/>
        </w:numPr>
        <w:spacing w:after="0" w:line="240" w:lineRule="auto"/>
      </w:pPr>
      <w:r>
        <w:t>Assima</w:t>
      </w:r>
    </w:p>
    <w:p w14:paraId="256D44DE" w14:textId="77777777" w:rsidR="003C299F" w:rsidRDefault="003C299F" w:rsidP="00986EED">
      <w:pPr>
        <w:numPr>
          <w:ilvl w:val="2"/>
          <w:numId w:val="30"/>
        </w:numPr>
        <w:spacing w:after="0" w:line="240" w:lineRule="auto"/>
      </w:pPr>
      <w:r>
        <w:t>Expert Workspace</w:t>
      </w:r>
    </w:p>
    <w:p w14:paraId="0E8BDC80" w14:textId="75332451" w:rsidR="009F5020" w:rsidRDefault="009F5020" w:rsidP="00986EED">
      <w:pPr>
        <w:numPr>
          <w:ilvl w:val="2"/>
          <w:numId w:val="30"/>
        </w:numPr>
        <w:spacing w:after="0" w:line="240" w:lineRule="auto"/>
      </w:pPr>
      <w:r>
        <w:t>ACSS/TRG</w:t>
      </w:r>
    </w:p>
    <w:p w14:paraId="1B087178" w14:textId="77777777" w:rsidR="003C299F" w:rsidRPr="002B7CF9" w:rsidRDefault="003C299F" w:rsidP="005B034A">
      <w:pPr>
        <w:spacing w:after="0" w:line="240" w:lineRule="auto"/>
      </w:pPr>
    </w:p>
    <w:p w14:paraId="2DF5B879" w14:textId="77777777" w:rsidR="003C299F" w:rsidRDefault="003C299F" w:rsidP="005B034A">
      <w:pPr>
        <w:pStyle w:val="Subtitle"/>
        <w:spacing w:after="0" w:line="240" w:lineRule="auto"/>
        <w:rPr>
          <w:rFonts w:hint="eastAsia"/>
        </w:rPr>
      </w:pPr>
      <w:r>
        <w:t>Minimum Performance Expectations</w:t>
      </w:r>
    </w:p>
    <w:p w14:paraId="25B322E8" w14:textId="77777777" w:rsidR="003B1F8F" w:rsidRPr="003B1F8F" w:rsidRDefault="003B1F8F" w:rsidP="005B034A">
      <w:pPr>
        <w:spacing w:after="0" w:line="240" w:lineRule="auto"/>
      </w:pPr>
      <w:r w:rsidRPr="003B1F8F">
        <w:t>Experts must demonstrate the ability to:</w:t>
      </w:r>
    </w:p>
    <w:p w14:paraId="644EE157" w14:textId="77777777" w:rsidR="003B1F8F" w:rsidRPr="003B1F8F" w:rsidRDefault="003B1F8F" w:rsidP="00986EED">
      <w:pPr>
        <w:numPr>
          <w:ilvl w:val="0"/>
          <w:numId w:val="120"/>
        </w:numPr>
        <w:spacing w:after="0" w:line="240" w:lineRule="auto"/>
      </w:pPr>
      <w:r w:rsidRPr="003B1F8F">
        <w:t xml:space="preserve">Successfully complete all </w:t>
      </w:r>
      <w:r w:rsidRPr="003B1F8F">
        <w:rPr>
          <w:b/>
          <w:bCs/>
        </w:rPr>
        <w:t>13 required Troubleshooting simulations</w:t>
      </w:r>
      <w:r w:rsidRPr="003B1F8F">
        <w:t xml:space="preserve">, including successful re-demonstration of any skill requiring coaching before progressing. </w:t>
      </w:r>
    </w:p>
    <w:p w14:paraId="4127B640" w14:textId="77777777" w:rsidR="00F33F2C" w:rsidRPr="00F33F2C" w:rsidRDefault="00F33F2C" w:rsidP="00986EED">
      <w:pPr>
        <w:numPr>
          <w:ilvl w:val="0"/>
          <w:numId w:val="120"/>
        </w:numPr>
        <w:spacing w:after="0" w:line="240" w:lineRule="auto"/>
      </w:pPr>
      <w:r w:rsidRPr="00F33F2C">
        <w:t xml:space="preserve">Use open- and closed-ended probing questions and active listening to gather the customer’s </w:t>
      </w:r>
      <w:r w:rsidRPr="00F33F2C">
        <w:rPr>
          <w:b/>
          <w:bCs/>
        </w:rPr>
        <w:t>device, symptom, timing, impact, and previously attempted steps</w:t>
      </w:r>
      <w:r w:rsidRPr="00F33F2C">
        <w:t xml:space="preserve"> before selecting a troubleshooting path in </w:t>
      </w:r>
      <w:r w:rsidRPr="00F33F2C">
        <w:rPr>
          <w:b/>
          <w:bCs/>
        </w:rPr>
        <w:t>100% of evaluated discovery scenarios</w:t>
      </w:r>
      <w:r w:rsidRPr="00F33F2C">
        <w:t xml:space="preserve">. </w:t>
      </w:r>
    </w:p>
    <w:p w14:paraId="2B878174" w14:textId="77777777" w:rsidR="00F33F2C" w:rsidRPr="00F33F2C" w:rsidRDefault="00F33F2C" w:rsidP="00986EED">
      <w:pPr>
        <w:numPr>
          <w:ilvl w:val="0"/>
          <w:numId w:val="120"/>
        </w:numPr>
        <w:spacing w:after="0" w:line="240" w:lineRule="auto"/>
      </w:pPr>
      <w:r w:rsidRPr="00F33F2C">
        <w:t xml:space="preserve">Ask the approved Discovery question and create complete Expert Assist prompts that include the </w:t>
      </w:r>
      <w:r w:rsidRPr="00F33F2C">
        <w:rPr>
          <w:b/>
          <w:bCs/>
        </w:rPr>
        <w:t>device or application, issue, relevant context, and previously attempted troubleshooting</w:t>
      </w:r>
      <w:r w:rsidRPr="00F33F2C">
        <w:t xml:space="preserve"> in </w:t>
      </w:r>
      <w:r w:rsidRPr="00F33F2C">
        <w:rPr>
          <w:b/>
          <w:bCs/>
        </w:rPr>
        <w:t>100% of applicable scenarios</w:t>
      </w:r>
      <w:r w:rsidRPr="00F33F2C">
        <w:t xml:space="preserve">. </w:t>
      </w:r>
    </w:p>
    <w:p w14:paraId="087E0E91" w14:textId="77777777" w:rsidR="00F33F2C" w:rsidRPr="00F33F2C" w:rsidRDefault="00F33F2C" w:rsidP="00986EED">
      <w:pPr>
        <w:numPr>
          <w:ilvl w:val="0"/>
          <w:numId w:val="120"/>
        </w:numPr>
        <w:spacing w:after="0" w:line="240" w:lineRule="auto"/>
      </w:pPr>
      <w:r w:rsidRPr="00F33F2C">
        <w:t xml:space="preserve">Select the appropriate Guided Flow or approved resource, follow required steps in sequence, and explain technical guidance in customer-friendly language in </w:t>
      </w:r>
      <w:r w:rsidRPr="00F33F2C">
        <w:rPr>
          <w:b/>
          <w:bCs/>
        </w:rPr>
        <w:t>100% of evaluated tool-based scenarios</w:t>
      </w:r>
      <w:r w:rsidRPr="00F33F2C">
        <w:t xml:space="preserve">. </w:t>
      </w:r>
    </w:p>
    <w:p w14:paraId="670198D4" w14:textId="77777777" w:rsidR="00F33F2C" w:rsidRPr="00F33F2C" w:rsidRDefault="00F33F2C" w:rsidP="00986EED">
      <w:pPr>
        <w:numPr>
          <w:ilvl w:val="0"/>
          <w:numId w:val="120"/>
        </w:numPr>
        <w:spacing w:after="0" w:line="240" w:lineRule="auto"/>
      </w:pPr>
      <w:r w:rsidRPr="00F33F2C">
        <w:t xml:space="preserve">Test the customer’s original concern and obtain confirmation of the outcome in </w:t>
      </w:r>
      <w:r w:rsidRPr="00F33F2C">
        <w:rPr>
          <w:b/>
          <w:bCs/>
        </w:rPr>
        <w:t>100% of scenarios where a resolution is reached</w:t>
      </w:r>
      <w:r w:rsidRPr="00F33F2C">
        <w:t xml:space="preserve"> before stating that the issue is resolved. </w:t>
      </w:r>
    </w:p>
    <w:p w14:paraId="4350FA25" w14:textId="77777777" w:rsidR="00F33F2C" w:rsidRPr="00F33F2C" w:rsidRDefault="00F33F2C" w:rsidP="00986EED">
      <w:pPr>
        <w:numPr>
          <w:ilvl w:val="0"/>
          <w:numId w:val="120"/>
        </w:numPr>
        <w:spacing w:after="0" w:line="240" w:lineRule="auto"/>
      </w:pPr>
      <w:r w:rsidRPr="00F33F2C">
        <w:t xml:space="preserve">Recover from an unsuccessful troubleshooting path by selecting another approved tool or workflow rather than repeating ineffective steps or guessing in </w:t>
      </w:r>
      <w:r w:rsidRPr="00F33F2C">
        <w:rPr>
          <w:b/>
          <w:bCs/>
        </w:rPr>
        <w:t>100% of evaluated path-recovery scenarios</w:t>
      </w:r>
      <w:r w:rsidRPr="00F33F2C">
        <w:t xml:space="preserve">. </w:t>
      </w:r>
    </w:p>
    <w:p w14:paraId="14994452" w14:textId="77777777" w:rsidR="00F33F2C" w:rsidRPr="00F33F2C" w:rsidRDefault="00F33F2C" w:rsidP="00986EED">
      <w:pPr>
        <w:numPr>
          <w:ilvl w:val="0"/>
          <w:numId w:val="120"/>
        </w:numPr>
        <w:spacing w:after="0" w:line="240" w:lineRule="auto"/>
      </w:pPr>
      <w:r w:rsidRPr="00F33F2C">
        <w:t xml:space="preserve">Complete the approved transfer or escalation process in </w:t>
      </w:r>
      <w:r w:rsidRPr="00F33F2C">
        <w:rPr>
          <w:b/>
          <w:bCs/>
        </w:rPr>
        <w:t>2 of 2 evaluated scenarios</w:t>
      </w:r>
      <w:r w:rsidRPr="00F33F2C">
        <w:t xml:space="preserve"> by explaining the reason, setting expectations, and completing the appropriate handoff. </w:t>
      </w:r>
    </w:p>
    <w:p w14:paraId="56DEC053" w14:textId="77777777" w:rsidR="00F33F2C" w:rsidRPr="00F33F2C" w:rsidRDefault="00F33F2C" w:rsidP="00986EED">
      <w:pPr>
        <w:numPr>
          <w:ilvl w:val="0"/>
          <w:numId w:val="120"/>
        </w:numPr>
        <w:spacing w:after="0" w:line="240" w:lineRule="auto"/>
      </w:pPr>
      <w:r w:rsidRPr="00F33F2C">
        <w:t xml:space="preserve">Successfully complete all </w:t>
      </w:r>
      <w:r w:rsidRPr="00F33F2C">
        <w:rPr>
          <w:b/>
          <w:bCs/>
        </w:rPr>
        <w:t>3 Troubleshooting Integration simulations</w:t>
      </w:r>
      <w:r w:rsidRPr="00F33F2C">
        <w:t xml:space="preserve">, including maintaining ownership and adapting communication when the customer is frustrated or the expected path changes. </w:t>
      </w:r>
    </w:p>
    <w:p w14:paraId="3A851562" w14:textId="77777777" w:rsidR="00F33F2C" w:rsidRPr="00F33F2C" w:rsidRDefault="00F33F2C" w:rsidP="00986EED">
      <w:pPr>
        <w:numPr>
          <w:ilvl w:val="0"/>
          <w:numId w:val="120"/>
        </w:numPr>
        <w:spacing w:after="0" w:line="240" w:lineRule="auto"/>
      </w:pPr>
      <w:r w:rsidRPr="00F33F2C">
        <w:t xml:space="preserve">Achieve at least </w:t>
      </w:r>
      <w:r w:rsidRPr="00F33F2C">
        <w:rPr>
          <w:b/>
          <w:bCs/>
        </w:rPr>
        <w:t>85% on the final end-to-end Troubleshooting simulation</w:t>
      </w:r>
      <w:r w:rsidRPr="00F33F2C">
        <w:t xml:space="preserve"> by completing the interaction from greeting through discovery, troubleshooting, resolution confirmation, recap, and next steps. </w:t>
      </w:r>
    </w:p>
    <w:p w14:paraId="1E92134A" w14:textId="77777777" w:rsidR="00F33F2C" w:rsidRPr="00F33F2C" w:rsidRDefault="00F33F2C" w:rsidP="00986EED">
      <w:pPr>
        <w:numPr>
          <w:ilvl w:val="0"/>
          <w:numId w:val="120"/>
        </w:numPr>
        <w:spacing w:after="0" w:line="240" w:lineRule="auto"/>
      </w:pPr>
      <w:r w:rsidRPr="00F33F2C">
        <w:t xml:space="preserve">Complete all evaluated activities with </w:t>
      </w:r>
      <w:r w:rsidRPr="00F33F2C">
        <w:rPr>
          <w:b/>
          <w:bCs/>
        </w:rPr>
        <w:t>zero critical process errors</w:t>
      </w:r>
      <w:r w:rsidRPr="00F33F2C">
        <w:t>, including beginning troubleshooting without sufficient discovery, selecting an unsupported path, skipping required steps, transferring prematurely, or declaring resolution without testing.</w:t>
      </w:r>
    </w:p>
    <w:p w14:paraId="7E02DDC2" w14:textId="77777777" w:rsidR="003C299F" w:rsidRDefault="003C299F" w:rsidP="005B034A">
      <w:pPr>
        <w:spacing w:after="0" w:line="240" w:lineRule="auto"/>
      </w:pPr>
    </w:p>
    <w:p w14:paraId="5A4D944B" w14:textId="77777777" w:rsidR="000D06F7" w:rsidRPr="002C203B" w:rsidRDefault="000D06F7" w:rsidP="005B034A">
      <w:pPr>
        <w:spacing w:after="0" w:line="240" w:lineRule="auto"/>
      </w:pPr>
    </w:p>
    <w:p w14:paraId="27F5E30B" w14:textId="37DAE838" w:rsidR="000D06F7" w:rsidRPr="000D06F7" w:rsidRDefault="00C74FD5" w:rsidP="005B034A">
      <w:pPr>
        <w:pStyle w:val="Subtitle"/>
        <w:spacing w:after="0" w:line="240" w:lineRule="auto"/>
        <w:rPr>
          <w:rFonts w:hint="eastAsia"/>
        </w:rPr>
      </w:pPr>
      <w:r>
        <w:t>Courses and Resources</w:t>
      </w:r>
      <w:r w:rsidR="18DB16E6">
        <w:t xml:space="preserve"> (~1.5 hours)</w:t>
      </w:r>
    </w:p>
    <w:tbl>
      <w:tblPr>
        <w:tblW w:w="15106"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545"/>
        <w:gridCol w:w="1412"/>
        <w:gridCol w:w="990"/>
        <w:gridCol w:w="2070"/>
        <w:gridCol w:w="3018"/>
        <w:gridCol w:w="1247"/>
        <w:gridCol w:w="4824"/>
      </w:tblGrid>
      <w:tr w:rsidR="00974C2A" w14:paraId="298CFB5F" w14:textId="77777777" w:rsidTr="0CD8BEC0">
        <w:trPr>
          <w:cantSplit/>
          <w:trHeight w:val="123"/>
          <w:jc w:val="center"/>
        </w:trPr>
        <w:tc>
          <w:tcPr>
            <w:tcW w:w="1545" w:type="dxa"/>
            <w:shd w:val="clear" w:color="auto" w:fill="EAF2F8"/>
            <w:tcMar>
              <w:top w:w="70" w:type="dxa"/>
              <w:left w:w="70" w:type="dxa"/>
              <w:bottom w:w="70" w:type="dxa"/>
              <w:right w:w="70" w:type="dxa"/>
            </w:tcMar>
          </w:tcPr>
          <w:p w14:paraId="002BC456" w14:textId="3A978929" w:rsidR="00974C2A" w:rsidRDefault="00974C2A" w:rsidP="005B034A">
            <w:pPr>
              <w:spacing w:after="0" w:line="240" w:lineRule="auto"/>
            </w:pPr>
            <w:r>
              <w:rPr>
                <w:rFonts w:ascii="Apercu Pro" w:eastAsia="Apercu Pro" w:hAnsi="Apercu Pro" w:cs="Apercu Pro"/>
                <w:b/>
                <w:sz w:val="20"/>
              </w:rPr>
              <w:t xml:space="preserve">Course </w:t>
            </w:r>
          </w:p>
        </w:tc>
        <w:tc>
          <w:tcPr>
            <w:tcW w:w="1412" w:type="dxa"/>
            <w:shd w:val="clear" w:color="auto" w:fill="EAF2F8"/>
            <w:tcMar>
              <w:top w:w="70" w:type="dxa"/>
              <w:left w:w="70" w:type="dxa"/>
              <w:bottom w:w="70" w:type="dxa"/>
              <w:right w:w="70" w:type="dxa"/>
            </w:tcMar>
          </w:tcPr>
          <w:p w14:paraId="2A17D1B0" w14:textId="77777777" w:rsidR="00974C2A" w:rsidRDefault="00974C2A" w:rsidP="005B034A">
            <w:pPr>
              <w:spacing w:after="0" w:line="240" w:lineRule="auto"/>
            </w:pPr>
            <w:r>
              <w:rPr>
                <w:rFonts w:ascii="Apercu Pro" w:eastAsia="Apercu Pro" w:hAnsi="Apercu Pro" w:cs="Apercu Pro"/>
                <w:b/>
                <w:sz w:val="20"/>
              </w:rPr>
              <w:t>Modality</w:t>
            </w:r>
          </w:p>
        </w:tc>
        <w:tc>
          <w:tcPr>
            <w:tcW w:w="990" w:type="dxa"/>
            <w:shd w:val="clear" w:color="auto" w:fill="EAF2F8"/>
            <w:tcMar>
              <w:top w:w="70" w:type="dxa"/>
              <w:left w:w="70" w:type="dxa"/>
              <w:bottom w:w="70" w:type="dxa"/>
              <w:right w:w="70" w:type="dxa"/>
            </w:tcMar>
          </w:tcPr>
          <w:p w14:paraId="6ED41A7D" w14:textId="5E883AC5" w:rsidR="00974C2A" w:rsidRDefault="0CD8BEC0" w:rsidP="005B034A">
            <w:pPr>
              <w:spacing w:after="0" w:line="240" w:lineRule="auto"/>
            </w:pPr>
            <w:r w:rsidRPr="0CD8BEC0">
              <w:rPr>
                <w:rFonts w:ascii="Apercu Pro" w:eastAsia="Apercu Pro" w:hAnsi="Apercu Pro" w:cs="Apercu Pro"/>
                <w:b/>
                <w:bCs/>
                <w:sz w:val="20"/>
                <w:szCs w:val="20"/>
              </w:rPr>
              <w:t>Length</w:t>
            </w:r>
          </w:p>
        </w:tc>
        <w:tc>
          <w:tcPr>
            <w:tcW w:w="2070" w:type="dxa"/>
            <w:shd w:val="clear" w:color="auto" w:fill="EAF2F8"/>
            <w:tcMar>
              <w:top w:w="70" w:type="dxa"/>
              <w:left w:w="70" w:type="dxa"/>
              <w:bottom w:w="70" w:type="dxa"/>
              <w:right w:w="70" w:type="dxa"/>
            </w:tcMar>
          </w:tcPr>
          <w:p w14:paraId="14D1FD04" w14:textId="36B9E986" w:rsidR="0CD8BEC0" w:rsidRDefault="0CD8BEC0" w:rsidP="0CD8BEC0">
            <w:pPr>
              <w:spacing w:line="240" w:lineRule="auto"/>
            </w:pPr>
            <w:r w:rsidRPr="0CD8BEC0">
              <w:rPr>
                <w:rFonts w:ascii="Apercu Pro" w:eastAsia="Apercu Pro" w:hAnsi="Apercu Pro" w:cs="Apercu Pro"/>
                <w:b/>
                <w:bCs/>
                <w:sz w:val="20"/>
                <w:szCs w:val="20"/>
              </w:rPr>
              <w:t>Stakeholder Review</w:t>
            </w:r>
          </w:p>
        </w:tc>
        <w:tc>
          <w:tcPr>
            <w:tcW w:w="3018" w:type="dxa"/>
            <w:shd w:val="clear" w:color="auto" w:fill="EAF2F8"/>
          </w:tcPr>
          <w:p w14:paraId="34D4010C" w14:textId="60E4A5BC" w:rsidR="00974C2A" w:rsidRDefault="00974C2A"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247" w:type="dxa"/>
            <w:shd w:val="clear" w:color="auto" w:fill="EAF2F8"/>
          </w:tcPr>
          <w:p w14:paraId="31A0F85F" w14:textId="1030A26E" w:rsidR="00974C2A" w:rsidRDefault="00974C2A"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4824" w:type="dxa"/>
            <w:shd w:val="clear" w:color="auto" w:fill="EAF2F8"/>
            <w:tcMar>
              <w:top w:w="70" w:type="dxa"/>
              <w:left w:w="70" w:type="dxa"/>
              <w:bottom w:w="70" w:type="dxa"/>
              <w:right w:w="70" w:type="dxa"/>
            </w:tcMar>
          </w:tcPr>
          <w:p w14:paraId="5A09158F" w14:textId="5C9DED2E" w:rsidR="00974C2A" w:rsidRDefault="00974C2A" w:rsidP="005B034A">
            <w:pPr>
              <w:spacing w:after="0" w:line="240" w:lineRule="auto"/>
            </w:pPr>
            <w:r>
              <w:rPr>
                <w:rFonts w:ascii="Apercu Pro" w:eastAsia="Apercu Pro" w:hAnsi="Apercu Pro" w:cs="Apercu Pro"/>
                <w:b/>
                <w:sz w:val="20"/>
              </w:rPr>
              <w:t>High-Level Description</w:t>
            </w:r>
          </w:p>
        </w:tc>
      </w:tr>
      <w:tr w:rsidR="00974C2A" w14:paraId="7620A0CF" w14:textId="77777777" w:rsidTr="0CD8BEC0">
        <w:trPr>
          <w:cantSplit/>
          <w:trHeight w:val="244"/>
          <w:jc w:val="center"/>
        </w:trPr>
        <w:tc>
          <w:tcPr>
            <w:tcW w:w="1545" w:type="dxa"/>
            <w:tcMar>
              <w:top w:w="70" w:type="dxa"/>
              <w:left w:w="70" w:type="dxa"/>
              <w:bottom w:w="70" w:type="dxa"/>
              <w:right w:w="70" w:type="dxa"/>
            </w:tcMar>
          </w:tcPr>
          <w:p w14:paraId="20943EFC" w14:textId="77777777" w:rsidR="00974C2A" w:rsidRDefault="00974C2A" w:rsidP="005B034A">
            <w:pPr>
              <w:spacing w:after="0" w:line="240" w:lineRule="auto"/>
            </w:pPr>
            <w:r>
              <w:rPr>
                <w:rFonts w:ascii="Apercu Pro" w:eastAsia="Apercu Pro" w:hAnsi="Apercu Pro" w:cs="Apercu Pro"/>
                <w:sz w:val="20"/>
              </w:rPr>
              <w:t>Intro to Troubleshooting</w:t>
            </w:r>
          </w:p>
        </w:tc>
        <w:tc>
          <w:tcPr>
            <w:tcW w:w="1412" w:type="dxa"/>
            <w:tcMar>
              <w:top w:w="70" w:type="dxa"/>
              <w:left w:w="70" w:type="dxa"/>
              <w:bottom w:w="70" w:type="dxa"/>
              <w:right w:w="70" w:type="dxa"/>
            </w:tcMar>
          </w:tcPr>
          <w:p w14:paraId="72410A5B" w14:textId="77777777" w:rsidR="00974C2A" w:rsidRDefault="00974C2A" w:rsidP="005B034A">
            <w:pPr>
              <w:spacing w:after="0" w:line="240" w:lineRule="auto"/>
            </w:pPr>
            <w:r>
              <w:rPr>
                <w:rFonts w:ascii="Apercu Pro" w:eastAsia="Apercu Pro" w:hAnsi="Apercu Pro" w:cs="Apercu Pro"/>
                <w:sz w:val="20"/>
              </w:rPr>
              <w:t>Video</w:t>
            </w:r>
          </w:p>
        </w:tc>
        <w:tc>
          <w:tcPr>
            <w:tcW w:w="990" w:type="dxa"/>
            <w:tcMar>
              <w:top w:w="70" w:type="dxa"/>
              <w:left w:w="70" w:type="dxa"/>
              <w:bottom w:w="70" w:type="dxa"/>
              <w:right w:w="70" w:type="dxa"/>
            </w:tcMar>
          </w:tcPr>
          <w:p w14:paraId="443749D5" w14:textId="77777777" w:rsidR="00974C2A" w:rsidRDefault="00974C2A" w:rsidP="005B034A">
            <w:pPr>
              <w:spacing w:after="0" w:line="240" w:lineRule="auto"/>
            </w:pPr>
            <w:r>
              <w:rPr>
                <w:rFonts w:ascii="Apercu Pro" w:eastAsia="Apercu Pro" w:hAnsi="Apercu Pro" w:cs="Apercu Pro"/>
                <w:sz w:val="20"/>
              </w:rPr>
              <w:t>5 min</w:t>
            </w:r>
          </w:p>
        </w:tc>
        <w:tc>
          <w:tcPr>
            <w:tcW w:w="2070" w:type="dxa"/>
            <w:tcMar>
              <w:top w:w="70" w:type="dxa"/>
              <w:left w:w="70" w:type="dxa"/>
              <w:bottom w:w="70" w:type="dxa"/>
              <w:right w:w="70" w:type="dxa"/>
            </w:tcMar>
          </w:tcPr>
          <w:p w14:paraId="2BC51BCD" w14:textId="78CCC826" w:rsidR="0CD8BEC0" w:rsidRDefault="0CD8BEC0" w:rsidP="0CD8BEC0">
            <w:pPr>
              <w:spacing w:line="240" w:lineRule="auto"/>
            </w:pPr>
            <w:r w:rsidRPr="0CD8BEC0">
              <w:rPr>
                <w:rFonts w:ascii="Apercu Pro" w:eastAsia="Apercu Pro" w:hAnsi="Apercu Pro" w:cs="Apercu Pro"/>
                <w:sz w:val="20"/>
                <w:szCs w:val="20"/>
              </w:rPr>
              <w:t>Current Course</w:t>
            </w:r>
          </w:p>
        </w:tc>
        <w:tc>
          <w:tcPr>
            <w:tcW w:w="3018" w:type="dxa"/>
          </w:tcPr>
          <w:p w14:paraId="10DDD9D0" w14:textId="4C3B2620" w:rsidR="00CF63D9" w:rsidRDefault="00CF63D9"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p>
        </w:tc>
        <w:tc>
          <w:tcPr>
            <w:tcW w:w="1247" w:type="dxa"/>
          </w:tcPr>
          <w:p w14:paraId="22AE7F6F" w14:textId="390F2B51" w:rsidR="001C761A" w:rsidRDefault="001C761A"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5</w:t>
            </w:r>
          </w:p>
        </w:tc>
        <w:tc>
          <w:tcPr>
            <w:tcW w:w="4824" w:type="dxa"/>
            <w:tcMar>
              <w:top w:w="70" w:type="dxa"/>
              <w:left w:w="70" w:type="dxa"/>
              <w:bottom w:w="70" w:type="dxa"/>
              <w:right w:w="70" w:type="dxa"/>
            </w:tcMar>
          </w:tcPr>
          <w:p w14:paraId="18184520" w14:textId="607FD22A" w:rsidR="00974C2A" w:rsidRDefault="00974C2A" w:rsidP="005B034A">
            <w:pPr>
              <w:spacing w:after="0" w:line="240" w:lineRule="auto"/>
            </w:pPr>
            <w:r w:rsidRPr="3B112602">
              <w:rPr>
                <w:rFonts w:ascii="Apercu Pro" w:eastAsia="Apercu Pro" w:hAnsi="Apercu Pro" w:cs="Apercu Pro"/>
                <w:sz w:val="20"/>
                <w:szCs w:val="20"/>
              </w:rPr>
              <w:t>This existing video introduces troubleshooting as a structured method for diagnosing and resolving customer concerns. Learners see how a consistent approach helps identify issues, guide next steps, and support resolution.</w:t>
            </w:r>
          </w:p>
        </w:tc>
      </w:tr>
      <w:tr w:rsidR="00974C2A" w14:paraId="52FB2E77" w14:textId="77777777" w:rsidTr="0CD8BEC0">
        <w:trPr>
          <w:cantSplit/>
          <w:trHeight w:val="244"/>
          <w:jc w:val="center"/>
        </w:trPr>
        <w:tc>
          <w:tcPr>
            <w:tcW w:w="1545" w:type="dxa"/>
            <w:tcMar>
              <w:top w:w="70" w:type="dxa"/>
              <w:left w:w="70" w:type="dxa"/>
              <w:bottom w:w="70" w:type="dxa"/>
              <w:right w:w="70" w:type="dxa"/>
            </w:tcMar>
          </w:tcPr>
          <w:p w14:paraId="7D4F5477" w14:textId="77777777" w:rsidR="00974C2A" w:rsidRDefault="00974C2A" w:rsidP="005B034A">
            <w:pPr>
              <w:spacing w:after="0" w:line="240" w:lineRule="auto"/>
            </w:pPr>
            <w:r>
              <w:rPr>
                <w:rFonts w:ascii="Apercu Pro" w:eastAsia="Apercu Pro" w:hAnsi="Apercu Pro" w:cs="Apercu Pro"/>
                <w:sz w:val="20"/>
              </w:rPr>
              <w:t>How to Troubleshoot Using Tools</w:t>
            </w:r>
          </w:p>
        </w:tc>
        <w:tc>
          <w:tcPr>
            <w:tcW w:w="1412" w:type="dxa"/>
            <w:tcMar>
              <w:top w:w="70" w:type="dxa"/>
              <w:left w:w="70" w:type="dxa"/>
              <w:bottom w:w="70" w:type="dxa"/>
              <w:right w:w="70" w:type="dxa"/>
            </w:tcMar>
          </w:tcPr>
          <w:p w14:paraId="67685430" w14:textId="77777777" w:rsidR="00974C2A" w:rsidRDefault="00974C2A" w:rsidP="005B034A">
            <w:pPr>
              <w:spacing w:after="0" w:line="240" w:lineRule="auto"/>
            </w:pPr>
            <w:r>
              <w:rPr>
                <w:rFonts w:ascii="Apercu Pro" w:eastAsia="Apercu Pro" w:hAnsi="Apercu Pro" w:cs="Apercu Pro"/>
                <w:sz w:val="20"/>
              </w:rPr>
              <w:t>CBT</w:t>
            </w:r>
          </w:p>
        </w:tc>
        <w:tc>
          <w:tcPr>
            <w:tcW w:w="990" w:type="dxa"/>
            <w:tcMar>
              <w:top w:w="70" w:type="dxa"/>
              <w:left w:w="70" w:type="dxa"/>
              <w:bottom w:w="70" w:type="dxa"/>
              <w:right w:w="70" w:type="dxa"/>
            </w:tcMar>
          </w:tcPr>
          <w:p w14:paraId="28729220" w14:textId="5753F97E" w:rsidR="00974C2A" w:rsidRDefault="00974C2A" w:rsidP="005B034A">
            <w:pPr>
              <w:spacing w:after="0" w:line="240" w:lineRule="auto"/>
            </w:pPr>
            <w:r>
              <w:rPr>
                <w:rFonts w:ascii="Apercu Pro" w:eastAsia="Apercu Pro" w:hAnsi="Apercu Pro" w:cs="Apercu Pro"/>
                <w:sz w:val="20"/>
              </w:rPr>
              <w:t>20 min</w:t>
            </w:r>
          </w:p>
        </w:tc>
        <w:tc>
          <w:tcPr>
            <w:tcW w:w="2070" w:type="dxa"/>
            <w:tcMar>
              <w:top w:w="70" w:type="dxa"/>
              <w:left w:w="70" w:type="dxa"/>
              <w:bottom w:w="70" w:type="dxa"/>
              <w:right w:w="70" w:type="dxa"/>
            </w:tcMar>
          </w:tcPr>
          <w:p w14:paraId="02F49E93" w14:textId="4496213F" w:rsidR="0CD8BEC0" w:rsidRDefault="0CD8BEC0" w:rsidP="0CD8BEC0">
            <w:pPr>
              <w:spacing w:line="240" w:lineRule="auto"/>
              <w:rPr>
                <w:rFonts w:ascii="Apercu Pro" w:eastAsia="Apercu Pro" w:hAnsi="Apercu Pro" w:cs="Apercu Pro"/>
                <w:sz w:val="20"/>
                <w:szCs w:val="20"/>
                <w:highlight w:val="yellow"/>
              </w:rPr>
            </w:pPr>
            <w:r w:rsidRPr="0CD8BEC0">
              <w:rPr>
                <w:rFonts w:ascii="Apercu Pro" w:eastAsia="Apercu Pro" w:hAnsi="Apercu Pro" w:cs="Apercu Pro"/>
                <w:sz w:val="20"/>
                <w:szCs w:val="20"/>
                <w:highlight w:val="yellow"/>
              </w:rPr>
              <w:t>~8/24</w:t>
            </w:r>
          </w:p>
        </w:tc>
        <w:tc>
          <w:tcPr>
            <w:tcW w:w="3018" w:type="dxa"/>
          </w:tcPr>
          <w:p w14:paraId="32D96B81" w14:textId="7C662404" w:rsidR="0092680D" w:rsidRDefault="0092680D"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5, 6, 7, 8,</w:t>
            </w:r>
            <w:r w:rsidR="00A94C2F">
              <w:rPr>
                <w:rFonts w:ascii="Apercu Pro" w:eastAsia="Apercu Pro" w:hAnsi="Apercu Pro" w:cs="Apercu Pro"/>
                <w:sz w:val="20"/>
                <w:szCs w:val="20"/>
              </w:rPr>
              <w:t xml:space="preserve"> 12</w:t>
            </w:r>
          </w:p>
        </w:tc>
        <w:tc>
          <w:tcPr>
            <w:tcW w:w="1247" w:type="dxa"/>
          </w:tcPr>
          <w:p w14:paraId="51486B13" w14:textId="59E82FBE" w:rsidR="00A930F5" w:rsidRDefault="00A930F5"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5</w:t>
            </w:r>
          </w:p>
        </w:tc>
        <w:tc>
          <w:tcPr>
            <w:tcW w:w="4824" w:type="dxa"/>
            <w:tcMar>
              <w:top w:w="70" w:type="dxa"/>
              <w:left w:w="70" w:type="dxa"/>
              <w:bottom w:w="70" w:type="dxa"/>
              <w:right w:w="70" w:type="dxa"/>
            </w:tcMar>
          </w:tcPr>
          <w:p w14:paraId="4E5CA38D" w14:textId="7F6142B1" w:rsidR="00974C2A" w:rsidRDefault="00974C2A" w:rsidP="005B034A">
            <w:pPr>
              <w:spacing w:after="0" w:line="240" w:lineRule="auto"/>
            </w:pPr>
            <w:r w:rsidRPr="5EAD6A25">
              <w:rPr>
                <w:rFonts w:ascii="Apercu Pro" w:eastAsia="Apercu Pro" w:hAnsi="Apercu Pro" w:cs="Apercu Pro"/>
                <w:sz w:val="20"/>
                <w:szCs w:val="20"/>
              </w:rPr>
              <w:t>This CBT builds tool-supported troubleshooting skills. Learners practice using approved resources to diagnose issues, follow the right flow, refine Expert Assist prompts, and validate the fix.</w:t>
            </w:r>
          </w:p>
        </w:tc>
      </w:tr>
      <w:tr w:rsidR="00974C2A" w14:paraId="2C60824F" w14:textId="77777777" w:rsidTr="0CD8BEC0">
        <w:trPr>
          <w:cantSplit/>
          <w:trHeight w:val="244"/>
          <w:jc w:val="center"/>
        </w:trPr>
        <w:tc>
          <w:tcPr>
            <w:tcW w:w="1545" w:type="dxa"/>
            <w:tcMar>
              <w:top w:w="70" w:type="dxa"/>
              <w:left w:w="70" w:type="dxa"/>
              <w:bottom w:w="70" w:type="dxa"/>
              <w:right w:w="70" w:type="dxa"/>
            </w:tcMar>
          </w:tcPr>
          <w:p w14:paraId="093267B2" w14:textId="77777777" w:rsidR="00974C2A" w:rsidRDefault="00974C2A" w:rsidP="005B034A">
            <w:pPr>
              <w:spacing w:after="0" w:line="240" w:lineRule="auto"/>
            </w:pPr>
            <w:r>
              <w:rPr>
                <w:rFonts w:ascii="Apercu Pro" w:eastAsia="Apercu Pro" w:hAnsi="Apercu Pro" w:cs="Apercu Pro"/>
                <w:sz w:val="20"/>
              </w:rPr>
              <w:t>How to Use Active Listening While Troubleshooting</w:t>
            </w:r>
          </w:p>
        </w:tc>
        <w:tc>
          <w:tcPr>
            <w:tcW w:w="1412" w:type="dxa"/>
            <w:tcMar>
              <w:top w:w="70" w:type="dxa"/>
              <w:left w:w="70" w:type="dxa"/>
              <w:bottom w:w="70" w:type="dxa"/>
              <w:right w:w="70" w:type="dxa"/>
            </w:tcMar>
          </w:tcPr>
          <w:p w14:paraId="6DC0D0AF" w14:textId="77777777" w:rsidR="00974C2A" w:rsidRDefault="00974C2A" w:rsidP="005B034A">
            <w:pPr>
              <w:spacing w:after="0" w:line="240" w:lineRule="auto"/>
            </w:pPr>
            <w:r>
              <w:rPr>
                <w:rFonts w:ascii="Apercu Pro" w:eastAsia="Apercu Pro" w:hAnsi="Apercu Pro" w:cs="Apercu Pro"/>
                <w:sz w:val="20"/>
              </w:rPr>
              <w:t>CBT</w:t>
            </w:r>
          </w:p>
        </w:tc>
        <w:tc>
          <w:tcPr>
            <w:tcW w:w="990" w:type="dxa"/>
            <w:tcMar>
              <w:top w:w="70" w:type="dxa"/>
              <w:left w:w="70" w:type="dxa"/>
              <w:bottom w:w="70" w:type="dxa"/>
              <w:right w:w="70" w:type="dxa"/>
            </w:tcMar>
          </w:tcPr>
          <w:p w14:paraId="1912AC2F" w14:textId="77777777" w:rsidR="00974C2A" w:rsidRDefault="00974C2A" w:rsidP="005B034A">
            <w:pPr>
              <w:spacing w:after="0" w:line="240" w:lineRule="auto"/>
            </w:pPr>
            <w:r>
              <w:rPr>
                <w:rFonts w:ascii="Apercu Pro" w:eastAsia="Apercu Pro" w:hAnsi="Apercu Pro" w:cs="Apercu Pro"/>
                <w:sz w:val="20"/>
              </w:rPr>
              <w:t>20 min</w:t>
            </w:r>
          </w:p>
        </w:tc>
        <w:tc>
          <w:tcPr>
            <w:tcW w:w="2070" w:type="dxa"/>
            <w:tcMar>
              <w:top w:w="70" w:type="dxa"/>
              <w:left w:w="70" w:type="dxa"/>
              <w:bottom w:w="70" w:type="dxa"/>
              <w:right w:w="70" w:type="dxa"/>
            </w:tcMar>
          </w:tcPr>
          <w:p w14:paraId="17AA3FE7" w14:textId="4496213F" w:rsidR="0CD8BEC0" w:rsidRDefault="0CD8BEC0" w:rsidP="0CD8BEC0">
            <w:pPr>
              <w:spacing w:line="240" w:lineRule="auto"/>
              <w:rPr>
                <w:rFonts w:ascii="Apercu Pro" w:eastAsia="Apercu Pro" w:hAnsi="Apercu Pro" w:cs="Apercu Pro"/>
                <w:sz w:val="20"/>
                <w:szCs w:val="20"/>
                <w:highlight w:val="yellow"/>
              </w:rPr>
            </w:pPr>
            <w:r w:rsidRPr="0CD8BEC0">
              <w:rPr>
                <w:rFonts w:ascii="Apercu Pro" w:eastAsia="Apercu Pro" w:hAnsi="Apercu Pro" w:cs="Apercu Pro"/>
                <w:sz w:val="20"/>
                <w:szCs w:val="20"/>
                <w:highlight w:val="yellow"/>
              </w:rPr>
              <w:t>~8/24</w:t>
            </w:r>
          </w:p>
          <w:p w14:paraId="53AF701C" w14:textId="16FA2C8F" w:rsidR="0CD8BEC0" w:rsidRDefault="0CD8BEC0" w:rsidP="0CD8BEC0">
            <w:pPr>
              <w:spacing w:line="240" w:lineRule="auto"/>
              <w:rPr>
                <w:rFonts w:ascii="Apercu Pro" w:eastAsia="Apercu Pro" w:hAnsi="Apercu Pro" w:cs="Apercu Pro"/>
                <w:sz w:val="20"/>
                <w:szCs w:val="20"/>
                <w:highlight w:val="yellow"/>
              </w:rPr>
            </w:pPr>
          </w:p>
        </w:tc>
        <w:tc>
          <w:tcPr>
            <w:tcW w:w="3018" w:type="dxa"/>
          </w:tcPr>
          <w:p w14:paraId="5CD10968" w14:textId="12CFEC16" w:rsidR="0092680D" w:rsidRDefault="0092680D"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9, 10</w:t>
            </w:r>
            <w:r w:rsidR="00A94C2F">
              <w:rPr>
                <w:rFonts w:ascii="Apercu Pro" w:eastAsia="Apercu Pro" w:hAnsi="Apercu Pro" w:cs="Apercu Pro"/>
                <w:sz w:val="20"/>
                <w:szCs w:val="20"/>
              </w:rPr>
              <w:t>, 11</w:t>
            </w:r>
          </w:p>
        </w:tc>
        <w:tc>
          <w:tcPr>
            <w:tcW w:w="1247" w:type="dxa"/>
          </w:tcPr>
          <w:p w14:paraId="2C74D3B0" w14:textId="278DD47F" w:rsidR="0022217D" w:rsidRDefault="0022217D"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p>
        </w:tc>
        <w:tc>
          <w:tcPr>
            <w:tcW w:w="4824" w:type="dxa"/>
            <w:tcMar>
              <w:top w:w="70" w:type="dxa"/>
              <w:left w:w="70" w:type="dxa"/>
              <w:bottom w:w="70" w:type="dxa"/>
              <w:right w:w="70" w:type="dxa"/>
            </w:tcMar>
          </w:tcPr>
          <w:p w14:paraId="7C643C0C" w14:textId="46545605" w:rsidR="00974C2A" w:rsidRDefault="00974C2A" w:rsidP="005B034A">
            <w:pPr>
              <w:spacing w:after="0" w:line="240" w:lineRule="auto"/>
            </w:pPr>
            <w:r w:rsidRPr="029FE442">
              <w:rPr>
                <w:rFonts w:ascii="Apercu Pro" w:eastAsia="Apercu Pro" w:hAnsi="Apercu Pro" w:cs="Apercu Pro"/>
                <w:sz w:val="20"/>
                <w:szCs w:val="20"/>
              </w:rPr>
              <w:t>This CBT adapts Active Listening with LINDA for troubleshooting conversations. Learners practice recognizing customer cues, adjusting communication, and maintaining ownership while continuing the troubleshooting process.</w:t>
            </w:r>
          </w:p>
        </w:tc>
      </w:tr>
      <w:tr w:rsidR="00974C2A" w14:paraId="335101D8" w14:textId="77777777" w:rsidTr="0CD8BEC0">
        <w:trPr>
          <w:cantSplit/>
          <w:trHeight w:val="244"/>
          <w:jc w:val="center"/>
        </w:trPr>
        <w:tc>
          <w:tcPr>
            <w:tcW w:w="1545" w:type="dxa"/>
            <w:tcMar>
              <w:top w:w="70" w:type="dxa"/>
              <w:left w:w="70" w:type="dxa"/>
              <w:bottom w:w="70" w:type="dxa"/>
              <w:right w:w="70" w:type="dxa"/>
            </w:tcMar>
          </w:tcPr>
          <w:p w14:paraId="0D73E48C" w14:textId="77777777" w:rsidR="00974C2A" w:rsidRDefault="00974C2A" w:rsidP="005B034A">
            <w:pPr>
              <w:spacing w:after="0" w:line="240" w:lineRule="auto"/>
            </w:pPr>
            <w:r>
              <w:rPr>
                <w:rFonts w:ascii="Apercu Pro" w:eastAsia="Apercu Pro" w:hAnsi="Apercu Pro" w:cs="Apercu Pro"/>
                <w:sz w:val="20"/>
              </w:rPr>
              <w:t>When Troubleshooting Does Not Resolve the Issue</w:t>
            </w:r>
          </w:p>
        </w:tc>
        <w:tc>
          <w:tcPr>
            <w:tcW w:w="1412" w:type="dxa"/>
            <w:tcMar>
              <w:top w:w="70" w:type="dxa"/>
              <w:left w:w="70" w:type="dxa"/>
              <w:bottom w:w="70" w:type="dxa"/>
              <w:right w:w="70" w:type="dxa"/>
            </w:tcMar>
          </w:tcPr>
          <w:p w14:paraId="32138C27" w14:textId="77777777" w:rsidR="00974C2A" w:rsidRDefault="00974C2A" w:rsidP="005B034A">
            <w:pPr>
              <w:spacing w:after="0" w:line="240" w:lineRule="auto"/>
            </w:pPr>
            <w:r>
              <w:rPr>
                <w:rFonts w:ascii="Apercu Pro" w:eastAsia="Apercu Pro" w:hAnsi="Apercu Pro" w:cs="Apercu Pro"/>
                <w:sz w:val="20"/>
              </w:rPr>
              <w:t>Micro-CBT</w:t>
            </w:r>
          </w:p>
        </w:tc>
        <w:tc>
          <w:tcPr>
            <w:tcW w:w="990" w:type="dxa"/>
            <w:tcMar>
              <w:top w:w="70" w:type="dxa"/>
              <w:left w:w="70" w:type="dxa"/>
              <w:bottom w:w="70" w:type="dxa"/>
              <w:right w:w="70" w:type="dxa"/>
            </w:tcMar>
          </w:tcPr>
          <w:p w14:paraId="32F47DF9" w14:textId="77777777" w:rsidR="00974C2A" w:rsidRDefault="00974C2A" w:rsidP="005B034A">
            <w:pPr>
              <w:spacing w:after="0" w:line="240" w:lineRule="auto"/>
            </w:pPr>
            <w:r>
              <w:rPr>
                <w:rFonts w:ascii="Apercu Pro" w:eastAsia="Apercu Pro" w:hAnsi="Apercu Pro" w:cs="Apercu Pro"/>
                <w:sz w:val="20"/>
              </w:rPr>
              <w:t>15 min</w:t>
            </w:r>
          </w:p>
        </w:tc>
        <w:tc>
          <w:tcPr>
            <w:tcW w:w="2070" w:type="dxa"/>
            <w:tcMar>
              <w:top w:w="70" w:type="dxa"/>
              <w:left w:w="70" w:type="dxa"/>
              <w:bottom w:w="70" w:type="dxa"/>
              <w:right w:w="70" w:type="dxa"/>
            </w:tcMar>
          </w:tcPr>
          <w:p w14:paraId="58852B12" w14:textId="4496213F" w:rsidR="0CD8BEC0" w:rsidRDefault="0CD8BEC0" w:rsidP="0CD8BEC0">
            <w:pPr>
              <w:spacing w:line="240" w:lineRule="auto"/>
              <w:rPr>
                <w:rFonts w:ascii="Apercu Pro" w:eastAsia="Apercu Pro" w:hAnsi="Apercu Pro" w:cs="Apercu Pro"/>
                <w:sz w:val="20"/>
                <w:szCs w:val="20"/>
                <w:highlight w:val="yellow"/>
              </w:rPr>
            </w:pPr>
            <w:r w:rsidRPr="0CD8BEC0">
              <w:rPr>
                <w:rFonts w:ascii="Apercu Pro" w:eastAsia="Apercu Pro" w:hAnsi="Apercu Pro" w:cs="Apercu Pro"/>
                <w:sz w:val="20"/>
                <w:szCs w:val="20"/>
                <w:highlight w:val="yellow"/>
              </w:rPr>
              <w:t>~8/24</w:t>
            </w:r>
          </w:p>
          <w:p w14:paraId="1202B896" w14:textId="45F0C51F" w:rsidR="0CD8BEC0" w:rsidRDefault="0CD8BEC0" w:rsidP="0CD8BEC0">
            <w:pPr>
              <w:spacing w:line="240" w:lineRule="auto"/>
              <w:rPr>
                <w:rFonts w:ascii="Apercu Pro" w:eastAsia="Apercu Pro" w:hAnsi="Apercu Pro" w:cs="Apercu Pro"/>
                <w:sz w:val="20"/>
                <w:szCs w:val="20"/>
                <w:highlight w:val="yellow"/>
              </w:rPr>
            </w:pPr>
          </w:p>
        </w:tc>
        <w:tc>
          <w:tcPr>
            <w:tcW w:w="3018" w:type="dxa"/>
          </w:tcPr>
          <w:p w14:paraId="6A8B7DDA" w14:textId="01B69A21" w:rsidR="00A94C2F" w:rsidRDefault="00A94C2F"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13, 14</w:t>
            </w:r>
          </w:p>
        </w:tc>
        <w:tc>
          <w:tcPr>
            <w:tcW w:w="1247" w:type="dxa"/>
          </w:tcPr>
          <w:p w14:paraId="1830604D" w14:textId="00EC2034" w:rsidR="007801D7" w:rsidRDefault="007801D7"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2</w:t>
            </w:r>
          </w:p>
        </w:tc>
        <w:tc>
          <w:tcPr>
            <w:tcW w:w="4824" w:type="dxa"/>
            <w:tcMar>
              <w:top w:w="70" w:type="dxa"/>
              <w:left w:w="70" w:type="dxa"/>
              <w:bottom w:w="70" w:type="dxa"/>
              <w:right w:w="70" w:type="dxa"/>
            </w:tcMar>
          </w:tcPr>
          <w:p w14:paraId="68919012" w14:textId="6D9C1722" w:rsidR="00974C2A" w:rsidRDefault="00974C2A" w:rsidP="005B034A">
            <w:pPr>
              <w:spacing w:after="0" w:line="240" w:lineRule="auto"/>
            </w:pPr>
            <w:r w:rsidRPr="05C7FA2E">
              <w:rPr>
                <w:rFonts w:ascii="Apercu Pro" w:eastAsia="Apercu Pro" w:hAnsi="Apercu Pro" w:cs="Apercu Pro"/>
                <w:sz w:val="20"/>
                <w:szCs w:val="20"/>
              </w:rPr>
              <w:t>This micro-CBT helps Experts recognize when troubleshooting has reached its limit. Learners practice confirming missed details, choosing the right next step, maintaining ownership, and recapping the outcome clearly.</w:t>
            </w:r>
          </w:p>
        </w:tc>
      </w:tr>
    </w:tbl>
    <w:p w14:paraId="58C5DDAA" w14:textId="77777777" w:rsidR="00A5137E" w:rsidRDefault="00A5137E" w:rsidP="005B034A">
      <w:pPr>
        <w:spacing w:after="0" w:line="240" w:lineRule="auto"/>
      </w:pPr>
    </w:p>
    <w:p w14:paraId="615FE51E" w14:textId="7964A767" w:rsidR="279E7176" w:rsidRDefault="00A5137E" w:rsidP="005B034A">
      <w:pPr>
        <w:pStyle w:val="Subtitle"/>
        <w:spacing w:after="0" w:line="240" w:lineRule="auto"/>
        <w:rPr>
          <w:rFonts w:hint="eastAsia"/>
        </w:rPr>
      </w:pPr>
      <w:r w:rsidRPr="00A5137E">
        <w:t>Simulation Strategy </w:t>
      </w:r>
      <w:r w:rsidR="00385727">
        <w:t>(~1 hour 40 minutes)</w:t>
      </w:r>
    </w:p>
    <w:p w14:paraId="040F955A" w14:textId="51BA3531" w:rsidR="6AF2B70F" w:rsidRDefault="6AF2B70F" w:rsidP="005B034A">
      <w:pPr>
        <w:spacing w:after="0" w:line="240" w:lineRule="auto"/>
      </w:pPr>
      <w:r w:rsidRPr="4604736F">
        <w:rPr>
          <w:rFonts w:ascii="Aptos" w:eastAsia="Aptos" w:hAnsi="Aptos" w:cs="Aptos"/>
          <w:color w:val="000000" w:themeColor="text1"/>
        </w:rPr>
        <w:t>Experts should practice troubleshooting as a structured loop: listen, probe, identify the likely root cause, use the correct tool or workflow, test the result, and decide the next step.</w:t>
      </w:r>
    </w:p>
    <w:p w14:paraId="26E2E226" w14:textId="0A2911D9" w:rsidR="279E7176" w:rsidRDefault="6AF2B70F" w:rsidP="005B034A">
      <w:pPr>
        <w:spacing w:after="0" w:line="240" w:lineRule="auto"/>
      </w:pPr>
      <w:r w:rsidRPr="4604736F">
        <w:rPr>
          <w:rFonts w:ascii="Aptos" w:eastAsia="Aptos" w:hAnsi="Aptos" w:cs="Aptos"/>
          <w:color w:val="000000" w:themeColor="text1"/>
        </w:rPr>
        <w:t>Simulations should progress from choosing a starting path to tool-supported troubleshooting, unresolved-issue decisioning, advanced discovery, documentation, and end-to-end calls.</w:t>
      </w:r>
    </w:p>
    <w:p w14:paraId="4889E8C1" w14:textId="6A2C526F" w:rsidR="00167D49" w:rsidRPr="000D06F7" w:rsidRDefault="00E27ED9" w:rsidP="005B034A">
      <w:pPr>
        <w:spacing w:after="0" w:line="240" w:lineRule="auto"/>
      </w:pPr>
      <w:r w:rsidRPr="00E27ED9">
        <w:rPr>
          <w:b/>
          <w:bCs/>
        </w:rPr>
        <w:t>Total Simulations-</w:t>
      </w:r>
      <w:r>
        <w:t xml:space="preserve"> 13</w:t>
      </w:r>
    </w:p>
    <w:p w14:paraId="39214F88" w14:textId="070EBA64" w:rsidR="000A38F7" w:rsidRDefault="00385727" w:rsidP="005B034A">
      <w:pPr>
        <w:spacing w:after="0" w:line="240" w:lineRule="auto"/>
      </w:pPr>
      <w:r w:rsidRPr="00385727">
        <w:rPr>
          <w:noProof/>
        </w:rPr>
        <w:drawing>
          <wp:inline distT="0" distB="0" distL="0" distR="0" wp14:anchorId="6C4AE8F6" wp14:editId="5CB84B43">
            <wp:extent cx="8902700" cy="4472275"/>
            <wp:effectExtent l="0" t="0" r="0" b="5080"/>
            <wp:docPr id="75531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10612" name=""/>
                    <pic:cNvPicPr/>
                  </pic:nvPicPr>
                  <pic:blipFill>
                    <a:blip r:embed="rId19"/>
                    <a:stretch>
                      <a:fillRect/>
                    </a:stretch>
                  </pic:blipFill>
                  <pic:spPr>
                    <a:xfrm>
                      <a:off x="0" y="0"/>
                      <a:ext cx="8912386" cy="4477141"/>
                    </a:xfrm>
                    <a:prstGeom prst="rect">
                      <a:avLst/>
                    </a:prstGeom>
                  </pic:spPr>
                </pic:pic>
              </a:graphicData>
            </a:graphic>
          </wp:inline>
        </w:drawing>
      </w:r>
    </w:p>
    <w:p w14:paraId="7967DED0" w14:textId="77777777" w:rsidR="000A38F7" w:rsidRPr="00540697" w:rsidRDefault="000A38F7" w:rsidP="005B034A">
      <w:pPr>
        <w:spacing w:after="0" w:line="240" w:lineRule="auto"/>
      </w:pPr>
      <w:bookmarkStart w:id="67" w:name="_Learning_Block:_Activations_1"/>
      <w:bookmarkEnd w:id="67"/>
    </w:p>
    <w:p w14:paraId="384D9370" w14:textId="3959223B" w:rsidR="008A5C4A" w:rsidRPr="00DB281B" w:rsidRDefault="008A5C4A" w:rsidP="005B034A">
      <w:pPr>
        <w:pStyle w:val="Heading2"/>
        <w:spacing w:before="0" w:after="0" w:line="240" w:lineRule="auto"/>
        <w:rPr>
          <w:rFonts w:hint="eastAsia"/>
          <w:u w:val="single"/>
        </w:rPr>
      </w:pPr>
      <w:bookmarkStart w:id="68" w:name="_Toc236830914"/>
      <w:r w:rsidRPr="00DB281B">
        <w:rPr>
          <w:u w:val="single"/>
        </w:rPr>
        <w:t xml:space="preserve">Learning Block </w:t>
      </w:r>
      <w:r>
        <w:rPr>
          <w:u w:val="single"/>
        </w:rPr>
        <w:t>8</w:t>
      </w:r>
      <w:r w:rsidRPr="00DB281B">
        <w:rPr>
          <w:u w:val="single"/>
        </w:rPr>
        <w:t xml:space="preserve">: </w:t>
      </w:r>
      <w:r w:rsidR="0016080E">
        <w:rPr>
          <w:u w:val="single"/>
        </w:rPr>
        <w:t>Call Flow Stage 2</w:t>
      </w:r>
      <w:r w:rsidR="00B46CEB">
        <w:rPr>
          <w:u w:val="single"/>
        </w:rPr>
        <w:t xml:space="preserve">: </w:t>
      </w:r>
      <w:r w:rsidR="0016080E">
        <w:rPr>
          <w:u w:val="single"/>
        </w:rPr>
        <w:t>Solve &amp; Test</w:t>
      </w:r>
      <w:r w:rsidR="00B46CEB">
        <w:rPr>
          <w:u w:val="single"/>
        </w:rPr>
        <w:t xml:space="preserve"> </w:t>
      </w:r>
      <w:r w:rsidR="0016080E">
        <w:rPr>
          <w:u w:val="single"/>
        </w:rPr>
        <w:t xml:space="preserve">- </w:t>
      </w:r>
      <w:r w:rsidRPr="00DB281B">
        <w:rPr>
          <w:u w:val="single"/>
        </w:rPr>
        <w:t xml:space="preserve">Device </w:t>
      </w:r>
      <w:r w:rsidR="00442AA2">
        <w:rPr>
          <w:u w:val="single"/>
        </w:rPr>
        <w:t>Basics</w:t>
      </w:r>
      <w:bookmarkEnd w:id="68"/>
    </w:p>
    <w:p w14:paraId="131E0BB4" w14:textId="77777777" w:rsidR="008A5C4A" w:rsidRDefault="008A5C4A" w:rsidP="005B034A">
      <w:pPr>
        <w:pStyle w:val="Subtitle"/>
        <w:spacing w:after="0" w:line="240" w:lineRule="auto"/>
        <w:rPr>
          <w:rFonts w:hint="eastAsia"/>
        </w:rPr>
      </w:pPr>
      <w:r>
        <w:t>Purpose of the learning block</w:t>
      </w:r>
    </w:p>
    <w:p w14:paraId="2E47E39E" w14:textId="0A60E717" w:rsidR="008A5C4A" w:rsidRPr="000440AA" w:rsidRDefault="0016080E" w:rsidP="005B034A">
      <w:pPr>
        <w:spacing w:after="0" w:line="240" w:lineRule="auto"/>
      </w:pPr>
      <w:r w:rsidRPr="0016080E">
        <w:t xml:space="preserve">The Device Basics learning block introduces Experts to common Apple and Android devices and the resources used to provide accurate, device-specific support. By the end of the block, </w:t>
      </w:r>
      <w:r w:rsidR="008A5C4A" w:rsidRPr="000440AA">
        <w:t xml:space="preserve">Experts </w:t>
      </w:r>
      <w:r w:rsidRPr="0016080E">
        <w:t>should be able to identify the customer’s device, operating system, account ecosystem, and connected accessories; explain practical differences between iOS and Android; locate common settings; and use Ozmo and Expert Assist to validate guidance before providing instructions. Experts will also practice clarifying incomplete or imprecise device information and adjusting their guidance when the customer’s screen does not match the expected path, building practical device fluency without relying on memorization.</w:t>
      </w:r>
    </w:p>
    <w:p w14:paraId="16F3F792" w14:textId="77777777" w:rsidR="008A5C4A" w:rsidRDefault="008A5C4A" w:rsidP="005B034A">
      <w:pPr>
        <w:pStyle w:val="Subtitle"/>
        <w:spacing w:after="0" w:line="240" w:lineRule="auto"/>
        <w:rPr>
          <w:rFonts w:hint="eastAsia"/>
        </w:rPr>
      </w:pPr>
      <w:r>
        <w:t>Learning Objectives</w:t>
      </w:r>
    </w:p>
    <w:p w14:paraId="286D6758" w14:textId="77777777" w:rsidR="008A5C4A" w:rsidRPr="00CB6249" w:rsidRDefault="008A5C4A" w:rsidP="005B034A">
      <w:pPr>
        <w:spacing w:after="0" w:line="240" w:lineRule="auto"/>
      </w:pPr>
      <w:r>
        <w:t>T</w:t>
      </w:r>
      <w:r w:rsidRPr="00CB6249">
        <w:t>he proposed learning objectives for this learning block are: </w:t>
      </w:r>
    </w:p>
    <w:p w14:paraId="3EB8B5B2" w14:textId="77777777" w:rsidR="00C43847" w:rsidRDefault="00C43847" w:rsidP="00986EED">
      <w:pPr>
        <w:pStyle w:val="ListParagraph"/>
        <w:numPr>
          <w:ilvl w:val="0"/>
          <w:numId w:val="60"/>
        </w:numPr>
        <w:spacing w:after="0" w:line="240" w:lineRule="auto"/>
      </w:pPr>
      <w:r>
        <w:t>Identify the customer’s device, operating system, account ecosystem, and relevant connected accessories before providing guidance.</w:t>
      </w:r>
    </w:p>
    <w:p w14:paraId="4F1F4062" w14:textId="77777777" w:rsidR="00C43847" w:rsidRDefault="00C43847" w:rsidP="00986EED">
      <w:pPr>
        <w:pStyle w:val="ListParagraph"/>
        <w:numPr>
          <w:ilvl w:val="0"/>
          <w:numId w:val="60"/>
        </w:numPr>
        <w:spacing w:after="0" w:line="240" w:lineRule="auto"/>
      </w:pPr>
      <w:r>
        <w:t>Explain practical differences between iOS and Android that affect the customer’s device, settings, or intended action.</w:t>
      </w:r>
    </w:p>
    <w:p w14:paraId="7CF5DDD1" w14:textId="77777777" w:rsidR="00C43847" w:rsidRDefault="00C43847" w:rsidP="00986EED">
      <w:pPr>
        <w:pStyle w:val="ListParagraph"/>
        <w:numPr>
          <w:ilvl w:val="0"/>
          <w:numId w:val="60"/>
        </w:numPr>
        <w:spacing w:after="0" w:line="240" w:lineRule="auto"/>
      </w:pPr>
      <w:r>
        <w:t>Guide customers to commonly used device settings by providing clear, sequenced instructions and confirming they reach the intended location or outcome.</w:t>
      </w:r>
    </w:p>
    <w:p w14:paraId="7A2A9A25" w14:textId="6A3422CC" w:rsidR="008A5C4A" w:rsidRDefault="00C43847" w:rsidP="00986EED">
      <w:pPr>
        <w:pStyle w:val="ListParagraph"/>
        <w:numPr>
          <w:ilvl w:val="0"/>
          <w:numId w:val="60"/>
        </w:numPr>
        <w:spacing w:after="0" w:line="240" w:lineRule="auto"/>
      </w:pPr>
      <w:r>
        <w:t>Demonstrate how to Ozmo and Expert Assist to locate, validate, and apply accurate device-specific instructions rather than relying on memorized steps.</w:t>
      </w:r>
    </w:p>
    <w:p w14:paraId="27791227" w14:textId="77777777" w:rsidR="00566EF9" w:rsidRDefault="00566EF9" w:rsidP="005B034A">
      <w:pPr>
        <w:pStyle w:val="Subtitle"/>
        <w:spacing w:after="0" w:line="240" w:lineRule="auto"/>
        <w:rPr>
          <w:rFonts w:hint="eastAsia"/>
        </w:rPr>
      </w:pPr>
      <w:r>
        <w:t>Key Questions Answered</w:t>
      </w:r>
    </w:p>
    <w:p w14:paraId="4ACF00BE" w14:textId="77777777" w:rsidR="00816CFD" w:rsidRDefault="00816CFD" w:rsidP="005B034A">
      <w:pPr>
        <w:spacing w:after="0" w:line="240" w:lineRule="auto"/>
      </w:pPr>
      <w:r>
        <w:t>The learning block should help Experts answer the following questions: </w:t>
      </w:r>
    </w:p>
    <w:p w14:paraId="025C667F" w14:textId="77777777" w:rsidR="00816CFD" w:rsidRPr="00F17FF2" w:rsidRDefault="00816CFD" w:rsidP="005B034A">
      <w:pPr>
        <w:spacing w:after="0" w:line="240" w:lineRule="auto"/>
        <w:rPr>
          <w:b/>
          <w:bCs/>
        </w:rPr>
      </w:pPr>
      <w:r w:rsidRPr="00F17FF2">
        <w:rPr>
          <w:b/>
          <w:bCs/>
        </w:rPr>
        <w:t>Device and Ecosystem Identification</w:t>
      </w:r>
    </w:p>
    <w:p w14:paraId="2DD4D813" w14:textId="77777777" w:rsidR="00816CFD" w:rsidRPr="00F17FF2" w:rsidRDefault="00816CFD" w:rsidP="00986EED">
      <w:pPr>
        <w:numPr>
          <w:ilvl w:val="0"/>
          <w:numId w:val="46"/>
        </w:numPr>
        <w:spacing w:after="0" w:line="240" w:lineRule="auto"/>
      </w:pPr>
      <w:r w:rsidRPr="00F17FF2">
        <w:t xml:space="preserve">What device, operating system, and account ecosystem does the customer have? </w:t>
      </w:r>
    </w:p>
    <w:p w14:paraId="597224C0" w14:textId="77777777" w:rsidR="00816CFD" w:rsidRPr="00F17FF2" w:rsidRDefault="00816CFD" w:rsidP="00986EED">
      <w:pPr>
        <w:numPr>
          <w:ilvl w:val="0"/>
          <w:numId w:val="46"/>
        </w:numPr>
        <w:spacing w:after="0" w:line="240" w:lineRule="auto"/>
      </w:pPr>
      <w:r w:rsidRPr="00F17FF2">
        <w:t xml:space="preserve">Is a connected watch, headset, or other accessory involved? </w:t>
      </w:r>
    </w:p>
    <w:p w14:paraId="0AF8AE0C" w14:textId="77777777" w:rsidR="00816CFD" w:rsidRPr="00F17FF2" w:rsidRDefault="00816CFD" w:rsidP="00986EED">
      <w:pPr>
        <w:numPr>
          <w:ilvl w:val="0"/>
          <w:numId w:val="46"/>
        </w:numPr>
        <w:spacing w:after="0" w:line="240" w:lineRule="auto"/>
      </w:pPr>
      <w:r w:rsidRPr="00F17FF2">
        <w:t xml:space="preserve">Which account or ecosystem is connected to the customer’s concern? </w:t>
      </w:r>
    </w:p>
    <w:p w14:paraId="0139C31A" w14:textId="77777777" w:rsidR="00816CFD" w:rsidRPr="00F17FF2" w:rsidRDefault="00816CFD" w:rsidP="00986EED">
      <w:pPr>
        <w:numPr>
          <w:ilvl w:val="0"/>
          <w:numId w:val="46"/>
        </w:numPr>
        <w:spacing w:after="0" w:line="240" w:lineRule="auto"/>
      </w:pPr>
      <w:r w:rsidRPr="00F17FF2">
        <w:t xml:space="preserve">What practical differences between iOS and Android affect the customer’s goal? </w:t>
      </w:r>
    </w:p>
    <w:p w14:paraId="1FFE6D87" w14:textId="77777777" w:rsidR="00816CFD" w:rsidRPr="00F17FF2" w:rsidRDefault="00816CFD" w:rsidP="005B034A">
      <w:pPr>
        <w:spacing w:after="0" w:line="240" w:lineRule="auto"/>
        <w:rPr>
          <w:b/>
          <w:bCs/>
        </w:rPr>
      </w:pPr>
      <w:r w:rsidRPr="00F17FF2">
        <w:rPr>
          <w:b/>
          <w:bCs/>
        </w:rPr>
        <w:t>Customer Need and Discovery</w:t>
      </w:r>
    </w:p>
    <w:p w14:paraId="7EBC868B" w14:textId="77777777" w:rsidR="00816CFD" w:rsidRPr="00F17FF2" w:rsidRDefault="00816CFD" w:rsidP="00986EED">
      <w:pPr>
        <w:numPr>
          <w:ilvl w:val="0"/>
          <w:numId w:val="47"/>
        </w:numPr>
        <w:spacing w:after="0" w:line="240" w:lineRule="auto"/>
      </w:pPr>
      <w:r w:rsidRPr="00F17FF2">
        <w:t xml:space="preserve">What setting, feature, or device action does the customer need help completing? </w:t>
      </w:r>
    </w:p>
    <w:p w14:paraId="2182782C" w14:textId="77777777" w:rsidR="00816CFD" w:rsidRPr="00F17FF2" w:rsidRDefault="00816CFD" w:rsidP="00986EED">
      <w:pPr>
        <w:numPr>
          <w:ilvl w:val="0"/>
          <w:numId w:val="47"/>
        </w:numPr>
        <w:spacing w:after="0" w:line="240" w:lineRule="auto"/>
      </w:pPr>
      <w:r w:rsidRPr="00F17FF2">
        <w:t xml:space="preserve">What information must Experts gather before providing device-specific instructions? </w:t>
      </w:r>
    </w:p>
    <w:p w14:paraId="254900FC" w14:textId="77777777" w:rsidR="00816CFD" w:rsidRPr="00F17FF2" w:rsidRDefault="00816CFD" w:rsidP="005B034A">
      <w:pPr>
        <w:spacing w:after="0" w:line="240" w:lineRule="auto"/>
        <w:rPr>
          <w:b/>
          <w:bCs/>
        </w:rPr>
      </w:pPr>
      <w:r w:rsidRPr="00F17FF2">
        <w:rPr>
          <w:b/>
          <w:bCs/>
        </w:rPr>
        <w:t>Tool and Resource Use</w:t>
      </w:r>
    </w:p>
    <w:p w14:paraId="7CB78495" w14:textId="77777777" w:rsidR="00816CFD" w:rsidRPr="00F17FF2" w:rsidRDefault="00816CFD" w:rsidP="00986EED">
      <w:pPr>
        <w:numPr>
          <w:ilvl w:val="0"/>
          <w:numId w:val="48"/>
        </w:numPr>
        <w:spacing w:after="0" w:line="240" w:lineRule="auto"/>
      </w:pPr>
      <w:r w:rsidRPr="00F17FF2">
        <w:t xml:space="preserve">How do Experts locate the correct device-specific path in Ozmo? </w:t>
      </w:r>
    </w:p>
    <w:p w14:paraId="27663B72" w14:textId="77777777" w:rsidR="00816CFD" w:rsidRPr="00F17FF2" w:rsidRDefault="00816CFD" w:rsidP="00986EED">
      <w:pPr>
        <w:numPr>
          <w:ilvl w:val="0"/>
          <w:numId w:val="48"/>
        </w:numPr>
        <w:spacing w:after="0" w:line="240" w:lineRule="auto"/>
      </w:pPr>
      <w:r w:rsidRPr="00F17FF2">
        <w:t xml:space="preserve">How do Experts use Expert Assist to validate the guidance? </w:t>
      </w:r>
    </w:p>
    <w:p w14:paraId="18034CDF" w14:textId="77777777" w:rsidR="00816CFD" w:rsidRPr="00F17FF2" w:rsidRDefault="00816CFD" w:rsidP="00986EED">
      <w:pPr>
        <w:numPr>
          <w:ilvl w:val="0"/>
          <w:numId w:val="48"/>
        </w:numPr>
        <w:spacing w:after="0" w:line="240" w:lineRule="auto"/>
      </w:pPr>
      <w:r w:rsidRPr="00F17FF2">
        <w:t xml:space="preserve">How do Experts use approved resources instead of relying on memorized device paths? </w:t>
      </w:r>
    </w:p>
    <w:p w14:paraId="51A8D34A" w14:textId="77777777" w:rsidR="00816CFD" w:rsidRPr="00F17FF2" w:rsidRDefault="00816CFD" w:rsidP="005B034A">
      <w:pPr>
        <w:spacing w:after="0" w:line="240" w:lineRule="auto"/>
        <w:rPr>
          <w:b/>
          <w:bCs/>
        </w:rPr>
      </w:pPr>
      <w:r w:rsidRPr="00F17FF2">
        <w:rPr>
          <w:b/>
          <w:bCs/>
        </w:rPr>
        <w:t>Customer Guidance and Path Adjustment</w:t>
      </w:r>
    </w:p>
    <w:p w14:paraId="54BE9446" w14:textId="77777777" w:rsidR="00816CFD" w:rsidRPr="00F17FF2" w:rsidRDefault="00816CFD" w:rsidP="00986EED">
      <w:pPr>
        <w:numPr>
          <w:ilvl w:val="0"/>
          <w:numId w:val="49"/>
        </w:numPr>
        <w:spacing w:after="0" w:line="240" w:lineRule="auto"/>
      </w:pPr>
      <w:r w:rsidRPr="00F17FF2">
        <w:t xml:space="preserve">How do Experts explain device steps in clear, customer-friendly language? </w:t>
      </w:r>
    </w:p>
    <w:p w14:paraId="2E4B2BD4" w14:textId="77777777" w:rsidR="00816CFD" w:rsidRPr="00F17FF2" w:rsidRDefault="00816CFD" w:rsidP="00986EED">
      <w:pPr>
        <w:numPr>
          <w:ilvl w:val="0"/>
          <w:numId w:val="49"/>
        </w:numPr>
        <w:spacing w:after="0" w:line="240" w:lineRule="auto"/>
      </w:pPr>
      <w:r w:rsidRPr="00F17FF2">
        <w:t xml:space="preserve">What should Experts do when the customer’s screen does not match the expected path? </w:t>
      </w:r>
    </w:p>
    <w:p w14:paraId="14DD3B29" w14:textId="77777777" w:rsidR="00816CFD" w:rsidRPr="00F17FF2" w:rsidRDefault="00816CFD" w:rsidP="00986EED">
      <w:pPr>
        <w:numPr>
          <w:ilvl w:val="0"/>
          <w:numId w:val="49"/>
        </w:numPr>
        <w:spacing w:after="0" w:line="240" w:lineRule="auto"/>
      </w:pPr>
      <w:r w:rsidRPr="00F17FF2">
        <w:t xml:space="preserve">How do Experts adjust the guidance based on the customer’s device, operating system, or current screen? </w:t>
      </w:r>
    </w:p>
    <w:p w14:paraId="063350E4" w14:textId="77777777" w:rsidR="00816CFD" w:rsidRPr="00F17FF2" w:rsidRDefault="00816CFD" w:rsidP="005B034A">
      <w:pPr>
        <w:spacing w:after="0" w:line="240" w:lineRule="auto"/>
        <w:rPr>
          <w:b/>
          <w:bCs/>
        </w:rPr>
      </w:pPr>
      <w:r w:rsidRPr="00F17FF2">
        <w:rPr>
          <w:b/>
          <w:bCs/>
        </w:rPr>
        <w:t>Outcome Confirmation</w:t>
      </w:r>
    </w:p>
    <w:p w14:paraId="79B2E8C2" w14:textId="77777777" w:rsidR="00816CFD" w:rsidRPr="00F17FF2" w:rsidRDefault="00816CFD" w:rsidP="00986EED">
      <w:pPr>
        <w:numPr>
          <w:ilvl w:val="0"/>
          <w:numId w:val="50"/>
        </w:numPr>
        <w:spacing w:after="0" w:line="240" w:lineRule="auto"/>
      </w:pPr>
      <w:r w:rsidRPr="00F17FF2">
        <w:t xml:space="preserve">How do Experts confirm that the customer completed the intended action? </w:t>
      </w:r>
    </w:p>
    <w:p w14:paraId="5F984194" w14:textId="77777777" w:rsidR="00816CFD" w:rsidRPr="00F17FF2" w:rsidRDefault="00816CFD" w:rsidP="00986EED">
      <w:pPr>
        <w:numPr>
          <w:ilvl w:val="0"/>
          <w:numId w:val="50"/>
        </w:numPr>
        <w:spacing w:after="0" w:line="240" w:lineRule="auto"/>
      </w:pPr>
      <w:r w:rsidRPr="00F17FF2">
        <w:t>How do Experts verify that the selected setting, feature, or device change produced the expected result?</w:t>
      </w:r>
    </w:p>
    <w:p w14:paraId="0F6FD25F" w14:textId="77777777" w:rsidR="008A5C4A" w:rsidRPr="00056471" w:rsidRDefault="008A5C4A" w:rsidP="005B034A">
      <w:pPr>
        <w:pStyle w:val="ListParagraph"/>
        <w:spacing w:after="0" w:line="240" w:lineRule="auto"/>
      </w:pPr>
    </w:p>
    <w:p w14:paraId="4FE64620" w14:textId="77777777" w:rsidR="008A5C4A" w:rsidRDefault="008A5C4A" w:rsidP="005B034A">
      <w:pPr>
        <w:pStyle w:val="Subtitle"/>
        <w:spacing w:after="0" w:line="240" w:lineRule="auto"/>
        <w:rPr>
          <w:rFonts w:hint="eastAsia"/>
        </w:rPr>
      </w:pPr>
      <w:r>
        <w:t>Core Capabilities</w:t>
      </w:r>
    </w:p>
    <w:p w14:paraId="45B296DC" w14:textId="77777777" w:rsidR="004724B1" w:rsidRPr="004724B1" w:rsidRDefault="004724B1" w:rsidP="005B034A">
      <w:pPr>
        <w:spacing w:after="0" w:line="240" w:lineRule="auto"/>
        <w:rPr>
          <w:rFonts w:eastAsia="Times New Roman" w:cs="Times New Roman"/>
          <w:kern w:val="0"/>
          <w14:ligatures w14:val="none"/>
        </w:rPr>
      </w:pPr>
      <w:r w:rsidRPr="004724B1">
        <w:rPr>
          <w:rFonts w:eastAsia="Times New Roman" w:cs="Times New Roman"/>
          <w:kern w:val="0"/>
          <w14:ligatures w14:val="none"/>
        </w:rPr>
        <w:t>Upon successful completion of this learning block, Experts are prepared to:</w:t>
      </w:r>
    </w:p>
    <w:p w14:paraId="6F52432C" w14:textId="77777777" w:rsidR="004724B1" w:rsidRPr="004724B1" w:rsidRDefault="004724B1" w:rsidP="00986EED">
      <w:pPr>
        <w:numPr>
          <w:ilvl w:val="0"/>
          <w:numId w:val="135"/>
        </w:numPr>
        <w:spacing w:after="0" w:line="240" w:lineRule="auto"/>
        <w:rPr>
          <w:rFonts w:eastAsia="Times New Roman" w:cs="Times New Roman"/>
          <w:kern w:val="0"/>
          <w14:ligatures w14:val="none"/>
        </w:rPr>
      </w:pPr>
      <w:r w:rsidRPr="004724B1">
        <w:rPr>
          <w:rFonts w:eastAsia="Times New Roman" w:cs="Times New Roman"/>
          <w:kern w:val="0"/>
          <w14:ligatures w14:val="none"/>
        </w:rPr>
        <w:t>Identify the customer’s device environment by recognizing the device type, operating system, ecosystem, and connected accessories needed to support the interaction.</w:t>
      </w:r>
    </w:p>
    <w:p w14:paraId="41E7D33D" w14:textId="77777777" w:rsidR="004724B1" w:rsidRPr="004724B1" w:rsidRDefault="004724B1" w:rsidP="00986EED">
      <w:pPr>
        <w:numPr>
          <w:ilvl w:val="0"/>
          <w:numId w:val="135"/>
        </w:numPr>
        <w:spacing w:after="0" w:line="240" w:lineRule="auto"/>
        <w:rPr>
          <w:rFonts w:eastAsia="Times New Roman" w:cs="Times New Roman"/>
          <w:kern w:val="0"/>
          <w14:ligatures w14:val="none"/>
        </w:rPr>
      </w:pPr>
      <w:r w:rsidRPr="004724B1">
        <w:rPr>
          <w:rFonts w:eastAsia="Times New Roman" w:cs="Times New Roman"/>
          <w:kern w:val="0"/>
          <w14:ligatures w14:val="none"/>
        </w:rPr>
        <w:t>Guide customers through common device settings, features, and operating system functions using accurate, device-specific instructions supported by approved resources.</w:t>
      </w:r>
    </w:p>
    <w:p w14:paraId="759FA658" w14:textId="77777777" w:rsidR="004724B1" w:rsidRPr="004724B1" w:rsidRDefault="004724B1" w:rsidP="00986EED">
      <w:pPr>
        <w:numPr>
          <w:ilvl w:val="0"/>
          <w:numId w:val="135"/>
        </w:numPr>
        <w:spacing w:after="0" w:line="240" w:lineRule="auto"/>
        <w:rPr>
          <w:rFonts w:eastAsia="Times New Roman" w:cs="Times New Roman"/>
          <w:kern w:val="0"/>
          <w14:ligatures w14:val="none"/>
        </w:rPr>
      </w:pPr>
      <w:r w:rsidRPr="004724B1">
        <w:rPr>
          <w:rFonts w:eastAsia="Times New Roman" w:cs="Times New Roman"/>
          <w:kern w:val="0"/>
          <w14:ligatures w14:val="none"/>
        </w:rPr>
        <w:t>Use Ozmo, Expert Assist, and other approved resources to validate device-specific guidance and provide accurate support without relying on memorization.</w:t>
      </w:r>
    </w:p>
    <w:p w14:paraId="08BD8059" w14:textId="77777777" w:rsidR="004724B1" w:rsidRPr="004724B1" w:rsidRDefault="004724B1" w:rsidP="00986EED">
      <w:pPr>
        <w:numPr>
          <w:ilvl w:val="0"/>
          <w:numId w:val="135"/>
        </w:numPr>
        <w:spacing w:after="0" w:line="240" w:lineRule="auto"/>
        <w:rPr>
          <w:rFonts w:eastAsia="Times New Roman" w:cs="Times New Roman"/>
          <w:kern w:val="0"/>
          <w14:ligatures w14:val="none"/>
        </w:rPr>
      </w:pPr>
      <w:r w:rsidRPr="004724B1">
        <w:rPr>
          <w:rFonts w:eastAsia="Times New Roman" w:cs="Times New Roman"/>
          <w:kern w:val="0"/>
          <w14:ligatures w14:val="none"/>
        </w:rPr>
        <w:t>Adapt customer guidance when device configurations, operating systems, or on-screen experiences differ from expected workflows while maintaining customer confidence and ownership.</w:t>
      </w:r>
    </w:p>
    <w:p w14:paraId="68F18BE7" w14:textId="77777777" w:rsidR="004724B1" w:rsidRPr="004724B1" w:rsidRDefault="004724B1" w:rsidP="00986EED">
      <w:pPr>
        <w:numPr>
          <w:ilvl w:val="0"/>
          <w:numId w:val="135"/>
        </w:numPr>
        <w:spacing w:after="0" w:line="240" w:lineRule="auto"/>
        <w:rPr>
          <w:rFonts w:eastAsia="Times New Roman" w:cs="Times New Roman"/>
          <w:kern w:val="0"/>
          <w14:ligatures w14:val="none"/>
        </w:rPr>
      </w:pPr>
      <w:r w:rsidRPr="004724B1">
        <w:rPr>
          <w:rFonts w:eastAsia="Times New Roman" w:cs="Times New Roman"/>
          <w:kern w:val="0"/>
          <w14:ligatures w14:val="none"/>
        </w:rPr>
        <w:t>Confirm that customer actions produced the intended result before proceeding with additional troubleshooting or concluding the interaction.</w:t>
      </w:r>
    </w:p>
    <w:p w14:paraId="15911841" w14:textId="77777777" w:rsidR="004724B1" w:rsidRPr="004724B1" w:rsidRDefault="004724B1" w:rsidP="00986EED">
      <w:pPr>
        <w:numPr>
          <w:ilvl w:val="0"/>
          <w:numId w:val="135"/>
        </w:numPr>
        <w:spacing w:after="0" w:line="240" w:lineRule="auto"/>
        <w:rPr>
          <w:rFonts w:eastAsia="Times New Roman" w:cs="Times New Roman"/>
          <w:kern w:val="0"/>
          <w14:ligatures w14:val="none"/>
        </w:rPr>
      </w:pPr>
      <w:r w:rsidRPr="004724B1">
        <w:rPr>
          <w:rFonts w:eastAsia="Times New Roman" w:cs="Times New Roman"/>
          <w:kern w:val="0"/>
          <w14:ligatures w14:val="none"/>
        </w:rPr>
        <w:t>Build the foundational device knowledge and resource utilization skills required to support troubleshooting, activations, hardware and software diagnosis, and other device-specific customer interactions throughout the remainder of Launchpad.</w:t>
      </w:r>
    </w:p>
    <w:p w14:paraId="782C53E7" w14:textId="77777777" w:rsidR="00892D87" w:rsidRDefault="00892D87" w:rsidP="005B034A">
      <w:pPr>
        <w:pStyle w:val="Subtitle"/>
        <w:spacing w:after="0" w:line="240" w:lineRule="auto"/>
        <w:rPr>
          <w:rFonts w:hint="eastAsia"/>
        </w:rPr>
      </w:pPr>
      <w:r>
        <w:t>Assessment Methods</w:t>
      </w:r>
    </w:p>
    <w:p w14:paraId="579BBA08" w14:textId="77777777" w:rsidR="00892D87" w:rsidRPr="006C363D" w:rsidRDefault="00892D87" w:rsidP="00986EED">
      <w:pPr>
        <w:numPr>
          <w:ilvl w:val="0"/>
          <w:numId w:val="30"/>
        </w:numPr>
        <w:spacing w:after="0" w:line="240" w:lineRule="auto"/>
      </w:pPr>
      <w:r w:rsidRPr="006C363D">
        <w:t xml:space="preserve">Knowledge Check </w:t>
      </w:r>
    </w:p>
    <w:p w14:paraId="0C3C9B27" w14:textId="77777777" w:rsidR="00892D87" w:rsidRDefault="00892D87" w:rsidP="00986EED">
      <w:pPr>
        <w:numPr>
          <w:ilvl w:val="0"/>
          <w:numId w:val="30"/>
        </w:numPr>
        <w:spacing w:after="0" w:line="240" w:lineRule="auto"/>
      </w:pPr>
      <w:r w:rsidRPr="006C363D">
        <w:t xml:space="preserve">Simulation </w:t>
      </w:r>
    </w:p>
    <w:p w14:paraId="0C18DD45" w14:textId="77777777" w:rsidR="00892D87" w:rsidRDefault="00892D87" w:rsidP="00986EED">
      <w:pPr>
        <w:numPr>
          <w:ilvl w:val="1"/>
          <w:numId w:val="30"/>
        </w:numPr>
        <w:spacing w:after="0" w:line="240" w:lineRule="auto"/>
      </w:pPr>
      <w:r>
        <w:t>Training Assist</w:t>
      </w:r>
    </w:p>
    <w:p w14:paraId="30ED5917" w14:textId="77777777" w:rsidR="00892D87" w:rsidRDefault="00892D87" w:rsidP="00986EED">
      <w:pPr>
        <w:numPr>
          <w:ilvl w:val="1"/>
          <w:numId w:val="30"/>
        </w:numPr>
        <w:spacing w:after="0" w:line="240" w:lineRule="auto"/>
      </w:pPr>
      <w:r>
        <w:t>Assima</w:t>
      </w:r>
    </w:p>
    <w:p w14:paraId="1C7F839A" w14:textId="272823DC" w:rsidR="00892D87" w:rsidRDefault="00892D87" w:rsidP="00986EED">
      <w:pPr>
        <w:numPr>
          <w:ilvl w:val="2"/>
          <w:numId w:val="30"/>
        </w:numPr>
        <w:spacing w:after="0" w:line="240" w:lineRule="auto"/>
      </w:pPr>
      <w:r>
        <w:t>Expert Workspace</w:t>
      </w:r>
    </w:p>
    <w:p w14:paraId="3FBA715D" w14:textId="6E9A80D1" w:rsidR="00467C61" w:rsidRDefault="00467C61" w:rsidP="00986EED">
      <w:pPr>
        <w:numPr>
          <w:ilvl w:val="2"/>
          <w:numId w:val="30"/>
        </w:numPr>
        <w:spacing w:after="0" w:line="240" w:lineRule="auto"/>
      </w:pPr>
      <w:r>
        <w:t>OZMO</w:t>
      </w:r>
    </w:p>
    <w:p w14:paraId="62E85FEB" w14:textId="2C0E8A1B" w:rsidR="00892D87" w:rsidRDefault="00641DD3" w:rsidP="00986EED">
      <w:pPr>
        <w:numPr>
          <w:ilvl w:val="2"/>
          <w:numId w:val="30"/>
        </w:numPr>
        <w:spacing w:after="0" w:line="240" w:lineRule="auto"/>
      </w:pPr>
      <w:r>
        <w:t>Expert Assist</w:t>
      </w:r>
    </w:p>
    <w:p w14:paraId="07B4A453" w14:textId="77777777" w:rsidR="00892D87" w:rsidRPr="002B7CF9" w:rsidRDefault="00892D87" w:rsidP="005B034A">
      <w:pPr>
        <w:spacing w:after="0" w:line="240" w:lineRule="auto"/>
      </w:pPr>
    </w:p>
    <w:p w14:paraId="3810B17C" w14:textId="77777777" w:rsidR="00892D87" w:rsidRDefault="00892D87" w:rsidP="005B034A">
      <w:pPr>
        <w:pStyle w:val="Subtitle"/>
        <w:spacing w:after="0" w:line="240" w:lineRule="auto"/>
        <w:rPr>
          <w:rFonts w:hint="eastAsia"/>
        </w:rPr>
      </w:pPr>
      <w:r>
        <w:t>Minimum Performance Expectations</w:t>
      </w:r>
    </w:p>
    <w:p w14:paraId="76C15D65" w14:textId="77777777" w:rsidR="00555A6E" w:rsidRPr="00555A6E" w:rsidRDefault="00555A6E" w:rsidP="005B034A">
      <w:pPr>
        <w:spacing w:after="0" w:line="240" w:lineRule="auto"/>
      </w:pPr>
      <w:r w:rsidRPr="00555A6E">
        <w:t>Experts must demonstrate the ability to:</w:t>
      </w:r>
    </w:p>
    <w:p w14:paraId="7328ED17" w14:textId="77777777" w:rsidR="00555A6E" w:rsidRPr="00555A6E" w:rsidRDefault="00555A6E" w:rsidP="00986EED">
      <w:pPr>
        <w:numPr>
          <w:ilvl w:val="0"/>
          <w:numId w:val="121"/>
        </w:numPr>
        <w:spacing w:after="0" w:line="240" w:lineRule="auto"/>
      </w:pPr>
      <w:r w:rsidRPr="00555A6E">
        <w:t xml:space="preserve">Successfully complete all </w:t>
      </w:r>
      <w:r w:rsidRPr="00555A6E">
        <w:rPr>
          <w:b/>
          <w:bCs/>
        </w:rPr>
        <w:t>18 required Device Basics simulations</w:t>
      </w:r>
      <w:r w:rsidRPr="00555A6E">
        <w:t xml:space="preserve">, including successful re-demonstration of any skill requiring coaching before progressing. </w:t>
      </w:r>
    </w:p>
    <w:p w14:paraId="041C7FDF" w14:textId="77777777" w:rsidR="00555A6E" w:rsidRPr="00555A6E" w:rsidRDefault="00555A6E" w:rsidP="00986EED">
      <w:pPr>
        <w:numPr>
          <w:ilvl w:val="0"/>
          <w:numId w:val="121"/>
        </w:numPr>
        <w:spacing w:after="0" w:line="240" w:lineRule="auto"/>
      </w:pPr>
      <w:r w:rsidRPr="00555A6E">
        <w:t xml:space="preserve">Identify the customer’s </w:t>
      </w:r>
      <w:r w:rsidRPr="00555A6E">
        <w:rPr>
          <w:b/>
          <w:bCs/>
        </w:rPr>
        <w:t>device manufacturer, model, operating system or software version, account ecosystem, connected accessories, and intended outcome</w:t>
      </w:r>
      <w:r w:rsidRPr="00555A6E">
        <w:t xml:space="preserve"> before providing device-specific instructions in </w:t>
      </w:r>
      <w:r w:rsidRPr="00555A6E">
        <w:rPr>
          <w:b/>
          <w:bCs/>
        </w:rPr>
        <w:t>100% of evaluated discovery scenarios</w:t>
      </w:r>
      <w:r w:rsidRPr="00555A6E">
        <w:t xml:space="preserve">. </w:t>
      </w:r>
    </w:p>
    <w:p w14:paraId="546252DF" w14:textId="77777777" w:rsidR="00555A6E" w:rsidRPr="00555A6E" w:rsidRDefault="00555A6E" w:rsidP="00986EED">
      <w:pPr>
        <w:numPr>
          <w:ilvl w:val="0"/>
          <w:numId w:val="121"/>
        </w:numPr>
        <w:spacing w:after="0" w:line="240" w:lineRule="auto"/>
      </w:pPr>
      <w:r w:rsidRPr="00555A6E">
        <w:t xml:space="preserve">Correctly distinguish whether a concern involves a </w:t>
      </w:r>
      <w:r w:rsidRPr="00555A6E">
        <w:rPr>
          <w:b/>
          <w:bCs/>
        </w:rPr>
        <w:t>device setting, application account, Verizon account, ecosystem account, Bluetooth connection, smartwatch, accessory, or out-of-scope support need</w:t>
      </w:r>
      <w:r w:rsidRPr="00555A6E">
        <w:t xml:space="preserve"> in </w:t>
      </w:r>
      <w:r w:rsidRPr="00555A6E">
        <w:rPr>
          <w:b/>
          <w:bCs/>
        </w:rPr>
        <w:t>100% of evaluated classification scenarios</w:t>
      </w:r>
      <w:r w:rsidRPr="00555A6E">
        <w:t xml:space="preserve">. </w:t>
      </w:r>
    </w:p>
    <w:p w14:paraId="5B120C14" w14:textId="77777777" w:rsidR="00555A6E" w:rsidRPr="00555A6E" w:rsidRDefault="00555A6E" w:rsidP="00986EED">
      <w:pPr>
        <w:numPr>
          <w:ilvl w:val="0"/>
          <w:numId w:val="121"/>
        </w:numPr>
        <w:spacing w:after="0" w:line="240" w:lineRule="auto"/>
      </w:pPr>
      <w:r w:rsidRPr="00555A6E">
        <w:t xml:space="preserve">Use Ozmo and Expert Assist to locate and validate current device-specific guidance rather than relying on memorized settings paths in </w:t>
      </w:r>
      <w:r w:rsidRPr="00555A6E">
        <w:rPr>
          <w:b/>
          <w:bCs/>
        </w:rPr>
        <w:t>100% of evaluated resource-use scenarios</w:t>
      </w:r>
      <w:r w:rsidRPr="00555A6E">
        <w:t xml:space="preserve">. </w:t>
      </w:r>
    </w:p>
    <w:p w14:paraId="5E6637A7" w14:textId="77777777" w:rsidR="00555A6E" w:rsidRPr="00555A6E" w:rsidRDefault="00555A6E" w:rsidP="00986EED">
      <w:pPr>
        <w:numPr>
          <w:ilvl w:val="0"/>
          <w:numId w:val="121"/>
        </w:numPr>
        <w:spacing w:after="0" w:line="240" w:lineRule="auto"/>
      </w:pPr>
      <w:r w:rsidRPr="00555A6E">
        <w:t xml:space="preserve">Guide customers through iPhone and Android settings by providing steps in sequence, confirming each screen, and adjusting for manufacturer or software-version differences in </w:t>
      </w:r>
      <w:r w:rsidRPr="00555A6E">
        <w:rPr>
          <w:b/>
          <w:bCs/>
        </w:rPr>
        <w:t>5 of 5 guided-navigation simulations</w:t>
      </w:r>
      <w:r w:rsidRPr="00555A6E">
        <w:t xml:space="preserve">. </w:t>
      </w:r>
    </w:p>
    <w:p w14:paraId="1271DA16" w14:textId="77777777" w:rsidR="00555A6E" w:rsidRPr="00555A6E" w:rsidRDefault="00555A6E" w:rsidP="00986EED">
      <w:pPr>
        <w:numPr>
          <w:ilvl w:val="0"/>
          <w:numId w:val="121"/>
        </w:numPr>
        <w:spacing w:after="0" w:line="240" w:lineRule="auto"/>
      </w:pPr>
      <w:r w:rsidRPr="00555A6E">
        <w:t xml:space="preserve">Identify the phone, smartwatch or accessory, companion application, account ecosystem, and connection method before beginning support in </w:t>
      </w:r>
      <w:r w:rsidRPr="00555A6E">
        <w:rPr>
          <w:b/>
          <w:bCs/>
        </w:rPr>
        <w:t>4 of 4 connected-accessory simulations</w:t>
      </w:r>
      <w:r w:rsidRPr="00555A6E">
        <w:t xml:space="preserve">. </w:t>
      </w:r>
    </w:p>
    <w:p w14:paraId="34C83E5B" w14:textId="77777777" w:rsidR="00555A6E" w:rsidRPr="00555A6E" w:rsidRDefault="00555A6E" w:rsidP="00986EED">
      <w:pPr>
        <w:numPr>
          <w:ilvl w:val="0"/>
          <w:numId w:val="121"/>
        </w:numPr>
        <w:spacing w:after="0" w:line="240" w:lineRule="auto"/>
      </w:pPr>
      <w:r w:rsidRPr="00555A6E">
        <w:t xml:space="preserve">Adapt the support path when the customer’s screen or pairing process does not match the initial guidance in </w:t>
      </w:r>
      <w:r w:rsidRPr="00555A6E">
        <w:rPr>
          <w:b/>
          <w:bCs/>
        </w:rPr>
        <w:t>100% of evaluated path-recovery scenarios</w:t>
      </w:r>
      <w:r w:rsidRPr="00555A6E">
        <w:t xml:space="preserve">. </w:t>
      </w:r>
    </w:p>
    <w:p w14:paraId="010D0407" w14:textId="77777777" w:rsidR="00555A6E" w:rsidRPr="00555A6E" w:rsidRDefault="00555A6E" w:rsidP="00986EED">
      <w:pPr>
        <w:numPr>
          <w:ilvl w:val="0"/>
          <w:numId w:val="121"/>
        </w:numPr>
        <w:spacing w:after="0" w:line="240" w:lineRule="auto"/>
      </w:pPr>
      <w:r w:rsidRPr="00555A6E">
        <w:t xml:space="preserve">Protect customer credentials in </w:t>
      </w:r>
      <w:r w:rsidRPr="00555A6E">
        <w:rPr>
          <w:b/>
          <w:bCs/>
        </w:rPr>
        <w:t>100% of account- and ecosystem-related scenarios</w:t>
      </w:r>
      <w:r w:rsidRPr="00555A6E">
        <w:t xml:space="preserve"> by distinguishing among device passcodes, Verizon credentials, application credentials, Apple IDs, and Google accounts without requesting passwords. </w:t>
      </w:r>
    </w:p>
    <w:p w14:paraId="6B602149" w14:textId="77777777" w:rsidR="00555A6E" w:rsidRPr="00555A6E" w:rsidRDefault="00555A6E" w:rsidP="00986EED">
      <w:pPr>
        <w:numPr>
          <w:ilvl w:val="0"/>
          <w:numId w:val="121"/>
        </w:numPr>
        <w:spacing w:after="0" w:line="240" w:lineRule="auto"/>
      </w:pPr>
      <w:r w:rsidRPr="00555A6E">
        <w:t xml:space="preserve">Successfully complete all </w:t>
      </w:r>
      <w:r w:rsidRPr="00555A6E">
        <w:rPr>
          <w:b/>
          <w:bCs/>
        </w:rPr>
        <w:t>3 Device Concerns capstone simulations with a score of at least 85% on each</w:t>
      </w:r>
      <w:r w:rsidRPr="00555A6E">
        <w:t xml:space="preserve">, including an iPhone setting concern, an Android path variation, and a phone-watch-account ecosystem concern. </w:t>
      </w:r>
    </w:p>
    <w:p w14:paraId="61E9D5D2" w14:textId="77777777" w:rsidR="00555A6E" w:rsidRPr="00555A6E" w:rsidRDefault="00555A6E" w:rsidP="00986EED">
      <w:pPr>
        <w:numPr>
          <w:ilvl w:val="0"/>
          <w:numId w:val="121"/>
        </w:numPr>
        <w:spacing w:after="0" w:line="240" w:lineRule="auto"/>
      </w:pPr>
      <w:r w:rsidRPr="00555A6E">
        <w:t xml:space="preserve">Confirm that the customer reached the intended setting, completed the requested action, or understands the supported next step in </w:t>
      </w:r>
      <w:r w:rsidRPr="00555A6E">
        <w:rPr>
          <w:b/>
          <w:bCs/>
        </w:rPr>
        <w:t>100% of guided-navigation and capstone simulations</w:t>
      </w:r>
      <w:r w:rsidRPr="00555A6E">
        <w:t xml:space="preserve">. </w:t>
      </w:r>
    </w:p>
    <w:p w14:paraId="62BCB8AC" w14:textId="77777777" w:rsidR="00555A6E" w:rsidRPr="00555A6E" w:rsidRDefault="00555A6E" w:rsidP="00986EED">
      <w:pPr>
        <w:numPr>
          <w:ilvl w:val="0"/>
          <w:numId w:val="121"/>
        </w:numPr>
        <w:spacing w:after="0" w:line="240" w:lineRule="auto"/>
      </w:pPr>
      <w:r w:rsidRPr="00555A6E">
        <w:t xml:space="preserve">Complete all evaluated activities with </w:t>
      </w:r>
      <w:r w:rsidRPr="00555A6E">
        <w:rPr>
          <w:b/>
          <w:bCs/>
        </w:rPr>
        <w:t>zero critical device-support errors</w:t>
      </w:r>
      <w:r w:rsidRPr="00555A6E">
        <w:t>, including providing instructions for the wrong device, using unsupported guidance, exposing credentials, troubleshooting beyond the approved scope, or ending without confirming the outcome.</w:t>
      </w:r>
    </w:p>
    <w:p w14:paraId="58041FCC" w14:textId="77777777" w:rsidR="00555A6E" w:rsidRPr="00555A6E" w:rsidRDefault="00555A6E" w:rsidP="005B034A">
      <w:pPr>
        <w:spacing w:after="0" w:line="240" w:lineRule="auto"/>
      </w:pPr>
    </w:p>
    <w:p w14:paraId="6F226765" w14:textId="52E35CB5" w:rsidR="0044197C" w:rsidRPr="0044197C" w:rsidRDefault="00020627" w:rsidP="005B034A">
      <w:pPr>
        <w:pStyle w:val="Subtitle"/>
        <w:spacing w:after="0" w:line="240" w:lineRule="auto"/>
        <w:rPr>
          <w:rFonts w:hint="eastAsia"/>
        </w:rPr>
      </w:pPr>
      <w:r>
        <w:t>Courses and Resources</w:t>
      </w:r>
      <w:r w:rsidR="2A6A02F8">
        <w:t xml:space="preserve"> </w:t>
      </w:r>
      <w:r w:rsidR="0076657D">
        <w:t>(~</w:t>
      </w:r>
      <w:r w:rsidR="00884B04">
        <w:t>35</w:t>
      </w:r>
      <w:r w:rsidR="0076657D">
        <w:t xml:space="preserve"> </w:t>
      </w:r>
      <w:r w:rsidR="00884B04">
        <w:t>minutes</w:t>
      </w:r>
      <w:r w:rsidR="0076657D">
        <w:t>)</w:t>
      </w:r>
    </w:p>
    <w:tbl>
      <w:tblPr>
        <w:tblW w:w="13950"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200"/>
        <w:gridCol w:w="1157"/>
        <w:gridCol w:w="1137"/>
        <w:gridCol w:w="1275"/>
        <w:gridCol w:w="2025"/>
        <w:gridCol w:w="1890"/>
        <w:gridCol w:w="5266"/>
      </w:tblGrid>
      <w:tr w:rsidR="00050DB2" w14:paraId="44A44671" w14:textId="77777777" w:rsidTr="0CD8BEC0">
        <w:trPr>
          <w:cantSplit/>
          <w:trHeight w:val="51"/>
          <w:jc w:val="center"/>
        </w:trPr>
        <w:tc>
          <w:tcPr>
            <w:tcW w:w="1200" w:type="dxa"/>
            <w:shd w:val="clear" w:color="auto" w:fill="EAF2F8"/>
            <w:tcMar>
              <w:top w:w="70" w:type="dxa"/>
              <w:left w:w="70" w:type="dxa"/>
              <w:bottom w:w="70" w:type="dxa"/>
              <w:right w:w="70" w:type="dxa"/>
            </w:tcMar>
          </w:tcPr>
          <w:p w14:paraId="44A47C68" w14:textId="7506B5FE" w:rsidR="00050DB2" w:rsidRDefault="00050DB2" w:rsidP="005B034A">
            <w:pPr>
              <w:spacing w:after="0" w:line="240" w:lineRule="auto"/>
            </w:pPr>
            <w:r>
              <w:rPr>
                <w:rFonts w:ascii="Apercu Pro" w:eastAsia="Apercu Pro" w:hAnsi="Apercu Pro" w:cs="Apercu Pro"/>
                <w:b/>
                <w:sz w:val="20"/>
              </w:rPr>
              <w:t>Course</w:t>
            </w:r>
          </w:p>
        </w:tc>
        <w:tc>
          <w:tcPr>
            <w:tcW w:w="1157" w:type="dxa"/>
            <w:shd w:val="clear" w:color="auto" w:fill="EAF2F8"/>
            <w:tcMar>
              <w:top w:w="70" w:type="dxa"/>
              <w:left w:w="70" w:type="dxa"/>
              <w:bottom w:w="70" w:type="dxa"/>
              <w:right w:w="70" w:type="dxa"/>
            </w:tcMar>
          </w:tcPr>
          <w:p w14:paraId="75456D28" w14:textId="77777777" w:rsidR="00050DB2" w:rsidRDefault="00050DB2" w:rsidP="005B034A">
            <w:pPr>
              <w:spacing w:after="0" w:line="240" w:lineRule="auto"/>
            </w:pPr>
            <w:r>
              <w:rPr>
                <w:rFonts w:ascii="Apercu Pro" w:eastAsia="Apercu Pro" w:hAnsi="Apercu Pro" w:cs="Apercu Pro"/>
                <w:b/>
                <w:sz w:val="20"/>
              </w:rPr>
              <w:t>Modality</w:t>
            </w:r>
          </w:p>
        </w:tc>
        <w:tc>
          <w:tcPr>
            <w:tcW w:w="1137" w:type="dxa"/>
            <w:shd w:val="clear" w:color="auto" w:fill="EAF2F8"/>
            <w:tcMar>
              <w:top w:w="70" w:type="dxa"/>
              <w:left w:w="70" w:type="dxa"/>
              <w:bottom w:w="70" w:type="dxa"/>
              <w:right w:w="70" w:type="dxa"/>
            </w:tcMar>
          </w:tcPr>
          <w:p w14:paraId="03798D66" w14:textId="4951D835" w:rsidR="00050DB2" w:rsidRDefault="0CD8BEC0" w:rsidP="005B034A">
            <w:pPr>
              <w:spacing w:after="0" w:line="240" w:lineRule="auto"/>
            </w:pPr>
            <w:r w:rsidRPr="0CD8BEC0">
              <w:rPr>
                <w:rFonts w:ascii="Apercu Pro" w:eastAsia="Apercu Pro" w:hAnsi="Apercu Pro" w:cs="Apercu Pro"/>
                <w:b/>
                <w:bCs/>
                <w:sz w:val="20"/>
                <w:szCs w:val="20"/>
              </w:rPr>
              <w:t>Length</w:t>
            </w:r>
          </w:p>
        </w:tc>
        <w:tc>
          <w:tcPr>
            <w:tcW w:w="1275" w:type="dxa"/>
            <w:shd w:val="clear" w:color="auto" w:fill="EAF2F8"/>
            <w:tcMar>
              <w:top w:w="70" w:type="dxa"/>
              <w:left w:w="70" w:type="dxa"/>
              <w:bottom w:w="70" w:type="dxa"/>
              <w:right w:w="70" w:type="dxa"/>
            </w:tcMar>
          </w:tcPr>
          <w:p w14:paraId="3518A5FD" w14:textId="5BBFE9B2" w:rsidR="0CD8BEC0" w:rsidRDefault="0CD8BEC0" w:rsidP="0CD8BEC0">
            <w:pPr>
              <w:spacing w:line="240" w:lineRule="auto"/>
            </w:pPr>
            <w:r w:rsidRPr="0CD8BEC0">
              <w:rPr>
                <w:rFonts w:ascii="Apercu Pro" w:eastAsia="Apercu Pro" w:hAnsi="Apercu Pro" w:cs="Apercu Pro"/>
                <w:b/>
                <w:bCs/>
                <w:sz w:val="20"/>
                <w:szCs w:val="20"/>
              </w:rPr>
              <w:t>Stakeholder Review</w:t>
            </w:r>
          </w:p>
        </w:tc>
        <w:tc>
          <w:tcPr>
            <w:tcW w:w="2025" w:type="dxa"/>
            <w:shd w:val="clear" w:color="auto" w:fill="EAF2F8"/>
          </w:tcPr>
          <w:p w14:paraId="39AFEF32" w14:textId="0E28598F" w:rsidR="00050DB2" w:rsidRDefault="00050DB2"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890" w:type="dxa"/>
            <w:shd w:val="clear" w:color="auto" w:fill="EAF2F8"/>
          </w:tcPr>
          <w:p w14:paraId="237EF320" w14:textId="27424449" w:rsidR="00050DB2" w:rsidRDefault="00050DB2"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5266" w:type="dxa"/>
            <w:shd w:val="clear" w:color="auto" w:fill="EAF2F8"/>
            <w:tcMar>
              <w:top w:w="70" w:type="dxa"/>
              <w:left w:w="70" w:type="dxa"/>
              <w:bottom w:w="70" w:type="dxa"/>
              <w:right w:w="70" w:type="dxa"/>
            </w:tcMar>
          </w:tcPr>
          <w:p w14:paraId="69322AE3" w14:textId="613AB001" w:rsidR="00050DB2" w:rsidRDefault="00050DB2" w:rsidP="005B034A">
            <w:pPr>
              <w:spacing w:after="0" w:line="240" w:lineRule="auto"/>
            </w:pPr>
            <w:r>
              <w:rPr>
                <w:rFonts w:ascii="Apercu Pro" w:eastAsia="Apercu Pro" w:hAnsi="Apercu Pro" w:cs="Apercu Pro"/>
                <w:b/>
                <w:sz w:val="20"/>
              </w:rPr>
              <w:t>High-Level Description</w:t>
            </w:r>
          </w:p>
        </w:tc>
      </w:tr>
      <w:tr w:rsidR="00050DB2" w14:paraId="03EB0061" w14:textId="77777777" w:rsidTr="0CD8BEC0">
        <w:trPr>
          <w:cantSplit/>
          <w:trHeight w:val="50"/>
          <w:jc w:val="center"/>
        </w:trPr>
        <w:tc>
          <w:tcPr>
            <w:tcW w:w="1200" w:type="dxa"/>
            <w:tcMar>
              <w:top w:w="70" w:type="dxa"/>
              <w:left w:w="70" w:type="dxa"/>
              <w:bottom w:w="70" w:type="dxa"/>
              <w:right w:w="70" w:type="dxa"/>
            </w:tcMar>
          </w:tcPr>
          <w:p w14:paraId="6D2F402E" w14:textId="77777777" w:rsidR="00050DB2" w:rsidRDefault="00050DB2" w:rsidP="005B034A">
            <w:pPr>
              <w:spacing w:after="0" w:line="240" w:lineRule="auto"/>
            </w:pPr>
            <w:r>
              <w:rPr>
                <w:rFonts w:ascii="Apercu Pro" w:eastAsia="Apercu Pro" w:hAnsi="Apercu Pro" w:cs="Apercu Pro"/>
                <w:sz w:val="20"/>
              </w:rPr>
              <w:t>Common Devices</w:t>
            </w:r>
          </w:p>
        </w:tc>
        <w:tc>
          <w:tcPr>
            <w:tcW w:w="1157" w:type="dxa"/>
            <w:tcMar>
              <w:top w:w="70" w:type="dxa"/>
              <w:left w:w="70" w:type="dxa"/>
              <w:bottom w:w="70" w:type="dxa"/>
              <w:right w:w="70" w:type="dxa"/>
            </w:tcMar>
          </w:tcPr>
          <w:p w14:paraId="48BE0A77" w14:textId="77777777" w:rsidR="00050DB2" w:rsidRDefault="00050DB2" w:rsidP="005B034A">
            <w:pPr>
              <w:spacing w:after="0" w:line="240" w:lineRule="auto"/>
            </w:pPr>
            <w:r>
              <w:rPr>
                <w:rFonts w:ascii="Apercu Pro" w:eastAsia="Apercu Pro" w:hAnsi="Apercu Pro" w:cs="Apercu Pro"/>
                <w:sz w:val="20"/>
              </w:rPr>
              <w:t>Video</w:t>
            </w:r>
          </w:p>
        </w:tc>
        <w:tc>
          <w:tcPr>
            <w:tcW w:w="1137" w:type="dxa"/>
            <w:tcMar>
              <w:top w:w="70" w:type="dxa"/>
              <w:left w:w="70" w:type="dxa"/>
              <w:bottom w:w="70" w:type="dxa"/>
              <w:right w:w="70" w:type="dxa"/>
            </w:tcMar>
          </w:tcPr>
          <w:p w14:paraId="3DA4447B" w14:textId="77777777" w:rsidR="00050DB2" w:rsidRDefault="00050DB2" w:rsidP="005B034A">
            <w:pPr>
              <w:spacing w:after="0" w:line="240" w:lineRule="auto"/>
            </w:pPr>
            <w:r>
              <w:rPr>
                <w:rFonts w:ascii="Apercu Pro" w:eastAsia="Apercu Pro" w:hAnsi="Apercu Pro" w:cs="Apercu Pro"/>
                <w:sz w:val="20"/>
              </w:rPr>
              <w:t>5 min</w:t>
            </w:r>
          </w:p>
        </w:tc>
        <w:tc>
          <w:tcPr>
            <w:tcW w:w="1275" w:type="dxa"/>
            <w:tcMar>
              <w:top w:w="70" w:type="dxa"/>
              <w:left w:w="70" w:type="dxa"/>
              <w:bottom w:w="70" w:type="dxa"/>
              <w:right w:w="70" w:type="dxa"/>
            </w:tcMar>
          </w:tcPr>
          <w:p w14:paraId="25F50227" w14:textId="218651CE" w:rsidR="0CD8BEC0" w:rsidRDefault="0CD8BEC0" w:rsidP="0CD8BEC0">
            <w:pPr>
              <w:spacing w:line="240" w:lineRule="auto"/>
            </w:pPr>
            <w:r w:rsidRPr="0CD8BEC0">
              <w:rPr>
                <w:rFonts w:ascii="Apercu Pro" w:eastAsia="Apercu Pro" w:hAnsi="Apercu Pro" w:cs="Apercu Pro"/>
                <w:sz w:val="20"/>
                <w:szCs w:val="20"/>
              </w:rPr>
              <w:t>8/6</w:t>
            </w:r>
          </w:p>
        </w:tc>
        <w:tc>
          <w:tcPr>
            <w:tcW w:w="2025" w:type="dxa"/>
          </w:tcPr>
          <w:p w14:paraId="49555682" w14:textId="37495A1F" w:rsidR="00641174" w:rsidRDefault="00641174"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p>
        </w:tc>
        <w:tc>
          <w:tcPr>
            <w:tcW w:w="1890" w:type="dxa"/>
          </w:tcPr>
          <w:p w14:paraId="309C249E" w14:textId="4F1DB834" w:rsidR="001B4289" w:rsidRDefault="001B4289"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20</w:t>
            </w:r>
          </w:p>
        </w:tc>
        <w:tc>
          <w:tcPr>
            <w:tcW w:w="5266" w:type="dxa"/>
            <w:tcMar>
              <w:top w:w="70" w:type="dxa"/>
              <w:left w:w="70" w:type="dxa"/>
              <w:bottom w:w="70" w:type="dxa"/>
              <w:right w:w="70" w:type="dxa"/>
            </w:tcMar>
          </w:tcPr>
          <w:p w14:paraId="61E406F0" w14:textId="1ECCC487" w:rsidR="00050DB2" w:rsidRDefault="00050DB2" w:rsidP="005B034A">
            <w:pPr>
              <w:spacing w:after="0" w:line="240" w:lineRule="auto"/>
            </w:pPr>
            <w:r w:rsidRPr="1245382C">
              <w:rPr>
                <w:rFonts w:ascii="Apercu Pro" w:eastAsia="Apercu Pro" w:hAnsi="Apercu Pro" w:cs="Apercu Pro"/>
                <w:sz w:val="20"/>
                <w:szCs w:val="20"/>
              </w:rPr>
              <w:t xml:space="preserve">This video introduces common supported phone types and mobile ecosystems. Learners </w:t>
            </w:r>
            <w:r w:rsidRPr="1574EBA9">
              <w:rPr>
                <w:rFonts w:ascii="Apercu Pro" w:eastAsia="Apercu Pro" w:hAnsi="Apercu Pro" w:cs="Apercu Pro"/>
                <w:sz w:val="20"/>
                <w:szCs w:val="20"/>
              </w:rPr>
              <w:t>get</w:t>
            </w:r>
            <w:r w:rsidRPr="1245382C">
              <w:rPr>
                <w:rFonts w:ascii="Apercu Pro" w:eastAsia="Apercu Pro" w:hAnsi="Apercu Pro" w:cs="Apercu Pro"/>
                <w:sz w:val="20"/>
                <w:szCs w:val="20"/>
              </w:rPr>
              <w:t xml:space="preserve"> a high-level view of Apple, Samsung, and other Android devices before comparing iOS and Android.</w:t>
            </w:r>
          </w:p>
        </w:tc>
      </w:tr>
      <w:tr w:rsidR="00050DB2" w14:paraId="4625E6CD" w14:textId="77777777" w:rsidTr="0CD8BEC0">
        <w:trPr>
          <w:cantSplit/>
          <w:trHeight w:val="102"/>
          <w:jc w:val="center"/>
        </w:trPr>
        <w:tc>
          <w:tcPr>
            <w:tcW w:w="1200" w:type="dxa"/>
            <w:tcMar>
              <w:top w:w="70" w:type="dxa"/>
              <w:left w:w="70" w:type="dxa"/>
              <w:bottom w:w="70" w:type="dxa"/>
              <w:right w:w="70" w:type="dxa"/>
            </w:tcMar>
          </w:tcPr>
          <w:p w14:paraId="697A3EE2" w14:textId="77777777" w:rsidR="00050DB2" w:rsidRDefault="00050DB2" w:rsidP="005B034A">
            <w:pPr>
              <w:spacing w:after="0" w:line="240" w:lineRule="auto"/>
            </w:pPr>
            <w:r>
              <w:rPr>
                <w:rFonts w:ascii="Apercu Pro" w:eastAsia="Apercu Pro" w:hAnsi="Apercu Pro" w:cs="Apercu Pro"/>
                <w:sz w:val="20"/>
              </w:rPr>
              <w:t>Device Basics – iOS vs. Android</w:t>
            </w:r>
          </w:p>
        </w:tc>
        <w:tc>
          <w:tcPr>
            <w:tcW w:w="1157" w:type="dxa"/>
            <w:tcMar>
              <w:top w:w="70" w:type="dxa"/>
              <w:left w:w="70" w:type="dxa"/>
              <w:bottom w:w="70" w:type="dxa"/>
              <w:right w:w="70" w:type="dxa"/>
            </w:tcMar>
          </w:tcPr>
          <w:p w14:paraId="11CB6668" w14:textId="77777777" w:rsidR="00050DB2" w:rsidRDefault="00050DB2" w:rsidP="005B034A">
            <w:pPr>
              <w:spacing w:after="0" w:line="240" w:lineRule="auto"/>
            </w:pPr>
            <w:r>
              <w:rPr>
                <w:rFonts w:ascii="Apercu Pro" w:eastAsia="Apercu Pro" w:hAnsi="Apercu Pro" w:cs="Apercu Pro"/>
                <w:sz w:val="20"/>
              </w:rPr>
              <w:t>CBT</w:t>
            </w:r>
          </w:p>
        </w:tc>
        <w:tc>
          <w:tcPr>
            <w:tcW w:w="1137" w:type="dxa"/>
            <w:tcMar>
              <w:top w:w="70" w:type="dxa"/>
              <w:left w:w="70" w:type="dxa"/>
              <w:bottom w:w="70" w:type="dxa"/>
              <w:right w:w="70" w:type="dxa"/>
            </w:tcMar>
          </w:tcPr>
          <w:p w14:paraId="43245263" w14:textId="6F937D20" w:rsidR="00050DB2" w:rsidRDefault="00050DB2" w:rsidP="005B034A">
            <w:pPr>
              <w:spacing w:after="0" w:line="240" w:lineRule="auto"/>
            </w:pPr>
            <w:r>
              <w:rPr>
                <w:rFonts w:ascii="Apercu Pro" w:eastAsia="Apercu Pro" w:hAnsi="Apercu Pro" w:cs="Apercu Pro"/>
                <w:sz w:val="20"/>
              </w:rPr>
              <w:t xml:space="preserve"> 30 min</w:t>
            </w:r>
          </w:p>
        </w:tc>
        <w:tc>
          <w:tcPr>
            <w:tcW w:w="1275" w:type="dxa"/>
            <w:tcMar>
              <w:top w:w="70" w:type="dxa"/>
              <w:left w:w="70" w:type="dxa"/>
              <w:bottom w:w="70" w:type="dxa"/>
              <w:right w:w="70" w:type="dxa"/>
            </w:tcMar>
          </w:tcPr>
          <w:p w14:paraId="14530D6E" w14:textId="342E988D" w:rsidR="0CD8BEC0" w:rsidRDefault="0CD8BEC0" w:rsidP="0CD8BEC0">
            <w:pPr>
              <w:spacing w:line="240" w:lineRule="auto"/>
            </w:pPr>
            <w:r w:rsidRPr="0CD8BEC0">
              <w:rPr>
                <w:rFonts w:ascii="Apercu Pro" w:eastAsia="Apercu Pro" w:hAnsi="Apercu Pro" w:cs="Apercu Pro"/>
                <w:sz w:val="20"/>
                <w:szCs w:val="20"/>
              </w:rPr>
              <w:t>~8/18</w:t>
            </w:r>
          </w:p>
        </w:tc>
        <w:tc>
          <w:tcPr>
            <w:tcW w:w="2025" w:type="dxa"/>
          </w:tcPr>
          <w:p w14:paraId="78D46A40" w14:textId="1A666F87" w:rsidR="00641174" w:rsidRDefault="00641174"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2</w:t>
            </w:r>
            <w:r w:rsidR="004F35D3">
              <w:rPr>
                <w:rFonts w:ascii="Apercu Pro" w:eastAsia="Apercu Pro" w:hAnsi="Apercu Pro" w:cs="Apercu Pro"/>
                <w:sz w:val="20"/>
                <w:szCs w:val="20"/>
              </w:rPr>
              <w:t>, 3, 4, 5</w:t>
            </w:r>
          </w:p>
        </w:tc>
        <w:tc>
          <w:tcPr>
            <w:tcW w:w="1890" w:type="dxa"/>
          </w:tcPr>
          <w:p w14:paraId="666A6E7B" w14:textId="5B80E8D5" w:rsidR="001B4289" w:rsidRDefault="001B4289"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20</w:t>
            </w:r>
          </w:p>
        </w:tc>
        <w:tc>
          <w:tcPr>
            <w:tcW w:w="5266" w:type="dxa"/>
            <w:tcMar>
              <w:top w:w="70" w:type="dxa"/>
              <w:left w:w="70" w:type="dxa"/>
              <w:bottom w:w="70" w:type="dxa"/>
              <w:right w:w="70" w:type="dxa"/>
            </w:tcMar>
          </w:tcPr>
          <w:p w14:paraId="5864E838" w14:textId="502995F3" w:rsidR="00050DB2" w:rsidRDefault="00050DB2" w:rsidP="005B034A">
            <w:pPr>
              <w:spacing w:after="0" w:line="240" w:lineRule="auto"/>
              <w:rPr>
                <w:rFonts w:ascii="Apercu Pro" w:eastAsia="Apercu Pro" w:hAnsi="Apercu Pro" w:cs="Apercu Pro"/>
                <w:sz w:val="20"/>
                <w:szCs w:val="20"/>
              </w:rPr>
            </w:pPr>
            <w:r w:rsidRPr="57E38E36">
              <w:rPr>
                <w:rFonts w:ascii="Apercu Pro" w:eastAsia="Apercu Pro" w:hAnsi="Apercu Pro" w:cs="Apercu Pro"/>
                <w:sz w:val="20"/>
                <w:szCs w:val="20"/>
              </w:rPr>
              <w:t>This CBT builds practical iOS and Android device knowledge for customer support. Learners compare common features, account types, settings, and how to use Ozmo and Expert Assist for device-specific guidance.</w:t>
            </w:r>
          </w:p>
          <w:p w14:paraId="188FBE98" w14:textId="77777777" w:rsidR="00050DB2" w:rsidRDefault="00050DB2" w:rsidP="005B034A">
            <w:pPr>
              <w:spacing w:after="0" w:line="240" w:lineRule="auto"/>
              <w:rPr>
                <w:rFonts w:ascii="Apercu Pro" w:eastAsia="Apercu Pro" w:hAnsi="Apercu Pro" w:cs="Apercu Pro"/>
                <w:sz w:val="20"/>
                <w:szCs w:val="20"/>
              </w:rPr>
            </w:pPr>
          </w:p>
          <w:p w14:paraId="6379790E" w14:textId="3F386A42" w:rsidR="00050DB2" w:rsidRDefault="00050DB2" w:rsidP="005B034A">
            <w:pPr>
              <w:spacing w:after="0" w:line="240" w:lineRule="auto"/>
            </w:pPr>
            <w:r>
              <w:rPr>
                <w:rFonts w:ascii="Apercu Pro" w:eastAsia="Apercu Pro" w:hAnsi="Apercu Pro" w:cs="Apercu Pro"/>
                <w:sz w:val="20"/>
                <w:szCs w:val="20"/>
              </w:rPr>
              <w:t>This CBT will end with a Formative</w:t>
            </w:r>
            <w:r w:rsidR="006C4492">
              <w:rPr>
                <w:rFonts w:ascii="Apercu Pro" w:eastAsia="Apercu Pro" w:hAnsi="Apercu Pro" w:cs="Apercu Pro"/>
                <w:sz w:val="20"/>
                <w:szCs w:val="20"/>
              </w:rPr>
              <w:t xml:space="preserve"> Knowledge Check </w:t>
            </w:r>
            <w:r w:rsidRPr="21AA99B6">
              <w:rPr>
                <w:rFonts w:ascii="Apercu Pro" w:eastAsia="Apercu Pro" w:hAnsi="Apercu Pro" w:cs="Apercu Pro"/>
                <w:sz w:val="20"/>
                <w:szCs w:val="20"/>
              </w:rPr>
              <w:t>reinforce iOS vs. Android differences, Ozmo and Expert Assist use, path validation, and what to do when the customer’s screen does not match.</w:t>
            </w:r>
            <w:r>
              <w:rPr>
                <w:rFonts w:ascii="Apercu Pro" w:eastAsia="Apercu Pro" w:hAnsi="Apercu Pro" w:cs="Apercu Pro"/>
                <w:sz w:val="20"/>
                <w:szCs w:val="20"/>
              </w:rPr>
              <w:t>.</w:t>
            </w:r>
          </w:p>
        </w:tc>
      </w:tr>
    </w:tbl>
    <w:p w14:paraId="355F51CF" w14:textId="77777777" w:rsidR="00020627" w:rsidRPr="00020627" w:rsidRDefault="00020627" w:rsidP="005B034A">
      <w:pPr>
        <w:spacing w:after="0" w:line="240" w:lineRule="auto"/>
      </w:pPr>
    </w:p>
    <w:p w14:paraId="3B3C0033" w14:textId="77777777" w:rsidR="00020627" w:rsidRPr="00B75395" w:rsidRDefault="00020627" w:rsidP="005B034A">
      <w:pPr>
        <w:spacing w:after="0" w:line="240" w:lineRule="auto"/>
      </w:pPr>
    </w:p>
    <w:p w14:paraId="382AB804" w14:textId="2A539BAB" w:rsidR="008A5C4A" w:rsidRDefault="5B076048" w:rsidP="005B034A">
      <w:pPr>
        <w:pStyle w:val="Subtitle"/>
        <w:spacing w:after="0" w:line="240" w:lineRule="auto"/>
        <w:rPr>
          <w:rFonts w:hint="eastAsia"/>
        </w:rPr>
      </w:pPr>
      <w:r>
        <w:t>Simulation S</w:t>
      </w:r>
      <w:r w:rsidR="00020627">
        <w:t>trategy</w:t>
      </w:r>
      <w:r w:rsidR="0076657D">
        <w:t xml:space="preserve"> (</w:t>
      </w:r>
      <w:r w:rsidR="006339D9">
        <w:t>~2 hour 30 minutes)</w:t>
      </w:r>
    </w:p>
    <w:p w14:paraId="2FEA6388" w14:textId="76A17F5A" w:rsidR="008A5C4A" w:rsidRDefault="02182410" w:rsidP="005B034A">
      <w:pPr>
        <w:spacing w:after="0" w:line="240" w:lineRule="auto"/>
      </w:pPr>
      <w:r w:rsidRPr="3E0BEA05">
        <w:rPr>
          <w:rFonts w:ascii="Aptos" w:eastAsia="Aptos" w:hAnsi="Aptos" w:cs="Aptos"/>
        </w:rPr>
        <w:t>Experts should practice identifying the customer’s device, operating system, ecosystem, and connected accessories before giving instructions.</w:t>
      </w:r>
    </w:p>
    <w:p w14:paraId="78DCABE3" w14:textId="299FB968" w:rsidR="008A5C4A" w:rsidRDefault="02182410" w:rsidP="005B034A">
      <w:pPr>
        <w:spacing w:after="0" w:line="240" w:lineRule="auto"/>
        <w:rPr>
          <w:rFonts w:ascii="Aptos" w:eastAsia="Aptos" w:hAnsi="Aptos" w:cs="Aptos"/>
        </w:rPr>
      </w:pPr>
      <w:r w:rsidRPr="2F4C6BFC">
        <w:rPr>
          <w:rFonts w:ascii="Aptos" w:eastAsia="Aptos" w:hAnsi="Aptos" w:cs="Aptos"/>
        </w:rPr>
        <w:t>Simulations should then build into settings navigation, use of Ozmo and Expert Assist, path recovery when screens differ, accessory concerns, resolution confirmation, and documentation.</w:t>
      </w:r>
    </w:p>
    <w:p w14:paraId="6C6A4511" w14:textId="6E929596" w:rsidR="00892D87" w:rsidRDefault="00892D87" w:rsidP="005B034A">
      <w:pPr>
        <w:spacing w:after="0" w:line="240" w:lineRule="auto"/>
      </w:pPr>
      <w:r w:rsidRPr="00050DB2">
        <w:rPr>
          <w:rFonts w:ascii="Aptos" w:eastAsia="Aptos" w:hAnsi="Aptos" w:cs="Aptos"/>
          <w:b/>
          <w:bCs/>
        </w:rPr>
        <w:t>Total Simulations</w:t>
      </w:r>
      <w:r>
        <w:rPr>
          <w:rFonts w:ascii="Aptos" w:eastAsia="Aptos" w:hAnsi="Aptos" w:cs="Aptos"/>
        </w:rPr>
        <w:t xml:space="preserve">- </w:t>
      </w:r>
      <w:r w:rsidR="00050DB2">
        <w:rPr>
          <w:rFonts w:ascii="Aptos" w:eastAsia="Aptos" w:hAnsi="Aptos" w:cs="Aptos"/>
        </w:rPr>
        <w:t>20</w:t>
      </w:r>
    </w:p>
    <w:p w14:paraId="23C69E86" w14:textId="71647762" w:rsidR="0DCB7896" w:rsidRDefault="0003198C" w:rsidP="005B034A">
      <w:pPr>
        <w:spacing w:after="0" w:line="240" w:lineRule="auto"/>
      </w:pPr>
      <w:r w:rsidRPr="0003198C">
        <w:rPr>
          <w:noProof/>
        </w:rPr>
        <w:drawing>
          <wp:inline distT="0" distB="0" distL="0" distR="0" wp14:anchorId="0803CC80" wp14:editId="5997CA71">
            <wp:extent cx="5943600" cy="3427730"/>
            <wp:effectExtent l="0" t="0" r="0" b="1270"/>
            <wp:docPr id="121550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09971" name=""/>
                    <pic:cNvPicPr/>
                  </pic:nvPicPr>
                  <pic:blipFill>
                    <a:blip r:embed="rId20"/>
                    <a:stretch>
                      <a:fillRect/>
                    </a:stretch>
                  </pic:blipFill>
                  <pic:spPr>
                    <a:xfrm>
                      <a:off x="0" y="0"/>
                      <a:ext cx="5943600" cy="3427730"/>
                    </a:xfrm>
                    <a:prstGeom prst="rect">
                      <a:avLst/>
                    </a:prstGeom>
                  </pic:spPr>
                </pic:pic>
              </a:graphicData>
            </a:graphic>
          </wp:inline>
        </w:drawing>
      </w:r>
      <w:r w:rsidR="00F008F0" w:rsidRPr="00F008F0">
        <w:rPr>
          <w:noProof/>
        </w:rPr>
        <w:drawing>
          <wp:inline distT="0" distB="0" distL="0" distR="0" wp14:anchorId="0D2B806C" wp14:editId="60318D10">
            <wp:extent cx="5943600" cy="1325245"/>
            <wp:effectExtent l="0" t="0" r="0" b="8255"/>
            <wp:docPr id="125815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58095" name=""/>
                    <pic:cNvPicPr/>
                  </pic:nvPicPr>
                  <pic:blipFill>
                    <a:blip r:embed="rId21"/>
                    <a:stretch>
                      <a:fillRect/>
                    </a:stretch>
                  </pic:blipFill>
                  <pic:spPr>
                    <a:xfrm>
                      <a:off x="0" y="0"/>
                      <a:ext cx="5943600" cy="1325245"/>
                    </a:xfrm>
                    <a:prstGeom prst="rect">
                      <a:avLst/>
                    </a:prstGeom>
                  </pic:spPr>
                </pic:pic>
              </a:graphicData>
            </a:graphic>
          </wp:inline>
        </w:drawing>
      </w:r>
    </w:p>
    <w:p w14:paraId="01D80585" w14:textId="77777777" w:rsidR="008A5C4A" w:rsidRDefault="008A5C4A" w:rsidP="005B034A">
      <w:pPr>
        <w:spacing w:after="0" w:line="240" w:lineRule="auto"/>
      </w:pPr>
    </w:p>
    <w:p w14:paraId="36255F95" w14:textId="3447D2C1" w:rsidR="008A5C4A" w:rsidRPr="00DB281B" w:rsidRDefault="008A5C4A" w:rsidP="005B034A">
      <w:pPr>
        <w:pStyle w:val="Heading2"/>
        <w:spacing w:before="0" w:after="0" w:line="240" w:lineRule="auto"/>
        <w:rPr>
          <w:rFonts w:hint="eastAsia"/>
          <w:u w:val="single"/>
        </w:rPr>
      </w:pPr>
      <w:bookmarkStart w:id="69" w:name="_Toc236830915"/>
      <w:r w:rsidRPr="00DB281B">
        <w:rPr>
          <w:u w:val="single"/>
        </w:rPr>
        <w:t xml:space="preserve">Learning Block </w:t>
      </w:r>
      <w:r>
        <w:rPr>
          <w:u w:val="single"/>
        </w:rPr>
        <w:t>9</w:t>
      </w:r>
      <w:r w:rsidRPr="00DB281B">
        <w:rPr>
          <w:u w:val="single"/>
        </w:rPr>
        <w:t xml:space="preserve">: </w:t>
      </w:r>
      <w:r w:rsidR="00A55BFC">
        <w:rPr>
          <w:u w:val="single"/>
        </w:rPr>
        <w:t>Call Flow Stage 2</w:t>
      </w:r>
      <w:r w:rsidR="006347B6">
        <w:rPr>
          <w:u w:val="single"/>
        </w:rPr>
        <w:t>:</w:t>
      </w:r>
      <w:r w:rsidR="00A55BFC">
        <w:rPr>
          <w:u w:val="single"/>
        </w:rPr>
        <w:t xml:space="preserve"> Solve &amp; Test</w:t>
      </w:r>
      <w:r w:rsidR="006347B6">
        <w:rPr>
          <w:u w:val="single"/>
        </w:rPr>
        <w:t xml:space="preserve"> </w:t>
      </w:r>
      <w:r w:rsidR="00A55BFC">
        <w:rPr>
          <w:u w:val="single"/>
        </w:rPr>
        <w:t xml:space="preserve">- </w:t>
      </w:r>
      <w:r w:rsidRPr="00DB281B">
        <w:rPr>
          <w:u w:val="single"/>
        </w:rPr>
        <w:t>Hardware vs Software</w:t>
      </w:r>
      <w:bookmarkEnd w:id="69"/>
    </w:p>
    <w:p w14:paraId="52D09C83" w14:textId="77777777" w:rsidR="008A5C4A" w:rsidRDefault="008A5C4A" w:rsidP="005B034A">
      <w:pPr>
        <w:pStyle w:val="Subtitle"/>
        <w:spacing w:after="0" w:line="240" w:lineRule="auto"/>
        <w:rPr>
          <w:rFonts w:hint="eastAsia"/>
        </w:rPr>
      </w:pPr>
      <w:r>
        <w:t>Purpose of the learning block</w:t>
      </w:r>
    </w:p>
    <w:p w14:paraId="7688E916" w14:textId="6C5B4E4A" w:rsidR="008A5C4A" w:rsidRPr="003061D5" w:rsidRDefault="00A55BFC" w:rsidP="005B034A">
      <w:pPr>
        <w:spacing w:after="0" w:line="240" w:lineRule="auto"/>
      </w:pPr>
      <w:r w:rsidRPr="00A55BFC">
        <w:t>The Hardware vs. Software learning block introduces Experts to common hardware and software concerns within the solve and test stage of the call flow. By the end of the block, Experts should be able to clarify the customer’s reported symptom, gather relevant information, distinguish a likely hardware concern from a software concern, and use approved tools and resources to select the appropriate troubleshooting, repair or replacement, escalation, or transfer path. Experts will also practice explaining findings and next steps clearly, protecting customer information, and documenting the interaction accurately. The focus is on practical diagnosis and sound decision-making—not memorizing every possible issue or becoming a device repair specialist.</w:t>
      </w:r>
    </w:p>
    <w:p w14:paraId="7D62E56D" w14:textId="77777777" w:rsidR="008A5C4A" w:rsidRDefault="008A5C4A" w:rsidP="005B034A">
      <w:pPr>
        <w:pStyle w:val="Subtitle"/>
        <w:spacing w:after="0" w:line="240" w:lineRule="auto"/>
        <w:rPr>
          <w:rFonts w:hint="eastAsia"/>
        </w:rPr>
      </w:pPr>
      <w:r>
        <w:t>Learning Objectives</w:t>
      </w:r>
    </w:p>
    <w:p w14:paraId="5608914A" w14:textId="77777777" w:rsidR="008A5C4A" w:rsidRPr="00CB6249" w:rsidRDefault="008A5C4A" w:rsidP="005B034A">
      <w:pPr>
        <w:spacing w:after="0" w:line="240" w:lineRule="auto"/>
      </w:pPr>
      <w:r>
        <w:t>T</w:t>
      </w:r>
      <w:r w:rsidRPr="00CB6249">
        <w:t>he proposed learning objectives for this learning block are: </w:t>
      </w:r>
    </w:p>
    <w:p w14:paraId="1232F937" w14:textId="77777777" w:rsidR="001B4E08" w:rsidRDefault="001B4E08" w:rsidP="00986EED">
      <w:pPr>
        <w:pStyle w:val="ListParagraph"/>
        <w:numPr>
          <w:ilvl w:val="0"/>
          <w:numId w:val="61"/>
        </w:numPr>
        <w:spacing w:after="0" w:line="240" w:lineRule="auto"/>
      </w:pPr>
      <w:r>
        <w:t>Identify common hardware and software components and classify customer concerns as hardware-related, software-related, both, or requiring additional discovery.</w:t>
      </w:r>
    </w:p>
    <w:p w14:paraId="488F60E9" w14:textId="77777777" w:rsidR="001B4E08" w:rsidRDefault="001B4E08" w:rsidP="00986EED">
      <w:pPr>
        <w:pStyle w:val="ListParagraph"/>
        <w:numPr>
          <w:ilvl w:val="0"/>
          <w:numId w:val="61"/>
        </w:numPr>
        <w:spacing w:after="0" w:line="240" w:lineRule="auto"/>
      </w:pPr>
      <w:r>
        <w:t>Explain how hardware and software work together and how an issue with either may affect the customer’s device experience.</w:t>
      </w:r>
    </w:p>
    <w:p w14:paraId="3F85B1BF" w14:textId="77777777" w:rsidR="001B4E08" w:rsidRDefault="001B4E08" w:rsidP="00986EED">
      <w:pPr>
        <w:pStyle w:val="ListParagraph"/>
        <w:numPr>
          <w:ilvl w:val="0"/>
          <w:numId w:val="61"/>
        </w:numPr>
        <w:spacing w:after="0" w:line="240" w:lineRule="auto"/>
      </w:pPr>
      <w:r>
        <w:t>Ask focused discovery questions to gather the customer’s symptoms, timing, conditions, recent changes, and troubleshooting steps already attempted.</w:t>
      </w:r>
    </w:p>
    <w:p w14:paraId="0700C3D5" w14:textId="77777777" w:rsidR="001B4E08" w:rsidRDefault="001B4E08" w:rsidP="00986EED">
      <w:pPr>
        <w:pStyle w:val="ListParagraph"/>
        <w:numPr>
          <w:ilvl w:val="0"/>
          <w:numId w:val="61"/>
        </w:numPr>
        <w:spacing w:after="0" w:line="240" w:lineRule="auto"/>
      </w:pPr>
      <w:r>
        <w:t>Use Ozmo, Expert Assist, and other approved resources to validate the appropriate device-specific troubleshooting path and next action.</w:t>
      </w:r>
    </w:p>
    <w:p w14:paraId="7C6F1ACB" w14:textId="436574E1" w:rsidR="008A5C4A" w:rsidRDefault="001B4E08" w:rsidP="00986EED">
      <w:pPr>
        <w:pStyle w:val="ListParagraph"/>
        <w:numPr>
          <w:ilvl w:val="0"/>
          <w:numId w:val="61"/>
        </w:numPr>
        <w:spacing w:after="0" w:line="240" w:lineRule="auto"/>
      </w:pPr>
      <w:r>
        <w:t>Evaluate customer responses and tool results before determining a likely issue type, avoiding a definitive diagnosis until required discovery and troubleshooting steps are complete.</w:t>
      </w:r>
    </w:p>
    <w:p w14:paraId="0508FD9E" w14:textId="77777777" w:rsidR="00EC2059" w:rsidRDefault="00EC2059" w:rsidP="005B034A">
      <w:pPr>
        <w:pStyle w:val="Subtitle"/>
        <w:spacing w:after="0" w:line="240" w:lineRule="auto"/>
        <w:rPr>
          <w:rFonts w:hint="eastAsia"/>
        </w:rPr>
      </w:pPr>
      <w:r>
        <w:t>Key Questions Answered</w:t>
      </w:r>
    </w:p>
    <w:p w14:paraId="60F4B7B5" w14:textId="77777777" w:rsidR="00A576B2" w:rsidRPr="00A576B2" w:rsidRDefault="00A576B2" w:rsidP="005B034A">
      <w:pPr>
        <w:spacing w:after="0" w:line="240" w:lineRule="auto"/>
      </w:pPr>
      <w:r w:rsidRPr="00A576B2">
        <w:t>The learning block should help Experts answer the following questions:</w:t>
      </w:r>
    </w:p>
    <w:p w14:paraId="27387A37" w14:textId="77777777" w:rsidR="00A576B2" w:rsidRPr="00A576B2" w:rsidRDefault="00A576B2" w:rsidP="005B034A">
      <w:pPr>
        <w:spacing w:after="0" w:line="240" w:lineRule="auto"/>
        <w:rPr>
          <w:b/>
          <w:bCs/>
        </w:rPr>
      </w:pPr>
      <w:r w:rsidRPr="00A576B2">
        <w:rPr>
          <w:b/>
          <w:bCs/>
        </w:rPr>
        <w:t>Issue Identification and Discovery</w:t>
      </w:r>
    </w:p>
    <w:p w14:paraId="0946DC0C" w14:textId="77777777" w:rsidR="00A576B2" w:rsidRPr="00A576B2" w:rsidRDefault="00A576B2" w:rsidP="00986EED">
      <w:pPr>
        <w:numPr>
          <w:ilvl w:val="0"/>
          <w:numId w:val="62"/>
        </w:numPr>
        <w:spacing w:after="0" w:line="240" w:lineRule="auto"/>
      </w:pPr>
      <w:r w:rsidRPr="00A576B2">
        <w:t xml:space="preserve">What is the customer actually experiencing? </w:t>
      </w:r>
    </w:p>
    <w:p w14:paraId="13455605" w14:textId="77777777" w:rsidR="00A576B2" w:rsidRPr="00A576B2" w:rsidRDefault="00A576B2" w:rsidP="00986EED">
      <w:pPr>
        <w:numPr>
          <w:ilvl w:val="0"/>
          <w:numId w:val="62"/>
        </w:numPr>
        <w:spacing w:after="0" w:line="240" w:lineRule="auto"/>
      </w:pPr>
      <w:r w:rsidRPr="00A576B2">
        <w:t xml:space="preserve">Does the concern affect one app, one feature, an accessory, or the entire device? </w:t>
      </w:r>
    </w:p>
    <w:p w14:paraId="7E7476FF" w14:textId="77777777" w:rsidR="00A576B2" w:rsidRPr="00A576B2" w:rsidRDefault="00A576B2" w:rsidP="00986EED">
      <w:pPr>
        <w:numPr>
          <w:ilvl w:val="0"/>
          <w:numId w:val="62"/>
        </w:numPr>
        <w:spacing w:after="0" w:line="240" w:lineRule="auto"/>
      </w:pPr>
      <w:r w:rsidRPr="00A576B2">
        <w:t xml:space="preserve">Is the concern related to hardware, software, an accessory, or multiple factors? </w:t>
      </w:r>
    </w:p>
    <w:p w14:paraId="6C73BF77" w14:textId="77777777" w:rsidR="00A576B2" w:rsidRPr="00A576B2" w:rsidRDefault="00A576B2" w:rsidP="00986EED">
      <w:pPr>
        <w:numPr>
          <w:ilvl w:val="0"/>
          <w:numId w:val="62"/>
        </w:numPr>
        <w:spacing w:after="0" w:line="240" w:lineRule="auto"/>
      </w:pPr>
      <w:r w:rsidRPr="00A576B2">
        <w:t xml:space="preserve">What probing questions will help Experts gather the relevant information? </w:t>
      </w:r>
    </w:p>
    <w:p w14:paraId="2F851FB5" w14:textId="77777777" w:rsidR="00A576B2" w:rsidRPr="00A576B2" w:rsidRDefault="00A576B2" w:rsidP="005B034A">
      <w:pPr>
        <w:spacing w:after="0" w:line="240" w:lineRule="auto"/>
        <w:rPr>
          <w:b/>
          <w:bCs/>
        </w:rPr>
      </w:pPr>
      <w:r w:rsidRPr="00A576B2">
        <w:rPr>
          <w:b/>
          <w:bCs/>
        </w:rPr>
        <w:t>Diagnosis and Root-Cause Validation</w:t>
      </w:r>
    </w:p>
    <w:p w14:paraId="211E36C0" w14:textId="77777777" w:rsidR="00A576B2" w:rsidRPr="00A576B2" w:rsidRDefault="00A576B2" w:rsidP="00986EED">
      <w:pPr>
        <w:numPr>
          <w:ilvl w:val="0"/>
          <w:numId w:val="63"/>
        </w:numPr>
        <w:spacing w:after="0" w:line="240" w:lineRule="auto"/>
      </w:pPr>
      <w:r w:rsidRPr="00A576B2">
        <w:t xml:space="preserve">What common causes should Experts consider without jumping to a conclusion? </w:t>
      </w:r>
    </w:p>
    <w:p w14:paraId="1F272EFB" w14:textId="77777777" w:rsidR="00A576B2" w:rsidRPr="00A576B2" w:rsidRDefault="00A576B2" w:rsidP="00986EED">
      <w:pPr>
        <w:numPr>
          <w:ilvl w:val="0"/>
          <w:numId w:val="63"/>
        </w:numPr>
        <w:spacing w:after="0" w:line="240" w:lineRule="auto"/>
      </w:pPr>
      <w:r w:rsidRPr="00A576B2">
        <w:t xml:space="preserve">What is the likely root cause, and how should Experts validate it before taking action? </w:t>
      </w:r>
    </w:p>
    <w:p w14:paraId="3D4214BF" w14:textId="77777777" w:rsidR="00A576B2" w:rsidRPr="00A576B2" w:rsidRDefault="00A576B2" w:rsidP="00986EED">
      <w:pPr>
        <w:numPr>
          <w:ilvl w:val="0"/>
          <w:numId w:val="63"/>
        </w:numPr>
        <w:spacing w:after="0" w:line="240" w:lineRule="auto"/>
      </w:pPr>
      <w:r w:rsidRPr="00A576B2">
        <w:t xml:space="preserve">How do Experts distinguish a customer-reported symptom from a confirmed cause? </w:t>
      </w:r>
    </w:p>
    <w:p w14:paraId="2B22BAC1" w14:textId="77777777" w:rsidR="00A576B2" w:rsidRPr="00A576B2" w:rsidRDefault="00A576B2" w:rsidP="005B034A">
      <w:pPr>
        <w:spacing w:after="0" w:line="240" w:lineRule="auto"/>
        <w:rPr>
          <w:b/>
          <w:bCs/>
        </w:rPr>
      </w:pPr>
      <w:r w:rsidRPr="00A576B2">
        <w:rPr>
          <w:b/>
          <w:bCs/>
        </w:rPr>
        <w:t>Tools and Resolution Path</w:t>
      </w:r>
    </w:p>
    <w:p w14:paraId="6E635002" w14:textId="77777777" w:rsidR="00A576B2" w:rsidRPr="00A576B2" w:rsidRDefault="00A576B2" w:rsidP="00986EED">
      <w:pPr>
        <w:numPr>
          <w:ilvl w:val="0"/>
          <w:numId w:val="64"/>
        </w:numPr>
        <w:spacing w:after="0" w:line="240" w:lineRule="auto"/>
      </w:pPr>
      <w:r w:rsidRPr="00A576B2">
        <w:t xml:space="preserve">Which approved tool, workflow, or knowledge resource should Experts use? </w:t>
      </w:r>
    </w:p>
    <w:p w14:paraId="73014B05" w14:textId="77777777" w:rsidR="00A576B2" w:rsidRPr="00A576B2" w:rsidRDefault="00A576B2" w:rsidP="00986EED">
      <w:pPr>
        <w:numPr>
          <w:ilvl w:val="0"/>
          <w:numId w:val="64"/>
        </w:numPr>
        <w:spacing w:after="0" w:line="240" w:lineRule="auto"/>
      </w:pPr>
      <w:r w:rsidRPr="00A576B2">
        <w:t xml:space="preserve">What is the appropriate troubleshooting or resolution path? </w:t>
      </w:r>
    </w:p>
    <w:p w14:paraId="13A7E70B" w14:textId="77777777" w:rsidR="00A576B2" w:rsidRPr="00A576B2" w:rsidRDefault="00A576B2" w:rsidP="00986EED">
      <w:pPr>
        <w:numPr>
          <w:ilvl w:val="0"/>
          <w:numId w:val="64"/>
        </w:numPr>
        <w:spacing w:after="0" w:line="240" w:lineRule="auto"/>
      </w:pPr>
      <w:r w:rsidRPr="00A576B2">
        <w:t xml:space="preserve">How do tool guidance and customer results determine the next action? </w:t>
      </w:r>
    </w:p>
    <w:p w14:paraId="2B575DF3" w14:textId="77777777" w:rsidR="00A576B2" w:rsidRPr="00A576B2" w:rsidRDefault="00A576B2" w:rsidP="005B034A">
      <w:pPr>
        <w:spacing w:after="0" w:line="240" w:lineRule="auto"/>
        <w:rPr>
          <w:b/>
          <w:bCs/>
        </w:rPr>
      </w:pPr>
      <w:r w:rsidRPr="00A576B2">
        <w:rPr>
          <w:b/>
          <w:bCs/>
        </w:rPr>
        <w:t>Scope and Next-Step Decisions</w:t>
      </w:r>
    </w:p>
    <w:p w14:paraId="51BBFBA8" w14:textId="77777777" w:rsidR="00A576B2" w:rsidRPr="00A576B2" w:rsidRDefault="00A576B2" w:rsidP="00986EED">
      <w:pPr>
        <w:numPr>
          <w:ilvl w:val="0"/>
          <w:numId w:val="65"/>
        </w:numPr>
        <w:spacing w:after="0" w:line="240" w:lineRule="auto"/>
      </w:pPr>
      <w:r w:rsidRPr="00A576B2">
        <w:t xml:space="preserve">Is the concern within the Expert’s scope? </w:t>
      </w:r>
    </w:p>
    <w:p w14:paraId="33B247B4" w14:textId="77777777" w:rsidR="00A576B2" w:rsidRPr="00A576B2" w:rsidRDefault="00A576B2" w:rsidP="00986EED">
      <w:pPr>
        <w:numPr>
          <w:ilvl w:val="0"/>
          <w:numId w:val="65"/>
        </w:numPr>
        <w:spacing w:after="0" w:line="240" w:lineRule="auto"/>
      </w:pPr>
      <w:r w:rsidRPr="00A576B2">
        <w:t xml:space="preserve">When should Experts continue troubleshooting, escalate, transfer, or move to repair or replacement support? </w:t>
      </w:r>
    </w:p>
    <w:p w14:paraId="59759EE7" w14:textId="77777777" w:rsidR="00A576B2" w:rsidRPr="00A576B2" w:rsidRDefault="00A576B2" w:rsidP="005B034A">
      <w:pPr>
        <w:spacing w:after="0" w:line="240" w:lineRule="auto"/>
        <w:rPr>
          <w:b/>
          <w:bCs/>
        </w:rPr>
      </w:pPr>
      <w:r w:rsidRPr="00A576B2">
        <w:rPr>
          <w:b/>
          <w:bCs/>
        </w:rPr>
        <w:t>Customer Communication and Trust</w:t>
      </w:r>
    </w:p>
    <w:p w14:paraId="105DEDF2" w14:textId="77777777" w:rsidR="00A576B2" w:rsidRPr="00A576B2" w:rsidRDefault="00A576B2" w:rsidP="00986EED">
      <w:pPr>
        <w:numPr>
          <w:ilvl w:val="0"/>
          <w:numId w:val="66"/>
        </w:numPr>
        <w:spacing w:after="0" w:line="240" w:lineRule="auto"/>
      </w:pPr>
      <w:r w:rsidRPr="00A576B2">
        <w:t xml:space="preserve">How do Experts keep the customer informed throughout discovery and troubleshooting? </w:t>
      </w:r>
    </w:p>
    <w:p w14:paraId="7E7E1136" w14:textId="77777777" w:rsidR="00A576B2" w:rsidRPr="00A576B2" w:rsidRDefault="00A576B2" w:rsidP="00986EED">
      <w:pPr>
        <w:numPr>
          <w:ilvl w:val="0"/>
          <w:numId w:val="66"/>
        </w:numPr>
        <w:spacing w:after="0" w:line="240" w:lineRule="auto"/>
      </w:pPr>
      <w:r w:rsidRPr="00A576B2">
        <w:t xml:space="preserve">How do Experts explain findings, actions, and next steps in clear, customer-friendly language? </w:t>
      </w:r>
    </w:p>
    <w:p w14:paraId="45673C94" w14:textId="77777777" w:rsidR="00A576B2" w:rsidRPr="00A576B2" w:rsidRDefault="00A576B2" w:rsidP="00986EED">
      <w:pPr>
        <w:numPr>
          <w:ilvl w:val="0"/>
          <w:numId w:val="66"/>
        </w:numPr>
        <w:spacing w:after="0" w:line="240" w:lineRule="auto"/>
      </w:pPr>
      <w:r w:rsidRPr="00A576B2">
        <w:t xml:space="preserve">How do Experts build trust without making unsupported promises or providing a premature diagnosis? </w:t>
      </w:r>
    </w:p>
    <w:p w14:paraId="248BCC44" w14:textId="77777777" w:rsidR="00A576B2" w:rsidRPr="00A576B2" w:rsidRDefault="00A576B2" w:rsidP="005B034A">
      <w:pPr>
        <w:spacing w:after="0" w:line="240" w:lineRule="auto"/>
        <w:rPr>
          <w:b/>
          <w:bCs/>
        </w:rPr>
      </w:pPr>
      <w:r w:rsidRPr="00A576B2">
        <w:rPr>
          <w:b/>
          <w:bCs/>
        </w:rPr>
        <w:t>Customer Information and Data Protection</w:t>
      </w:r>
    </w:p>
    <w:p w14:paraId="2227FFA8" w14:textId="77777777" w:rsidR="00A576B2" w:rsidRPr="00A576B2" w:rsidRDefault="00A576B2" w:rsidP="00986EED">
      <w:pPr>
        <w:numPr>
          <w:ilvl w:val="0"/>
          <w:numId w:val="67"/>
        </w:numPr>
        <w:spacing w:after="0" w:line="240" w:lineRule="auto"/>
      </w:pPr>
      <w:r w:rsidRPr="00A576B2">
        <w:t xml:space="preserve">How do Experts protect the customer’s information and data throughout the interaction? </w:t>
      </w:r>
    </w:p>
    <w:p w14:paraId="73879749" w14:textId="77777777" w:rsidR="00A576B2" w:rsidRPr="00A576B2" w:rsidRDefault="00A576B2" w:rsidP="00986EED">
      <w:pPr>
        <w:numPr>
          <w:ilvl w:val="0"/>
          <w:numId w:val="67"/>
        </w:numPr>
        <w:spacing w:after="0" w:line="240" w:lineRule="auto"/>
      </w:pPr>
      <w:r w:rsidRPr="00A576B2">
        <w:t xml:space="preserve">What safeguards must be followed before completing actions that may affect the device or customer data? </w:t>
      </w:r>
    </w:p>
    <w:p w14:paraId="33C3C1C2" w14:textId="77777777" w:rsidR="00A576B2" w:rsidRPr="00A576B2" w:rsidRDefault="00A576B2" w:rsidP="005B034A">
      <w:pPr>
        <w:spacing w:after="0" w:line="240" w:lineRule="auto"/>
        <w:rPr>
          <w:b/>
          <w:bCs/>
        </w:rPr>
      </w:pPr>
      <w:r w:rsidRPr="00A576B2">
        <w:rPr>
          <w:b/>
          <w:bCs/>
        </w:rPr>
        <w:t>Resolution, Recap, and Documentation</w:t>
      </w:r>
    </w:p>
    <w:p w14:paraId="77ECFB3A" w14:textId="77777777" w:rsidR="00A576B2" w:rsidRPr="00A576B2" w:rsidRDefault="00A576B2" w:rsidP="00986EED">
      <w:pPr>
        <w:numPr>
          <w:ilvl w:val="0"/>
          <w:numId w:val="68"/>
        </w:numPr>
        <w:spacing w:after="0" w:line="240" w:lineRule="auto"/>
      </w:pPr>
      <w:r w:rsidRPr="00A576B2">
        <w:t xml:space="preserve">How do Experts confirm that the concern has been resolved? </w:t>
      </w:r>
    </w:p>
    <w:p w14:paraId="596ED269" w14:textId="77777777" w:rsidR="00A576B2" w:rsidRPr="00A576B2" w:rsidRDefault="00A576B2" w:rsidP="00986EED">
      <w:pPr>
        <w:numPr>
          <w:ilvl w:val="0"/>
          <w:numId w:val="68"/>
        </w:numPr>
        <w:spacing w:after="0" w:line="240" w:lineRule="auto"/>
      </w:pPr>
      <w:r w:rsidRPr="00A576B2">
        <w:t xml:space="preserve">How do Experts communicate remaining next steps and verify customer satisfaction? </w:t>
      </w:r>
    </w:p>
    <w:p w14:paraId="0B8AE72E" w14:textId="77777777" w:rsidR="00A576B2" w:rsidRPr="00A576B2" w:rsidRDefault="00A576B2" w:rsidP="00986EED">
      <w:pPr>
        <w:numPr>
          <w:ilvl w:val="0"/>
          <w:numId w:val="68"/>
        </w:numPr>
        <w:spacing w:after="0" w:line="240" w:lineRule="auto"/>
      </w:pPr>
      <w:r w:rsidRPr="00A576B2">
        <w:t>How do Experts document the concern, actions taken, outcome, and next steps accurately?</w:t>
      </w:r>
    </w:p>
    <w:p w14:paraId="132F4C08" w14:textId="77777777" w:rsidR="008A5C4A" w:rsidRDefault="008A5C4A" w:rsidP="005B034A">
      <w:pPr>
        <w:spacing w:after="0" w:line="240" w:lineRule="auto"/>
      </w:pPr>
    </w:p>
    <w:p w14:paraId="18849052" w14:textId="77777777" w:rsidR="008A5C4A" w:rsidRDefault="008A5C4A" w:rsidP="005B034A">
      <w:pPr>
        <w:pStyle w:val="Subtitle"/>
        <w:spacing w:after="0" w:line="240" w:lineRule="auto"/>
        <w:rPr>
          <w:rFonts w:hint="eastAsia"/>
        </w:rPr>
      </w:pPr>
      <w:r>
        <w:t>Core Capabilities</w:t>
      </w:r>
    </w:p>
    <w:p w14:paraId="0BB3D2AC" w14:textId="77777777" w:rsidR="003045CF" w:rsidRPr="003045CF" w:rsidRDefault="003045CF" w:rsidP="005B034A">
      <w:pPr>
        <w:spacing w:after="0" w:line="240" w:lineRule="auto"/>
        <w:rPr>
          <w:rFonts w:eastAsia="Times New Roman" w:cs="Times New Roman"/>
          <w:kern w:val="0"/>
          <w14:ligatures w14:val="none"/>
        </w:rPr>
      </w:pPr>
      <w:r w:rsidRPr="003045CF">
        <w:rPr>
          <w:rFonts w:eastAsia="Times New Roman" w:cs="Times New Roman"/>
          <w:kern w:val="0"/>
          <w14:ligatures w14:val="none"/>
        </w:rPr>
        <w:t>Upon successful completion of this learning block, Experts are prepared to:</w:t>
      </w:r>
    </w:p>
    <w:p w14:paraId="0CA5CD54" w14:textId="77777777" w:rsidR="003045CF" w:rsidRPr="003045CF" w:rsidRDefault="003045CF" w:rsidP="00986EED">
      <w:pPr>
        <w:numPr>
          <w:ilvl w:val="0"/>
          <w:numId w:val="136"/>
        </w:numPr>
        <w:spacing w:after="0" w:line="240" w:lineRule="auto"/>
        <w:rPr>
          <w:rFonts w:eastAsia="Times New Roman" w:cs="Times New Roman"/>
          <w:kern w:val="0"/>
          <w14:ligatures w14:val="none"/>
        </w:rPr>
      </w:pPr>
      <w:r w:rsidRPr="003045CF">
        <w:rPr>
          <w:rFonts w:eastAsia="Times New Roman" w:cs="Times New Roman"/>
          <w:kern w:val="0"/>
          <w14:ligatures w14:val="none"/>
        </w:rPr>
        <w:t>Differentiate hardware, software, and accessory-related customer concerns by using purposeful discovery and approved resources to identify the most likely cause of the issue.</w:t>
      </w:r>
    </w:p>
    <w:p w14:paraId="4FC2D5DF" w14:textId="77777777" w:rsidR="003045CF" w:rsidRPr="003045CF" w:rsidRDefault="003045CF" w:rsidP="00986EED">
      <w:pPr>
        <w:numPr>
          <w:ilvl w:val="0"/>
          <w:numId w:val="136"/>
        </w:numPr>
        <w:spacing w:after="0" w:line="240" w:lineRule="auto"/>
        <w:rPr>
          <w:rFonts w:eastAsia="Times New Roman" w:cs="Times New Roman"/>
          <w:kern w:val="0"/>
          <w14:ligatures w14:val="none"/>
        </w:rPr>
      </w:pPr>
      <w:r w:rsidRPr="003045CF">
        <w:rPr>
          <w:rFonts w:eastAsia="Times New Roman" w:cs="Times New Roman"/>
          <w:kern w:val="0"/>
          <w14:ligatures w14:val="none"/>
        </w:rPr>
        <w:t>Evaluate customer symptoms and determine the appropriate troubleshooting path before recommending corrective actions or next steps.</w:t>
      </w:r>
    </w:p>
    <w:p w14:paraId="0093BB5C" w14:textId="77777777" w:rsidR="003045CF" w:rsidRPr="003045CF" w:rsidRDefault="003045CF" w:rsidP="00986EED">
      <w:pPr>
        <w:numPr>
          <w:ilvl w:val="0"/>
          <w:numId w:val="136"/>
        </w:numPr>
        <w:spacing w:after="0" w:line="240" w:lineRule="auto"/>
        <w:rPr>
          <w:rFonts w:eastAsia="Times New Roman" w:cs="Times New Roman"/>
          <w:kern w:val="0"/>
          <w14:ligatures w14:val="none"/>
        </w:rPr>
      </w:pPr>
      <w:r w:rsidRPr="003045CF">
        <w:rPr>
          <w:rFonts w:eastAsia="Times New Roman" w:cs="Times New Roman"/>
          <w:kern w:val="0"/>
          <w14:ligatures w14:val="none"/>
        </w:rPr>
        <w:t>Use approved diagnostic resources to validate troubleshooting decisions and avoid unsupported assumptions or premature conclusions.</w:t>
      </w:r>
    </w:p>
    <w:p w14:paraId="3E8768C0" w14:textId="77777777" w:rsidR="003045CF" w:rsidRPr="003045CF" w:rsidRDefault="003045CF" w:rsidP="00986EED">
      <w:pPr>
        <w:numPr>
          <w:ilvl w:val="0"/>
          <w:numId w:val="136"/>
        </w:numPr>
        <w:spacing w:after="0" w:line="240" w:lineRule="auto"/>
        <w:rPr>
          <w:rFonts w:eastAsia="Times New Roman" w:cs="Times New Roman"/>
          <w:kern w:val="0"/>
          <w14:ligatures w14:val="none"/>
        </w:rPr>
      </w:pPr>
      <w:r w:rsidRPr="003045CF">
        <w:rPr>
          <w:rFonts w:eastAsia="Times New Roman" w:cs="Times New Roman"/>
          <w:kern w:val="0"/>
          <w14:ligatures w14:val="none"/>
        </w:rPr>
        <w:t>Guide customers through hardware and software troubleshooting while communicating clearly, setting expectations, and maintaining ownership throughout the interaction.</w:t>
      </w:r>
    </w:p>
    <w:p w14:paraId="6BCA6DA8" w14:textId="77777777" w:rsidR="003045CF" w:rsidRPr="003045CF" w:rsidRDefault="003045CF" w:rsidP="00986EED">
      <w:pPr>
        <w:numPr>
          <w:ilvl w:val="0"/>
          <w:numId w:val="136"/>
        </w:numPr>
        <w:spacing w:after="0" w:line="240" w:lineRule="auto"/>
        <w:rPr>
          <w:rFonts w:eastAsia="Times New Roman" w:cs="Times New Roman"/>
          <w:kern w:val="0"/>
          <w14:ligatures w14:val="none"/>
        </w:rPr>
      </w:pPr>
      <w:r w:rsidRPr="003045CF">
        <w:rPr>
          <w:rFonts w:eastAsia="Times New Roman" w:cs="Times New Roman"/>
          <w:kern w:val="0"/>
          <w14:ligatures w14:val="none"/>
        </w:rPr>
        <w:t>Determine when a customer concern can be resolved through troubleshooting and when repair, replacement, escalation, or another support path is more appropriate.</w:t>
      </w:r>
    </w:p>
    <w:p w14:paraId="4FDDBE84" w14:textId="77777777" w:rsidR="003045CF" w:rsidRPr="003045CF" w:rsidRDefault="003045CF" w:rsidP="00986EED">
      <w:pPr>
        <w:numPr>
          <w:ilvl w:val="0"/>
          <w:numId w:val="136"/>
        </w:numPr>
        <w:spacing w:after="0" w:line="240" w:lineRule="auto"/>
        <w:rPr>
          <w:rFonts w:eastAsia="Times New Roman" w:cs="Times New Roman"/>
          <w:kern w:val="0"/>
          <w14:ligatures w14:val="none"/>
        </w:rPr>
      </w:pPr>
      <w:r w:rsidRPr="003045CF">
        <w:rPr>
          <w:rFonts w:eastAsia="Times New Roman" w:cs="Times New Roman"/>
          <w:kern w:val="0"/>
          <w14:ligatures w14:val="none"/>
        </w:rPr>
        <w:t>Build the diagnostic decision-making skills required to accurately support hardware, software, and mixed-cause customer issues throughout the remainder of Launchpad.</w:t>
      </w:r>
    </w:p>
    <w:p w14:paraId="6A01B83A" w14:textId="77777777" w:rsidR="006347B6" w:rsidRDefault="006347B6" w:rsidP="005B034A">
      <w:pPr>
        <w:pStyle w:val="Subtitle"/>
        <w:spacing w:after="0" w:line="240" w:lineRule="auto"/>
        <w:rPr>
          <w:rFonts w:hint="eastAsia"/>
        </w:rPr>
      </w:pPr>
    </w:p>
    <w:p w14:paraId="1743C619" w14:textId="77777777" w:rsidR="00805C37" w:rsidRDefault="00805C37" w:rsidP="005B034A">
      <w:pPr>
        <w:pStyle w:val="Subtitle"/>
        <w:spacing w:after="0" w:line="240" w:lineRule="auto"/>
        <w:rPr>
          <w:rFonts w:hint="eastAsia"/>
        </w:rPr>
      </w:pPr>
      <w:r>
        <w:t>Assessment Methods</w:t>
      </w:r>
    </w:p>
    <w:p w14:paraId="1E136176" w14:textId="77777777" w:rsidR="00805C37" w:rsidRPr="006C363D" w:rsidRDefault="00805C37" w:rsidP="00986EED">
      <w:pPr>
        <w:numPr>
          <w:ilvl w:val="0"/>
          <w:numId w:val="30"/>
        </w:numPr>
        <w:spacing w:after="0" w:line="240" w:lineRule="auto"/>
      </w:pPr>
      <w:r w:rsidRPr="006C363D">
        <w:t xml:space="preserve">Knowledge Check </w:t>
      </w:r>
    </w:p>
    <w:p w14:paraId="688E9E11" w14:textId="77777777" w:rsidR="00805C37" w:rsidRDefault="00805C37" w:rsidP="00986EED">
      <w:pPr>
        <w:numPr>
          <w:ilvl w:val="0"/>
          <w:numId w:val="30"/>
        </w:numPr>
        <w:spacing w:after="0" w:line="240" w:lineRule="auto"/>
      </w:pPr>
      <w:r w:rsidRPr="006C363D">
        <w:t xml:space="preserve">Simulation </w:t>
      </w:r>
    </w:p>
    <w:p w14:paraId="4252E6D7" w14:textId="77777777" w:rsidR="00805C37" w:rsidRDefault="00805C37" w:rsidP="00986EED">
      <w:pPr>
        <w:numPr>
          <w:ilvl w:val="1"/>
          <w:numId w:val="30"/>
        </w:numPr>
        <w:spacing w:after="0" w:line="240" w:lineRule="auto"/>
      </w:pPr>
      <w:r>
        <w:t>Training Assist</w:t>
      </w:r>
    </w:p>
    <w:p w14:paraId="016E98D5" w14:textId="77777777" w:rsidR="00805C37" w:rsidRDefault="00805C37" w:rsidP="00986EED">
      <w:pPr>
        <w:numPr>
          <w:ilvl w:val="1"/>
          <w:numId w:val="30"/>
        </w:numPr>
        <w:spacing w:after="0" w:line="240" w:lineRule="auto"/>
      </w:pPr>
      <w:r>
        <w:t>Assima</w:t>
      </w:r>
    </w:p>
    <w:p w14:paraId="0AE9C4E0" w14:textId="77777777" w:rsidR="00805C37" w:rsidRDefault="00805C37" w:rsidP="00986EED">
      <w:pPr>
        <w:numPr>
          <w:ilvl w:val="2"/>
          <w:numId w:val="30"/>
        </w:numPr>
        <w:spacing w:after="0" w:line="240" w:lineRule="auto"/>
      </w:pPr>
      <w:r>
        <w:t>Expert Workspace</w:t>
      </w:r>
    </w:p>
    <w:p w14:paraId="45328045" w14:textId="77777777" w:rsidR="00805C37" w:rsidRDefault="00805C37" w:rsidP="00986EED">
      <w:pPr>
        <w:numPr>
          <w:ilvl w:val="2"/>
          <w:numId w:val="30"/>
        </w:numPr>
        <w:spacing w:after="0" w:line="240" w:lineRule="auto"/>
      </w:pPr>
      <w:r>
        <w:t>OZMO</w:t>
      </w:r>
    </w:p>
    <w:p w14:paraId="3D6FB391" w14:textId="77777777" w:rsidR="00805C37" w:rsidRDefault="00805C37" w:rsidP="00986EED">
      <w:pPr>
        <w:numPr>
          <w:ilvl w:val="2"/>
          <w:numId w:val="30"/>
        </w:numPr>
        <w:spacing w:after="0" w:line="240" w:lineRule="auto"/>
      </w:pPr>
      <w:r>
        <w:t>Expert Assist</w:t>
      </w:r>
    </w:p>
    <w:p w14:paraId="2FB43E15" w14:textId="0F79CC5E" w:rsidR="004C2834" w:rsidRDefault="004C2834" w:rsidP="00986EED">
      <w:pPr>
        <w:numPr>
          <w:ilvl w:val="2"/>
          <w:numId w:val="30"/>
        </w:numPr>
        <w:spacing w:after="0" w:line="240" w:lineRule="auto"/>
      </w:pPr>
      <w:r>
        <w:t>ACSS</w:t>
      </w:r>
    </w:p>
    <w:p w14:paraId="01489167" w14:textId="77777777" w:rsidR="00805C37" w:rsidRPr="002B7CF9" w:rsidRDefault="00805C37" w:rsidP="005B034A">
      <w:pPr>
        <w:spacing w:after="0" w:line="240" w:lineRule="auto"/>
      </w:pPr>
    </w:p>
    <w:p w14:paraId="57FEDA15" w14:textId="77777777" w:rsidR="00805C37" w:rsidRDefault="00805C37" w:rsidP="005B034A">
      <w:pPr>
        <w:pStyle w:val="Subtitle"/>
        <w:spacing w:after="0" w:line="240" w:lineRule="auto"/>
        <w:rPr>
          <w:rFonts w:hint="eastAsia"/>
        </w:rPr>
      </w:pPr>
      <w:r>
        <w:t>Minimum Performance Expectations</w:t>
      </w:r>
    </w:p>
    <w:p w14:paraId="7264949E" w14:textId="77777777" w:rsidR="006347B6" w:rsidRDefault="006347B6" w:rsidP="005B034A">
      <w:pPr>
        <w:spacing w:after="0" w:line="240" w:lineRule="auto"/>
      </w:pPr>
    </w:p>
    <w:p w14:paraId="334356CF" w14:textId="77777777" w:rsidR="00A533C4" w:rsidRPr="00D17ECA" w:rsidRDefault="00A533C4" w:rsidP="005B034A">
      <w:pPr>
        <w:spacing w:after="0" w:line="240" w:lineRule="auto"/>
      </w:pPr>
      <w:r w:rsidRPr="00D17ECA">
        <w:t>Experts must demonstrate the ability to:</w:t>
      </w:r>
    </w:p>
    <w:p w14:paraId="39662535" w14:textId="77777777" w:rsidR="00A533C4" w:rsidRPr="00D17ECA" w:rsidRDefault="00A533C4" w:rsidP="00986EED">
      <w:pPr>
        <w:numPr>
          <w:ilvl w:val="0"/>
          <w:numId w:val="123"/>
        </w:numPr>
        <w:spacing w:after="0" w:line="240" w:lineRule="auto"/>
      </w:pPr>
      <w:r w:rsidRPr="00D17ECA">
        <w:t xml:space="preserve">Successfully complete all </w:t>
      </w:r>
      <w:r w:rsidRPr="00A533C4">
        <w:rPr>
          <w:b/>
          <w:bCs/>
        </w:rPr>
        <w:t>15 required Hardware vs. Software simulations</w:t>
      </w:r>
      <w:r w:rsidRPr="00D17ECA">
        <w:t xml:space="preserve">, including successful re-demonstration of any skill requiring coaching before progressing. </w:t>
      </w:r>
    </w:p>
    <w:p w14:paraId="1EAE2C36" w14:textId="77777777" w:rsidR="00A533C4" w:rsidRPr="00D17ECA" w:rsidRDefault="00A533C4" w:rsidP="00986EED">
      <w:pPr>
        <w:numPr>
          <w:ilvl w:val="0"/>
          <w:numId w:val="123"/>
        </w:numPr>
        <w:spacing w:after="0" w:line="240" w:lineRule="auto"/>
      </w:pPr>
      <w:r w:rsidRPr="00D17ECA">
        <w:t xml:space="preserve">Use probing questions to gather the affected app or device function, symptom or error, timing, recent changes, physical or liquid exposure, and previously attempted steps in </w:t>
      </w:r>
      <w:r w:rsidRPr="00A533C4">
        <w:rPr>
          <w:b/>
          <w:bCs/>
        </w:rPr>
        <w:t>100% of evaluated discovery scenarios</w:t>
      </w:r>
      <w:r w:rsidRPr="00D17ECA">
        <w:t xml:space="preserve">. </w:t>
      </w:r>
    </w:p>
    <w:p w14:paraId="1AE2D1CF" w14:textId="77777777" w:rsidR="00A533C4" w:rsidRPr="00D17ECA" w:rsidRDefault="00A533C4" w:rsidP="00986EED">
      <w:pPr>
        <w:numPr>
          <w:ilvl w:val="0"/>
          <w:numId w:val="123"/>
        </w:numPr>
        <w:spacing w:after="0" w:line="240" w:lineRule="auto"/>
      </w:pPr>
      <w:r w:rsidRPr="00D17ECA">
        <w:t xml:space="preserve">Correctly determine whether a concern involves </w:t>
      </w:r>
      <w:r w:rsidRPr="00A533C4">
        <w:rPr>
          <w:b/>
          <w:bCs/>
        </w:rPr>
        <w:t>one app, multiple apps, device software, network connectivity, hardware, an accessory, or another support path</w:t>
      </w:r>
      <w:r w:rsidRPr="00D17ECA">
        <w:t xml:space="preserve"> in </w:t>
      </w:r>
      <w:r w:rsidRPr="00A533C4">
        <w:rPr>
          <w:b/>
          <w:bCs/>
        </w:rPr>
        <w:t>100% of evaluated classification scenarios</w:t>
      </w:r>
      <w:r w:rsidRPr="00D17ECA">
        <w:t xml:space="preserve">. </w:t>
      </w:r>
    </w:p>
    <w:p w14:paraId="0A97C2E7" w14:textId="77777777" w:rsidR="00A533C4" w:rsidRPr="00D17ECA" w:rsidRDefault="00A533C4" w:rsidP="00986EED">
      <w:pPr>
        <w:numPr>
          <w:ilvl w:val="0"/>
          <w:numId w:val="123"/>
        </w:numPr>
        <w:spacing w:after="0" w:line="240" w:lineRule="auto"/>
      </w:pPr>
      <w:r w:rsidRPr="00D17ECA">
        <w:t xml:space="preserve">Use Expert Assist, ACSS, and other approved resources to select and follow the supported troubleshooting path in </w:t>
      </w:r>
      <w:r w:rsidRPr="00A533C4">
        <w:rPr>
          <w:b/>
          <w:bCs/>
        </w:rPr>
        <w:t>100% of evaluated tool-based scenarios</w:t>
      </w:r>
      <w:r w:rsidRPr="00D17ECA">
        <w:t xml:space="preserve"> rather than relying on assumptions or memory. </w:t>
      </w:r>
    </w:p>
    <w:p w14:paraId="7B1CBD14" w14:textId="77777777" w:rsidR="00A533C4" w:rsidRPr="00D17ECA" w:rsidRDefault="00A533C4" w:rsidP="00986EED">
      <w:pPr>
        <w:numPr>
          <w:ilvl w:val="0"/>
          <w:numId w:val="123"/>
        </w:numPr>
        <w:spacing w:after="0" w:line="240" w:lineRule="auto"/>
      </w:pPr>
      <w:r w:rsidRPr="00D17ECA">
        <w:t xml:space="preserve">Successfully complete all required </w:t>
      </w:r>
      <w:r w:rsidRPr="00A533C4">
        <w:rPr>
          <w:b/>
          <w:bCs/>
        </w:rPr>
        <w:t>app, browser, email, software-update, Bluetooth, battery, charging, and device-performance scenarios</w:t>
      </w:r>
      <w:r w:rsidRPr="00D17ECA">
        <w:t xml:space="preserve"> by explaining the steps clearly and confirming the result where testing applies. </w:t>
      </w:r>
    </w:p>
    <w:p w14:paraId="188EAC11" w14:textId="77777777" w:rsidR="00A533C4" w:rsidRPr="00D17ECA" w:rsidRDefault="00A533C4" w:rsidP="00986EED">
      <w:pPr>
        <w:numPr>
          <w:ilvl w:val="0"/>
          <w:numId w:val="123"/>
        </w:numPr>
        <w:spacing w:after="0" w:line="240" w:lineRule="auto"/>
      </w:pPr>
      <w:r w:rsidRPr="00D17ECA">
        <w:t xml:space="preserve">Complete both required frozen-screen scenarios by using the correct button-based restart process for the </w:t>
      </w:r>
      <w:r w:rsidRPr="00A533C4">
        <w:rPr>
          <w:b/>
          <w:bCs/>
        </w:rPr>
        <w:t>iPhone and Samsung Fold</w:t>
      </w:r>
      <w:r w:rsidRPr="00D17ECA">
        <w:t xml:space="preserve">, without performing or recommending a factory data reset. </w:t>
      </w:r>
    </w:p>
    <w:p w14:paraId="346BCF22" w14:textId="77777777" w:rsidR="00A533C4" w:rsidRPr="00D17ECA" w:rsidRDefault="00A533C4" w:rsidP="00986EED">
      <w:pPr>
        <w:numPr>
          <w:ilvl w:val="0"/>
          <w:numId w:val="123"/>
        </w:numPr>
        <w:spacing w:after="0" w:line="240" w:lineRule="auto"/>
      </w:pPr>
      <w:r w:rsidRPr="00D17ECA">
        <w:t xml:space="preserve">Distinguish a likely hardware concern from a software or settings concern only after completing the required discovery and troubleshooting steps in </w:t>
      </w:r>
      <w:r w:rsidRPr="00A533C4">
        <w:rPr>
          <w:b/>
          <w:bCs/>
        </w:rPr>
        <w:t>100% of evaluated hardware-decision scenarios</w:t>
      </w:r>
      <w:r w:rsidRPr="00D17ECA">
        <w:t xml:space="preserve">. </w:t>
      </w:r>
    </w:p>
    <w:p w14:paraId="26F625B8" w14:textId="77777777" w:rsidR="00A533C4" w:rsidRPr="00D17ECA" w:rsidRDefault="00A533C4" w:rsidP="00986EED">
      <w:pPr>
        <w:numPr>
          <w:ilvl w:val="0"/>
          <w:numId w:val="123"/>
        </w:numPr>
        <w:spacing w:after="0" w:line="240" w:lineRule="auto"/>
      </w:pPr>
      <w:r w:rsidRPr="00D17ECA">
        <w:t xml:space="preserve">Set accurate expectations when device age, physical condition, or troubleshooting results indicate that maintenance steps may not fully resolve the concern or that repair or replacement support may be needed. </w:t>
      </w:r>
    </w:p>
    <w:p w14:paraId="4C11B991" w14:textId="77777777" w:rsidR="00A533C4" w:rsidRPr="00D17ECA" w:rsidRDefault="00A533C4" w:rsidP="00986EED">
      <w:pPr>
        <w:numPr>
          <w:ilvl w:val="0"/>
          <w:numId w:val="123"/>
        </w:numPr>
        <w:spacing w:after="0" w:line="240" w:lineRule="auto"/>
      </w:pPr>
      <w:r w:rsidRPr="00D17ECA">
        <w:t xml:space="preserve">Successfully complete the end-to-end battery-drain simulation with a score of at least </w:t>
      </w:r>
      <w:r w:rsidRPr="00A533C4">
        <w:rPr>
          <w:b/>
          <w:bCs/>
        </w:rPr>
        <w:t>85%</w:t>
      </w:r>
      <w:r w:rsidRPr="00D17ECA">
        <w:t xml:space="preserve"> by completing discovery, approved tool use, troubleshooting, outcome validation, recap, and close. </w:t>
      </w:r>
    </w:p>
    <w:p w14:paraId="5F08D294" w14:textId="77777777" w:rsidR="00A533C4" w:rsidRPr="00D17ECA" w:rsidRDefault="00A533C4" w:rsidP="00986EED">
      <w:pPr>
        <w:numPr>
          <w:ilvl w:val="0"/>
          <w:numId w:val="123"/>
        </w:numPr>
        <w:spacing w:after="0" w:line="240" w:lineRule="auto"/>
      </w:pPr>
      <w:r w:rsidRPr="00D17ECA">
        <w:t xml:space="preserve">Complete all evaluated activities with </w:t>
      </w:r>
      <w:r w:rsidRPr="00A533C4">
        <w:rPr>
          <w:b/>
          <w:bCs/>
        </w:rPr>
        <w:t>zero critical device-support errors</w:t>
      </w:r>
      <w:r w:rsidRPr="00D17ECA">
        <w:t>, including requesting customer passwords, providing instructions for the wrong device, performing an unsupported reset, making a premature hardware diagnosis, recommending an unsupported repair or replacement path, or ending without testing the original concern.</w:t>
      </w:r>
    </w:p>
    <w:p w14:paraId="2D6EC138" w14:textId="77777777" w:rsidR="008A5C4A" w:rsidRPr="00D17ECA" w:rsidRDefault="008A5C4A" w:rsidP="005B034A">
      <w:pPr>
        <w:spacing w:after="0" w:line="240" w:lineRule="auto"/>
      </w:pPr>
    </w:p>
    <w:p w14:paraId="7E4E273A" w14:textId="77777777" w:rsidR="00805C37" w:rsidRDefault="00805C37" w:rsidP="005B034A">
      <w:pPr>
        <w:spacing w:after="0" w:line="240" w:lineRule="auto"/>
        <w:rPr>
          <w:b/>
          <w:bCs/>
        </w:rPr>
      </w:pPr>
    </w:p>
    <w:p w14:paraId="481C9C14" w14:textId="3AA6CC65" w:rsidR="00BE5896" w:rsidRDefault="008A5C4A" w:rsidP="005B034A">
      <w:pPr>
        <w:pStyle w:val="Subtitle"/>
        <w:spacing w:after="0" w:line="240" w:lineRule="auto"/>
        <w:rPr>
          <w:rFonts w:hint="eastAsia"/>
        </w:rPr>
      </w:pPr>
      <w:r>
        <w:t>Courses and Resources</w:t>
      </w:r>
      <w:r w:rsidR="7DCDE9F5">
        <w:t xml:space="preserve"> (~1 hour)</w:t>
      </w:r>
    </w:p>
    <w:tbl>
      <w:tblPr>
        <w:tblW w:w="14463"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457"/>
        <w:gridCol w:w="1060"/>
        <w:gridCol w:w="953"/>
        <w:gridCol w:w="1995"/>
        <w:gridCol w:w="2109"/>
        <w:gridCol w:w="1184"/>
        <w:gridCol w:w="5705"/>
      </w:tblGrid>
      <w:tr w:rsidR="00095F4A" w14:paraId="2D95BCA8" w14:textId="77777777" w:rsidTr="2731EE6D">
        <w:trPr>
          <w:cantSplit/>
          <w:trHeight w:val="98"/>
          <w:jc w:val="center"/>
        </w:trPr>
        <w:tc>
          <w:tcPr>
            <w:tcW w:w="1457" w:type="dxa"/>
            <w:shd w:val="clear" w:color="auto" w:fill="EAF2F8"/>
            <w:tcMar>
              <w:top w:w="70" w:type="dxa"/>
              <w:left w:w="70" w:type="dxa"/>
              <w:bottom w:w="70" w:type="dxa"/>
              <w:right w:w="70" w:type="dxa"/>
            </w:tcMar>
          </w:tcPr>
          <w:p w14:paraId="40C8622A" w14:textId="1A79EF2D" w:rsidR="00095F4A" w:rsidRDefault="00095F4A" w:rsidP="005B034A">
            <w:pPr>
              <w:spacing w:after="0" w:line="240" w:lineRule="auto"/>
            </w:pPr>
            <w:r>
              <w:rPr>
                <w:rFonts w:ascii="Apercu Pro" w:eastAsia="Apercu Pro" w:hAnsi="Apercu Pro" w:cs="Apercu Pro"/>
                <w:b/>
                <w:sz w:val="20"/>
              </w:rPr>
              <w:t xml:space="preserve">Course </w:t>
            </w:r>
          </w:p>
        </w:tc>
        <w:tc>
          <w:tcPr>
            <w:tcW w:w="1060" w:type="dxa"/>
            <w:shd w:val="clear" w:color="auto" w:fill="EAF2F8"/>
            <w:tcMar>
              <w:top w:w="70" w:type="dxa"/>
              <w:left w:w="70" w:type="dxa"/>
              <w:bottom w:w="70" w:type="dxa"/>
              <w:right w:w="70" w:type="dxa"/>
            </w:tcMar>
          </w:tcPr>
          <w:p w14:paraId="626ABE32" w14:textId="77777777" w:rsidR="00095F4A" w:rsidRDefault="00095F4A" w:rsidP="005B034A">
            <w:pPr>
              <w:spacing w:after="0" w:line="240" w:lineRule="auto"/>
            </w:pPr>
            <w:r>
              <w:rPr>
                <w:rFonts w:ascii="Apercu Pro" w:eastAsia="Apercu Pro" w:hAnsi="Apercu Pro" w:cs="Apercu Pro"/>
                <w:b/>
                <w:sz w:val="20"/>
              </w:rPr>
              <w:t>Modality</w:t>
            </w:r>
          </w:p>
        </w:tc>
        <w:tc>
          <w:tcPr>
            <w:tcW w:w="953" w:type="dxa"/>
            <w:shd w:val="clear" w:color="auto" w:fill="EAF2F8"/>
            <w:tcMar>
              <w:top w:w="70" w:type="dxa"/>
              <w:left w:w="70" w:type="dxa"/>
              <w:bottom w:w="70" w:type="dxa"/>
              <w:right w:w="70" w:type="dxa"/>
            </w:tcMar>
          </w:tcPr>
          <w:p w14:paraId="340F754F" w14:textId="21CC4036" w:rsidR="00095F4A" w:rsidRDefault="0CD8BEC0" w:rsidP="0CD8BEC0">
            <w:pPr>
              <w:spacing w:after="0" w:line="240" w:lineRule="auto"/>
            </w:pPr>
            <w:r w:rsidRPr="0CD8BEC0">
              <w:rPr>
                <w:rFonts w:ascii="Apercu Pro" w:eastAsia="Apercu Pro" w:hAnsi="Apercu Pro" w:cs="Apercu Pro"/>
                <w:b/>
                <w:bCs/>
                <w:sz w:val="20"/>
                <w:szCs w:val="20"/>
              </w:rPr>
              <w:t>Length</w:t>
            </w:r>
          </w:p>
        </w:tc>
        <w:tc>
          <w:tcPr>
            <w:tcW w:w="1995" w:type="dxa"/>
            <w:shd w:val="clear" w:color="auto" w:fill="EAF2F8"/>
            <w:tcMar>
              <w:top w:w="70" w:type="dxa"/>
              <w:left w:w="70" w:type="dxa"/>
              <w:bottom w:w="70" w:type="dxa"/>
              <w:right w:w="70" w:type="dxa"/>
            </w:tcMar>
          </w:tcPr>
          <w:p w14:paraId="2961C252" w14:textId="7211DD33" w:rsidR="0CD8BEC0" w:rsidRDefault="0CD8BEC0" w:rsidP="0CD8BEC0">
            <w:pPr>
              <w:spacing w:line="240" w:lineRule="auto"/>
            </w:pPr>
            <w:r w:rsidRPr="0CD8BEC0">
              <w:rPr>
                <w:rFonts w:ascii="Apercu Pro" w:eastAsia="Apercu Pro" w:hAnsi="Apercu Pro" w:cs="Apercu Pro"/>
                <w:b/>
                <w:bCs/>
                <w:sz w:val="20"/>
                <w:szCs w:val="20"/>
              </w:rPr>
              <w:t>Stakeholder Review</w:t>
            </w:r>
          </w:p>
        </w:tc>
        <w:tc>
          <w:tcPr>
            <w:tcW w:w="2109" w:type="dxa"/>
            <w:shd w:val="clear" w:color="auto" w:fill="EAF2F8"/>
          </w:tcPr>
          <w:p w14:paraId="31EDA91B" w14:textId="2349C83F" w:rsidR="00AE3F6C" w:rsidRDefault="00AE3F6C"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184" w:type="dxa"/>
            <w:shd w:val="clear" w:color="auto" w:fill="EAF2F8"/>
          </w:tcPr>
          <w:p w14:paraId="2F22FD39" w14:textId="3133D05C" w:rsidR="00AE3F6C" w:rsidRDefault="00AE3F6C"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w:t>
            </w:r>
            <w:r w:rsidR="009C48B7">
              <w:rPr>
                <w:rFonts w:ascii="Apercu Pro" w:eastAsia="Apercu Pro" w:hAnsi="Apercu Pro" w:cs="Apercu Pro"/>
                <w:b/>
                <w:sz w:val="20"/>
              </w:rPr>
              <w:t>s</w:t>
            </w:r>
          </w:p>
        </w:tc>
        <w:tc>
          <w:tcPr>
            <w:tcW w:w="5705" w:type="dxa"/>
            <w:shd w:val="clear" w:color="auto" w:fill="EAF2F8"/>
            <w:tcMar>
              <w:top w:w="70" w:type="dxa"/>
              <w:left w:w="70" w:type="dxa"/>
              <w:bottom w:w="70" w:type="dxa"/>
              <w:right w:w="70" w:type="dxa"/>
            </w:tcMar>
          </w:tcPr>
          <w:p w14:paraId="501415D0" w14:textId="5ABD66F0" w:rsidR="00095F4A" w:rsidRDefault="00095F4A" w:rsidP="005B034A">
            <w:pPr>
              <w:spacing w:after="0" w:line="240" w:lineRule="auto"/>
            </w:pPr>
            <w:r>
              <w:rPr>
                <w:rFonts w:ascii="Apercu Pro" w:eastAsia="Apercu Pro" w:hAnsi="Apercu Pro" w:cs="Apercu Pro"/>
                <w:b/>
                <w:sz w:val="20"/>
              </w:rPr>
              <w:t>High-Level Description</w:t>
            </w:r>
          </w:p>
        </w:tc>
      </w:tr>
      <w:tr w:rsidR="00095F4A" w14:paraId="36C04593" w14:textId="77777777" w:rsidTr="2731EE6D">
        <w:trPr>
          <w:cantSplit/>
          <w:trHeight w:val="195"/>
          <w:jc w:val="center"/>
        </w:trPr>
        <w:tc>
          <w:tcPr>
            <w:tcW w:w="1457" w:type="dxa"/>
            <w:tcMar>
              <w:top w:w="70" w:type="dxa"/>
              <w:left w:w="70" w:type="dxa"/>
              <w:bottom w:w="70" w:type="dxa"/>
              <w:right w:w="70" w:type="dxa"/>
            </w:tcMar>
          </w:tcPr>
          <w:p w14:paraId="647348AE" w14:textId="77777777" w:rsidR="00095F4A" w:rsidRDefault="00095F4A" w:rsidP="005B034A">
            <w:pPr>
              <w:spacing w:after="0" w:line="240" w:lineRule="auto"/>
            </w:pPr>
            <w:r>
              <w:rPr>
                <w:rFonts w:ascii="Apercu Pro" w:eastAsia="Apercu Pro" w:hAnsi="Apercu Pro" w:cs="Apercu Pro"/>
                <w:sz w:val="20"/>
              </w:rPr>
              <w:t>Hardware vs Software</w:t>
            </w:r>
          </w:p>
        </w:tc>
        <w:tc>
          <w:tcPr>
            <w:tcW w:w="1060" w:type="dxa"/>
            <w:tcMar>
              <w:top w:w="70" w:type="dxa"/>
              <w:left w:w="70" w:type="dxa"/>
              <w:bottom w:w="70" w:type="dxa"/>
              <w:right w:w="70" w:type="dxa"/>
            </w:tcMar>
          </w:tcPr>
          <w:p w14:paraId="35B81846" w14:textId="77777777" w:rsidR="00095F4A" w:rsidRDefault="00095F4A" w:rsidP="005B034A">
            <w:pPr>
              <w:spacing w:after="0" w:line="240" w:lineRule="auto"/>
            </w:pPr>
            <w:r>
              <w:rPr>
                <w:rFonts w:ascii="Apercu Pro" w:eastAsia="Apercu Pro" w:hAnsi="Apercu Pro" w:cs="Apercu Pro"/>
                <w:sz w:val="20"/>
              </w:rPr>
              <w:t>Video</w:t>
            </w:r>
          </w:p>
        </w:tc>
        <w:tc>
          <w:tcPr>
            <w:tcW w:w="953" w:type="dxa"/>
            <w:tcMar>
              <w:top w:w="70" w:type="dxa"/>
              <w:left w:w="70" w:type="dxa"/>
              <w:bottom w:w="70" w:type="dxa"/>
              <w:right w:w="70" w:type="dxa"/>
            </w:tcMar>
          </w:tcPr>
          <w:p w14:paraId="7287FFD5" w14:textId="77777777" w:rsidR="00095F4A" w:rsidRDefault="00095F4A" w:rsidP="005B034A">
            <w:pPr>
              <w:spacing w:after="0" w:line="240" w:lineRule="auto"/>
            </w:pPr>
            <w:r>
              <w:rPr>
                <w:rFonts w:ascii="Apercu Pro" w:eastAsia="Apercu Pro" w:hAnsi="Apercu Pro" w:cs="Apercu Pro"/>
                <w:sz w:val="20"/>
              </w:rPr>
              <w:t>15 min</w:t>
            </w:r>
          </w:p>
        </w:tc>
        <w:tc>
          <w:tcPr>
            <w:tcW w:w="1995" w:type="dxa"/>
            <w:tcMar>
              <w:top w:w="70" w:type="dxa"/>
              <w:left w:w="70" w:type="dxa"/>
              <w:bottom w:w="70" w:type="dxa"/>
              <w:right w:w="70" w:type="dxa"/>
            </w:tcMar>
          </w:tcPr>
          <w:p w14:paraId="36642F27" w14:textId="2BB056FE" w:rsidR="0CD8BEC0" w:rsidRDefault="2731EE6D" w:rsidP="0CD8BEC0">
            <w:pPr>
              <w:spacing w:line="240" w:lineRule="auto"/>
            </w:pPr>
            <w:r w:rsidRPr="2731EE6D">
              <w:rPr>
                <w:rFonts w:ascii="Apercu Pro" w:eastAsia="Apercu Pro" w:hAnsi="Apercu Pro" w:cs="Apercu Pro"/>
                <w:sz w:val="20"/>
                <w:szCs w:val="20"/>
              </w:rPr>
              <w:t>8/12</w:t>
            </w:r>
          </w:p>
        </w:tc>
        <w:tc>
          <w:tcPr>
            <w:tcW w:w="2109" w:type="dxa"/>
          </w:tcPr>
          <w:p w14:paraId="2319D22C" w14:textId="128198DF" w:rsidR="001122EF" w:rsidRDefault="001122EF"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r w:rsidR="00117B9F">
              <w:rPr>
                <w:rFonts w:ascii="Apercu Pro" w:eastAsia="Apercu Pro" w:hAnsi="Apercu Pro" w:cs="Apercu Pro"/>
                <w:sz w:val="20"/>
                <w:szCs w:val="20"/>
              </w:rPr>
              <w:t>, 2, 3</w:t>
            </w:r>
          </w:p>
        </w:tc>
        <w:tc>
          <w:tcPr>
            <w:tcW w:w="1184" w:type="dxa"/>
          </w:tcPr>
          <w:p w14:paraId="1F1B3E1F" w14:textId="11AB978E" w:rsidR="002513CB" w:rsidRDefault="002513CB"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15</w:t>
            </w:r>
          </w:p>
        </w:tc>
        <w:tc>
          <w:tcPr>
            <w:tcW w:w="5705" w:type="dxa"/>
            <w:tcMar>
              <w:top w:w="70" w:type="dxa"/>
              <w:left w:w="70" w:type="dxa"/>
              <w:bottom w:w="70" w:type="dxa"/>
              <w:right w:w="70" w:type="dxa"/>
            </w:tcMar>
          </w:tcPr>
          <w:p w14:paraId="666E7661" w14:textId="58005073" w:rsidR="00095F4A" w:rsidRDefault="00095F4A" w:rsidP="005B034A">
            <w:pPr>
              <w:spacing w:after="0" w:line="240" w:lineRule="auto"/>
            </w:pPr>
            <w:r w:rsidRPr="3D4386E8">
              <w:rPr>
                <w:rFonts w:ascii="Apercu Pro" w:eastAsia="Apercu Pro" w:hAnsi="Apercu Pro" w:cs="Apercu Pro"/>
                <w:sz w:val="20"/>
                <w:szCs w:val="20"/>
              </w:rPr>
              <w:t>This video introduces the difference between hardware and software. Learners see how physical components and device settings or apps work together to help identify likely issue types.</w:t>
            </w:r>
          </w:p>
        </w:tc>
      </w:tr>
      <w:tr w:rsidR="00095F4A" w14:paraId="04B292FC" w14:textId="77777777" w:rsidTr="2731EE6D">
        <w:trPr>
          <w:cantSplit/>
          <w:trHeight w:val="195"/>
          <w:jc w:val="center"/>
        </w:trPr>
        <w:tc>
          <w:tcPr>
            <w:tcW w:w="1457" w:type="dxa"/>
            <w:tcMar>
              <w:top w:w="70" w:type="dxa"/>
              <w:left w:w="70" w:type="dxa"/>
              <w:bottom w:w="70" w:type="dxa"/>
              <w:right w:w="70" w:type="dxa"/>
            </w:tcMar>
          </w:tcPr>
          <w:p w14:paraId="0939E62E" w14:textId="77777777" w:rsidR="00095F4A" w:rsidRDefault="00095F4A" w:rsidP="005B034A">
            <w:pPr>
              <w:spacing w:after="0" w:line="240" w:lineRule="auto"/>
            </w:pPr>
            <w:r>
              <w:rPr>
                <w:rFonts w:ascii="Apercu Pro" w:eastAsia="Apercu Pro" w:hAnsi="Apercu Pro" w:cs="Apercu Pro"/>
                <w:sz w:val="20"/>
              </w:rPr>
              <w:t>Hardware and Software Concerns</w:t>
            </w:r>
          </w:p>
        </w:tc>
        <w:tc>
          <w:tcPr>
            <w:tcW w:w="1060" w:type="dxa"/>
            <w:tcMar>
              <w:top w:w="70" w:type="dxa"/>
              <w:left w:w="70" w:type="dxa"/>
              <w:bottom w:w="70" w:type="dxa"/>
              <w:right w:w="70" w:type="dxa"/>
            </w:tcMar>
          </w:tcPr>
          <w:p w14:paraId="0D403B05" w14:textId="77777777" w:rsidR="00095F4A" w:rsidRDefault="00095F4A" w:rsidP="005B034A">
            <w:pPr>
              <w:spacing w:after="0" w:line="240" w:lineRule="auto"/>
            </w:pPr>
            <w:r>
              <w:rPr>
                <w:rFonts w:ascii="Apercu Pro" w:eastAsia="Apercu Pro" w:hAnsi="Apercu Pro" w:cs="Apercu Pro"/>
                <w:sz w:val="20"/>
              </w:rPr>
              <w:t>CBT</w:t>
            </w:r>
          </w:p>
        </w:tc>
        <w:tc>
          <w:tcPr>
            <w:tcW w:w="953" w:type="dxa"/>
            <w:tcMar>
              <w:top w:w="70" w:type="dxa"/>
              <w:left w:w="70" w:type="dxa"/>
              <w:bottom w:w="70" w:type="dxa"/>
              <w:right w:w="70" w:type="dxa"/>
            </w:tcMar>
          </w:tcPr>
          <w:p w14:paraId="7424ED27" w14:textId="56676424" w:rsidR="00095F4A" w:rsidRDefault="00095F4A" w:rsidP="005B034A">
            <w:pPr>
              <w:spacing w:after="0" w:line="240" w:lineRule="auto"/>
            </w:pPr>
            <w:r>
              <w:rPr>
                <w:rFonts w:ascii="Apercu Pro" w:eastAsia="Apercu Pro" w:hAnsi="Apercu Pro" w:cs="Apercu Pro"/>
                <w:sz w:val="20"/>
              </w:rPr>
              <w:t>30 min</w:t>
            </w:r>
          </w:p>
        </w:tc>
        <w:tc>
          <w:tcPr>
            <w:tcW w:w="1995" w:type="dxa"/>
            <w:tcMar>
              <w:top w:w="70" w:type="dxa"/>
              <w:left w:w="70" w:type="dxa"/>
              <w:bottom w:w="70" w:type="dxa"/>
              <w:right w:w="70" w:type="dxa"/>
            </w:tcMar>
          </w:tcPr>
          <w:p w14:paraId="49156649" w14:textId="3A023AA1" w:rsidR="0CD8BEC0" w:rsidRDefault="2731EE6D" w:rsidP="2731EE6D">
            <w:pPr>
              <w:spacing w:line="240" w:lineRule="auto"/>
              <w:rPr>
                <w:rFonts w:ascii="Apercu Pro" w:eastAsia="Apercu Pro" w:hAnsi="Apercu Pro" w:cs="Apercu Pro"/>
                <w:sz w:val="20"/>
                <w:szCs w:val="20"/>
                <w:highlight w:val="yellow"/>
              </w:rPr>
            </w:pPr>
            <w:r w:rsidRPr="2731EE6D">
              <w:rPr>
                <w:rFonts w:ascii="Apercu Pro" w:eastAsia="Apercu Pro" w:hAnsi="Apercu Pro" w:cs="Apercu Pro"/>
                <w:sz w:val="20"/>
                <w:szCs w:val="20"/>
                <w:highlight w:val="yellow"/>
              </w:rPr>
              <w:t>~8/20</w:t>
            </w:r>
          </w:p>
        </w:tc>
        <w:tc>
          <w:tcPr>
            <w:tcW w:w="2109" w:type="dxa"/>
          </w:tcPr>
          <w:p w14:paraId="1C7E70DD" w14:textId="1B2EB466" w:rsidR="00C12793" w:rsidRDefault="00C12793"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4, 5, 6</w:t>
            </w:r>
          </w:p>
        </w:tc>
        <w:tc>
          <w:tcPr>
            <w:tcW w:w="1184" w:type="dxa"/>
          </w:tcPr>
          <w:p w14:paraId="3BD3B05A" w14:textId="3825FDC3" w:rsidR="002513CB" w:rsidRDefault="002513CB"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15</w:t>
            </w:r>
          </w:p>
        </w:tc>
        <w:tc>
          <w:tcPr>
            <w:tcW w:w="5705" w:type="dxa"/>
            <w:tcMar>
              <w:top w:w="70" w:type="dxa"/>
              <w:left w:w="70" w:type="dxa"/>
              <w:bottom w:w="70" w:type="dxa"/>
              <w:right w:w="70" w:type="dxa"/>
            </w:tcMar>
          </w:tcPr>
          <w:p w14:paraId="6DB87688" w14:textId="46CCD9FE" w:rsidR="00095F4A" w:rsidRDefault="00095F4A" w:rsidP="005B034A">
            <w:pPr>
              <w:spacing w:after="0" w:line="240" w:lineRule="auto"/>
              <w:rPr>
                <w:rFonts w:ascii="Apercu Pro" w:eastAsia="Apercu Pro" w:hAnsi="Apercu Pro" w:cs="Apercu Pro"/>
                <w:sz w:val="20"/>
                <w:szCs w:val="20"/>
              </w:rPr>
            </w:pPr>
            <w:r w:rsidRPr="39FF564C">
              <w:rPr>
                <w:rFonts w:ascii="Apercu Pro" w:eastAsia="Apercu Pro" w:hAnsi="Apercu Pro" w:cs="Apercu Pro"/>
                <w:sz w:val="20"/>
                <w:szCs w:val="20"/>
              </w:rPr>
              <w:t>This CBT builds recognition of common hardware and software concerns. Learners practice distinguishing symptoms from possible causes, asking focused discovery questions, and choosing the right troubleshooting starting point.</w:t>
            </w:r>
          </w:p>
          <w:p w14:paraId="48F93CDD" w14:textId="77777777" w:rsidR="00095F4A" w:rsidRDefault="00095F4A" w:rsidP="005B034A">
            <w:pPr>
              <w:spacing w:after="0" w:line="240" w:lineRule="auto"/>
              <w:rPr>
                <w:rFonts w:ascii="Apercu Pro" w:eastAsia="Apercu Pro" w:hAnsi="Apercu Pro" w:cs="Apercu Pro"/>
                <w:sz w:val="20"/>
                <w:szCs w:val="20"/>
              </w:rPr>
            </w:pPr>
          </w:p>
          <w:p w14:paraId="47AAF62A" w14:textId="2C0A5112" w:rsidR="00095F4A" w:rsidRDefault="00095F4A" w:rsidP="005B034A">
            <w:pPr>
              <w:spacing w:after="0" w:line="240" w:lineRule="auto"/>
            </w:pPr>
            <w:r>
              <w:rPr>
                <w:rFonts w:ascii="Apercu Pro" w:eastAsia="Apercu Pro" w:hAnsi="Apercu Pro" w:cs="Apercu Pro"/>
                <w:sz w:val="20"/>
                <w:szCs w:val="20"/>
              </w:rPr>
              <w:t xml:space="preserve">This CBT will end with a Formative Knowledge Check. </w:t>
            </w:r>
            <w:r w:rsidRPr="21AA99B6">
              <w:rPr>
                <w:rFonts w:ascii="Apercu Pro" w:eastAsia="Apercu Pro" w:hAnsi="Apercu Pro" w:cs="Apercu Pro"/>
                <w:sz w:val="20"/>
                <w:szCs w:val="20"/>
              </w:rPr>
              <w:t>. The check should reinforce symptom versus cause, focused discovery questions, approved resource use, avoiding premature diagnosis, and selecting the right troubleshooting or next-step path before simulations.</w:t>
            </w:r>
          </w:p>
        </w:tc>
      </w:tr>
    </w:tbl>
    <w:p w14:paraId="6408593B" w14:textId="77777777" w:rsidR="006347B6" w:rsidRDefault="006347B6" w:rsidP="005B034A">
      <w:pPr>
        <w:pStyle w:val="Subtitle"/>
        <w:spacing w:after="0" w:line="240" w:lineRule="auto"/>
        <w:rPr>
          <w:rFonts w:hint="eastAsia"/>
        </w:rPr>
      </w:pPr>
    </w:p>
    <w:p w14:paraId="306EF264" w14:textId="7273E9E5" w:rsidR="008A5C4A" w:rsidRPr="00A15361" w:rsidRDefault="008A5C4A" w:rsidP="005B034A">
      <w:pPr>
        <w:pStyle w:val="Subtitle"/>
        <w:spacing w:after="0" w:line="240" w:lineRule="auto"/>
        <w:rPr>
          <w:rFonts w:hint="eastAsia"/>
        </w:rPr>
      </w:pPr>
      <w:r>
        <w:t>Simulation Strategy</w:t>
      </w:r>
      <w:r w:rsidR="006339D9">
        <w:t xml:space="preserve"> </w:t>
      </w:r>
      <w:r w:rsidR="00BB031D">
        <w:t>(~3 hours)</w:t>
      </w:r>
    </w:p>
    <w:p w14:paraId="0E232DD4" w14:textId="77777777" w:rsidR="006347B6" w:rsidRDefault="006347B6" w:rsidP="005B034A">
      <w:pPr>
        <w:spacing w:after="0" w:line="240" w:lineRule="auto"/>
      </w:pPr>
    </w:p>
    <w:p w14:paraId="2B55B228" w14:textId="77777777" w:rsidR="008A5C4A" w:rsidRPr="00E47FE7" w:rsidRDefault="008A5C4A" w:rsidP="005B034A">
      <w:pPr>
        <w:spacing w:after="0" w:line="240" w:lineRule="auto"/>
      </w:pPr>
      <w:r>
        <w:t>Working on updating the simulations since we pivoted today. After the video and CBT, Experts should practice identifying whether customer concerns are hardware-related, software-related, accessory-related, or caused by multiple factors.</w:t>
      </w:r>
    </w:p>
    <w:p w14:paraId="4778FCDE" w14:textId="77777777" w:rsidR="006347B6" w:rsidRDefault="006347B6" w:rsidP="005B034A">
      <w:pPr>
        <w:spacing w:after="0" w:line="240" w:lineRule="auto"/>
      </w:pPr>
    </w:p>
    <w:p w14:paraId="11A07B7B" w14:textId="77777777" w:rsidR="008A5C4A" w:rsidRPr="00E47FE7" w:rsidRDefault="008A5C4A" w:rsidP="005B034A">
      <w:pPr>
        <w:spacing w:after="0" w:line="240" w:lineRule="auto"/>
      </w:pPr>
      <w:r>
        <w:t>Simulations should build from simple symptom identification to more complex troubleshooting and decision-making. Experts should practice asking focused discovery questions, using approved tools and resources, selecting the correct troubleshooting path, validating outcomes, and determining the right next step.</w:t>
      </w:r>
    </w:p>
    <w:p w14:paraId="397B7A1C" w14:textId="77777777" w:rsidR="006347B6" w:rsidRDefault="006347B6" w:rsidP="005B034A">
      <w:pPr>
        <w:spacing w:after="0" w:line="240" w:lineRule="auto"/>
      </w:pPr>
    </w:p>
    <w:p w14:paraId="54ADD415" w14:textId="77777777" w:rsidR="008A5C4A" w:rsidRPr="00E47FE7" w:rsidRDefault="008A5C4A" w:rsidP="005B034A">
      <w:pPr>
        <w:spacing w:after="0" w:line="240" w:lineRule="auto"/>
      </w:pPr>
      <w:r>
        <w:t>Scenarios should include common concerns such as frozen screens, battery drain, charging issues, Bluetooth/accessory pairing, app issues, email or browser issues, carrier app access, device slowness, updates, permissions, settings, storage, and connectivity.</w:t>
      </w:r>
    </w:p>
    <w:p w14:paraId="468CD113" w14:textId="77777777" w:rsidR="006347B6" w:rsidRDefault="006347B6" w:rsidP="005B034A">
      <w:pPr>
        <w:spacing w:after="0" w:line="240" w:lineRule="auto"/>
        <w:rPr>
          <w:b/>
          <w:bCs/>
        </w:rPr>
      </w:pPr>
    </w:p>
    <w:p w14:paraId="0F3E6AAF" w14:textId="3469C3DC" w:rsidR="00473433" w:rsidRDefault="00473433" w:rsidP="005B034A">
      <w:pPr>
        <w:spacing w:after="0" w:line="240" w:lineRule="auto"/>
      </w:pPr>
      <w:r w:rsidRPr="00473433">
        <w:rPr>
          <w:b/>
          <w:bCs/>
        </w:rPr>
        <w:t>Total Simulations-</w:t>
      </w:r>
      <w:r>
        <w:t xml:space="preserve"> 15</w:t>
      </w:r>
    </w:p>
    <w:p w14:paraId="5588358A" w14:textId="52C7FAAE" w:rsidR="00D339E2" w:rsidRDefault="00747C77" w:rsidP="005B034A">
      <w:pPr>
        <w:spacing w:after="0" w:line="240" w:lineRule="auto"/>
      </w:pPr>
      <w:r w:rsidRPr="00747C77">
        <w:rPr>
          <w:noProof/>
        </w:rPr>
        <w:drawing>
          <wp:inline distT="0" distB="0" distL="0" distR="0" wp14:anchorId="49B53622" wp14:editId="7B37921F">
            <wp:extent cx="5943600" cy="3320415"/>
            <wp:effectExtent l="0" t="0" r="0" b="0"/>
            <wp:docPr id="95442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20287" name=""/>
                    <pic:cNvPicPr/>
                  </pic:nvPicPr>
                  <pic:blipFill>
                    <a:blip r:embed="rId22"/>
                    <a:stretch>
                      <a:fillRect/>
                    </a:stretch>
                  </pic:blipFill>
                  <pic:spPr>
                    <a:xfrm>
                      <a:off x="0" y="0"/>
                      <a:ext cx="5943600" cy="3320415"/>
                    </a:xfrm>
                    <a:prstGeom prst="rect">
                      <a:avLst/>
                    </a:prstGeom>
                  </pic:spPr>
                </pic:pic>
              </a:graphicData>
            </a:graphic>
          </wp:inline>
        </w:drawing>
      </w:r>
      <w:r w:rsidR="00D339E2" w:rsidRPr="00D339E2">
        <w:rPr>
          <w:noProof/>
        </w:rPr>
        <w:drawing>
          <wp:inline distT="0" distB="0" distL="0" distR="0" wp14:anchorId="65F58ECD" wp14:editId="3EA58868">
            <wp:extent cx="5943600" cy="1289050"/>
            <wp:effectExtent l="0" t="0" r="0" b="6350"/>
            <wp:docPr id="29845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3803" name=""/>
                    <pic:cNvPicPr/>
                  </pic:nvPicPr>
                  <pic:blipFill>
                    <a:blip r:embed="rId23"/>
                    <a:stretch>
                      <a:fillRect/>
                    </a:stretch>
                  </pic:blipFill>
                  <pic:spPr>
                    <a:xfrm>
                      <a:off x="0" y="0"/>
                      <a:ext cx="5943600" cy="1289050"/>
                    </a:xfrm>
                    <a:prstGeom prst="rect">
                      <a:avLst/>
                    </a:prstGeom>
                  </pic:spPr>
                </pic:pic>
              </a:graphicData>
            </a:graphic>
          </wp:inline>
        </w:drawing>
      </w:r>
    </w:p>
    <w:p w14:paraId="6D8BC49D" w14:textId="77777777" w:rsidR="000A38F7" w:rsidRDefault="000A38F7" w:rsidP="005B034A">
      <w:pPr>
        <w:spacing w:after="0" w:line="240" w:lineRule="auto"/>
      </w:pPr>
    </w:p>
    <w:p w14:paraId="2A6AB21B" w14:textId="47FCCF9E" w:rsidR="00540697" w:rsidRPr="00DB281B" w:rsidRDefault="00540697" w:rsidP="005B034A">
      <w:pPr>
        <w:pStyle w:val="Heading2"/>
        <w:spacing w:before="0" w:after="0" w:line="240" w:lineRule="auto"/>
        <w:rPr>
          <w:rFonts w:hint="eastAsia"/>
          <w:u w:val="single"/>
        </w:rPr>
      </w:pPr>
      <w:bookmarkStart w:id="70" w:name="_Toc236830916"/>
      <w:r w:rsidRPr="00DB281B">
        <w:rPr>
          <w:u w:val="single"/>
        </w:rPr>
        <w:t>Learning Block</w:t>
      </w:r>
      <w:r w:rsidR="00567E1A" w:rsidRPr="00DB281B">
        <w:rPr>
          <w:u w:val="single"/>
        </w:rPr>
        <w:t xml:space="preserve"> </w:t>
      </w:r>
      <w:r w:rsidR="00295218">
        <w:rPr>
          <w:u w:val="single"/>
        </w:rPr>
        <w:t>10</w:t>
      </w:r>
      <w:r w:rsidRPr="00DB281B">
        <w:rPr>
          <w:u w:val="single"/>
        </w:rPr>
        <w:t>:</w:t>
      </w:r>
      <w:r w:rsidR="00A52048">
        <w:rPr>
          <w:u w:val="single"/>
        </w:rPr>
        <w:t xml:space="preserve"> Call Flow Stage 2- Solve &amp; Test-</w:t>
      </w:r>
      <w:r w:rsidRPr="00DB281B">
        <w:rPr>
          <w:u w:val="single"/>
        </w:rPr>
        <w:t xml:space="preserve"> Networking</w:t>
      </w:r>
      <w:bookmarkEnd w:id="70"/>
    </w:p>
    <w:p w14:paraId="18429AE2" w14:textId="77777777" w:rsidR="00894785" w:rsidRDefault="00894785" w:rsidP="005B034A">
      <w:pPr>
        <w:pStyle w:val="Subtitle"/>
        <w:spacing w:after="0" w:line="240" w:lineRule="auto"/>
        <w:rPr>
          <w:rFonts w:hint="eastAsia"/>
        </w:rPr>
      </w:pPr>
    </w:p>
    <w:p w14:paraId="5231D397" w14:textId="77777777" w:rsidR="00540697" w:rsidRPr="004D2A83" w:rsidRDefault="00540697" w:rsidP="005B034A">
      <w:pPr>
        <w:pStyle w:val="Subtitle"/>
        <w:spacing w:after="0" w:line="240" w:lineRule="auto"/>
        <w:rPr>
          <w:rFonts w:hint="eastAsia"/>
        </w:rPr>
      </w:pPr>
      <w:r w:rsidRPr="004D2A83">
        <w:t>Purpose of the learning block</w:t>
      </w:r>
      <w:r w:rsidRPr="004D2A83">
        <w:rPr>
          <w:rFonts w:ascii="Arial" w:hAnsi="Arial" w:cs="Arial"/>
        </w:rPr>
        <w:t> </w:t>
      </w:r>
      <w:r w:rsidRPr="004D2A83">
        <w:t> </w:t>
      </w:r>
    </w:p>
    <w:p w14:paraId="04903F6C" w14:textId="77777777" w:rsidR="00894785" w:rsidRDefault="00894785" w:rsidP="005B034A">
      <w:pPr>
        <w:spacing w:after="0" w:line="240" w:lineRule="auto"/>
      </w:pPr>
    </w:p>
    <w:p w14:paraId="6B625167" w14:textId="44C6D7C5" w:rsidR="00540697" w:rsidRPr="004D2A83" w:rsidRDefault="00C34D98" w:rsidP="005B034A">
      <w:pPr>
        <w:spacing w:after="0" w:line="240" w:lineRule="auto"/>
      </w:pPr>
      <w:r w:rsidRPr="00C34D98">
        <w:t xml:space="preserve">The Networking learning block introduces Experts to common network-related concerns within the </w:t>
      </w:r>
      <w:r>
        <w:t>solve</w:t>
      </w:r>
      <w:r w:rsidRPr="00C34D98">
        <w:t xml:space="preserve"> and </w:t>
      </w:r>
      <w:r>
        <w:t>t</w:t>
      </w:r>
      <w:r w:rsidRPr="00C34D98">
        <w:t>est stage of the call flow. By the end of the block, Experts should be able to gather relevant information, distinguish customer-reported symptoms from likely root causes, identify connectivity patterns, and select the appropriate troubleshooting path using Guided Flows and approved Verizon tools. Experts will practice using tool guidance to validate their decisions, adjusting the path based on customer responses and troubleshooting results, and testing whether the concern is resolved. Throughout the process, Experts will maintain ownership by asking purposeful probing questions, actively listening, showing empathy and assurance, and keeping the customer informed.</w:t>
      </w:r>
      <w:r w:rsidR="00540697" w:rsidRPr="004D2A83">
        <w:t> </w:t>
      </w:r>
    </w:p>
    <w:p w14:paraId="52333195" w14:textId="77777777" w:rsidR="00894785" w:rsidRDefault="00894785" w:rsidP="005B034A">
      <w:pPr>
        <w:pStyle w:val="Subtitle"/>
        <w:spacing w:after="0" w:line="240" w:lineRule="auto"/>
        <w:rPr>
          <w:rFonts w:hint="eastAsia"/>
        </w:rPr>
      </w:pPr>
    </w:p>
    <w:p w14:paraId="35D9DDBF" w14:textId="77777777" w:rsidR="00540697" w:rsidRDefault="00540697" w:rsidP="005B034A">
      <w:pPr>
        <w:pStyle w:val="Subtitle"/>
        <w:spacing w:after="0" w:line="240" w:lineRule="auto"/>
        <w:rPr>
          <w:rFonts w:hint="eastAsia"/>
        </w:rPr>
      </w:pPr>
      <w:r w:rsidRPr="004D2A83">
        <w:t>Learning Objectives </w:t>
      </w:r>
    </w:p>
    <w:p w14:paraId="15B4FA5F" w14:textId="77777777" w:rsidR="00894785" w:rsidRDefault="00894785" w:rsidP="005B034A">
      <w:pPr>
        <w:spacing w:after="0" w:line="240" w:lineRule="auto"/>
        <w:jc w:val="both"/>
      </w:pPr>
    </w:p>
    <w:p w14:paraId="4F334655" w14:textId="269C2FEC" w:rsidR="00CA6AD2" w:rsidRPr="00CA6AD2" w:rsidRDefault="00CA6AD2" w:rsidP="005B034A">
      <w:pPr>
        <w:spacing w:after="0" w:line="240" w:lineRule="auto"/>
        <w:jc w:val="both"/>
      </w:pPr>
      <w:r>
        <w:t>The proposed learning objectives for this learning block are:</w:t>
      </w:r>
    </w:p>
    <w:p w14:paraId="2FCBAAA9" w14:textId="528888C9" w:rsidR="00AB23A1" w:rsidRDefault="00AB23A1" w:rsidP="00986EED">
      <w:pPr>
        <w:pStyle w:val="ListParagraph"/>
        <w:numPr>
          <w:ilvl w:val="0"/>
          <w:numId w:val="69"/>
        </w:numPr>
        <w:spacing w:after="0" w:line="240" w:lineRule="auto"/>
      </w:pPr>
      <w:r>
        <w:t>Classify common network concerns and distinguish the customer-reported symptom from the likely root cause.</w:t>
      </w:r>
    </w:p>
    <w:p w14:paraId="335ED83C" w14:textId="5A1AC571" w:rsidR="00AB23A1" w:rsidRDefault="00AB23A1" w:rsidP="00986EED">
      <w:pPr>
        <w:pStyle w:val="ListParagraph"/>
        <w:numPr>
          <w:ilvl w:val="0"/>
          <w:numId w:val="69"/>
        </w:numPr>
        <w:spacing w:after="0" w:line="240" w:lineRule="auto"/>
      </w:pPr>
      <w:r>
        <w:t>Ask purposeful probing questions to identify the affected device or service, timing, location, frequency, recent changes, and troubleshooting steps already attempted.</w:t>
      </w:r>
    </w:p>
    <w:p w14:paraId="589A35AC" w14:textId="378D8CC5" w:rsidR="00AB23A1" w:rsidRDefault="00AB23A1" w:rsidP="00986EED">
      <w:pPr>
        <w:pStyle w:val="ListParagraph"/>
        <w:numPr>
          <w:ilvl w:val="0"/>
          <w:numId w:val="69"/>
        </w:numPr>
        <w:spacing w:after="0" w:line="240" w:lineRule="auto"/>
      </w:pPr>
      <w:r>
        <w:t>Demonstrate how to use customer responses and troubleshooting patterns to narrow the probable cause and select the appropriate starting path.</w:t>
      </w:r>
    </w:p>
    <w:p w14:paraId="2F09EEB3" w14:textId="127EF6EB" w:rsidR="00AB23A1" w:rsidRDefault="00AB23A1" w:rsidP="00986EED">
      <w:pPr>
        <w:pStyle w:val="ListParagraph"/>
        <w:numPr>
          <w:ilvl w:val="0"/>
          <w:numId w:val="69"/>
        </w:numPr>
        <w:spacing w:after="0" w:line="240" w:lineRule="auto"/>
      </w:pPr>
      <w:r>
        <w:t>Initiate and follow the appropriate Guided Flow and use ACSS, TRG, and other approved tools to complete required troubleshooting steps in sequence.</w:t>
      </w:r>
    </w:p>
    <w:p w14:paraId="2B1717B4" w14:textId="0E295FC8" w:rsidR="00AB23A1" w:rsidRDefault="00AB23A1" w:rsidP="00986EED">
      <w:pPr>
        <w:pStyle w:val="ListParagraph"/>
        <w:numPr>
          <w:ilvl w:val="0"/>
          <w:numId w:val="69"/>
        </w:numPr>
        <w:spacing w:after="0" w:line="240" w:lineRule="auto"/>
      </w:pPr>
      <w:r>
        <w:t>Evaluate customer and tool results to determine whether to continue troubleshooting, return to an earlier decision point, or pivot to another supported path.</w:t>
      </w:r>
    </w:p>
    <w:p w14:paraId="2FF52397" w14:textId="6FFFCADA" w:rsidR="00AB23A1" w:rsidRDefault="00AB23A1" w:rsidP="00986EED">
      <w:pPr>
        <w:pStyle w:val="ListParagraph"/>
        <w:numPr>
          <w:ilvl w:val="0"/>
          <w:numId w:val="69"/>
        </w:numPr>
        <w:spacing w:after="0" w:line="240" w:lineRule="auto"/>
      </w:pPr>
      <w:r>
        <w:t>Explain troubleshooting steps in clear, customer-friendly language, set expectations, and maintain confidence and ownership when the concern is unclear or the first path is unsuccessful.</w:t>
      </w:r>
    </w:p>
    <w:p w14:paraId="29642968" w14:textId="43351F13" w:rsidR="0095349E" w:rsidRDefault="00AB23A1" w:rsidP="00986EED">
      <w:pPr>
        <w:pStyle w:val="ListParagraph"/>
        <w:numPr>
          <w:ilvl w:val="0"/>
          <w:numId w:val="69"/>
        </w:numPr>
        <w:spacing w:after="0" w:line="240" w:lineRule="auto"/>
      </w:pPr>
      <w:r>
        <w:t>Test the customer’s original concern and confirm whether the issue is resolved or requires another supported next step.</w:t>
      </w:r>
    </w:p>
    <w:p w14:paraId="22BEACD0" w14:textId="190230BD" w:rsidR="00992199" w:rsidRPr="004D2A83" w:rsidRDefault="00992199" w:rsidP="005B034A">
      <w:pPr>
        <w:pStyle w:val="ListParagraph"/>
        <w:spacing w:after="0" w:line="240" w:lineRule="auto"/>
      </w:pPr>
    </w:p>
    <w:p w14:paraId="338F0C75" w14:textId="77777777" w:rsidR="00EC2059" w:rsidRDefault="00EC2059" w:rsidP="005B034A">
      <w:pPr>
        <w:pStyle w:val="Subtitle"/>
        <w:spacing w:after="0" w:line="240" w:lineRule="auto"/>
        <w:rPr>
          <w:rFonts w:hint="eastAsia"/>
        </w:rPr>
      </w:pPr>
      <w:r>
        <w:t>Key Questions Answered</w:t>
      </w:r>
    </w:p>
    <w:p w14:paraId="2067E0DC" w14:textId="77777777" w:rsidR="00894785" w:rsidRDefault="00894785" w:rsidP="005B034A">
      <w:pPr>
        <w:spacing w:after="0" w:line="240" w:lineRule="auto"/>
      </w:pPr>
    </w:p>
    <w:p w14:paraId="63EAE46F" w14:textId="77777777" w:rsidR="00EB6806" w:rsidRPr="00EB6806" w:rsidRDefault="00EB6806" w:rsidP="005B034A">
      <w:pPr>
        <w:spacing w:after="0" w:line="240" w:lineRule="auto"/>
      </w:pPr>
      <w:r w:rsidRPr="00EB6806">
        <w:t>The learning block should help Experts answer the following questions:</w:t>
      </w:r>
    </w:p>
    <w:p w14:paraId="08FAA091" w14:textId="77777777" w:rsidR="00894785" w:rsidRDefault="00894785" w:rsidP="005B034A">
      <w:pPr>
        <w:spacing w:after="0" w:line="240" w:lineRule="auto"/>
        <w:rPr>
          <w:b/>
          <w:bCs/>
        </w:rPr>
      </w:pPr>
    </w:p>
    <w:p w14:paraId="454A63F2" w14:textId="77777777" w:rsidR="00EB6806" w:rsidRPr="00EB6806" w:rsidRDefault="00EB6806" w:rsidP="005B034A">
      <w:pPr>
        <w:spacing w:after="0" w:line="240" w:lineRule="auto"/>
        <w:rPr>
          <w:b/>
          <w:bCs/>
        </w:rPr>
      </w:pPr>
      <w:r w:rsidRPr="00EB6806">
        <w:rPr>
          <w:b/>
          <w:bCs/>
        </w:rPr>
        <w:t>Network Concern Identification</w:t>
      </w:r>
    </w:p>
    <w:p w14:paraId="51E90AC9" w14:textId="77777777" w:rsidR="00EB6806" w:rsidRPr="00EB6806" w:rsidRDefault="00EB6806" w:rsidP="00986EED">
      <w:pPr>
        <w:numPr>
          <w:ilvl w:val="0"/>
          <w:numId w:val="70"/>
        </w:numPr>
        <w:spacing w:after="0" w:line="240" w:lineRule="auto"/>
      </w:pPr>
      <w:r w:rsidRPr="00EB6806">
        <w:t xml:space="preserve">What qualifies as a network concern? </w:t>
      </w:r>
    </w:p>
    <w:p w14:paraId="744FB2FC" w14:textId="77777777" w:rsidR="00EB6806" w:rsidRPr="00EB6806" w:rsidRDefault="00EB6806" w:rsidP="00986EED">
      <w:pPr>
        <w:numPr>
          <w:ilvl w:val="0"/>
          <w:numId w:val="70"/>
        </w:numPr>
        <w:spacing w:after="0" w:line="240" w:lineRule="auto"/>
      </w:pPr>
      <w:r w:rsidRPr="00EB6806">
        <w:t xml:space="preserve">How do Experts distinguish among different types of network problems? </w:t>
      </w:r>
    </w:p>
    <w:p w14:paraId="0ABB9E38" w14:textId="77777777" w:rsidR="00894785" w:rsidRDefault="00894785" w:rsidP="005B034A">
      <w:pPr>
        <w:spacing w:after="0" w:line="240" w:lineRule="auto"/>
        <w:rPr>
          <w:b/>
          <w:bCs/>
        </w:rPr>
      </w:pPr>
    </w:p>
    <w:p w14:paraId="309251F4" w14:textId="77777777" w:rsidR="00EB6806" w:rsidRPr="00EB6806" w:rsidRDefault="00EB6806" w:rsidP="005B034A">
      <w:pPr>
        <w:spacing w:after="0" w:line="240" w:lineRule="auto"/>
        <w:rPr>
          <w:b/>
          <w:bCs/>
        </w:rPr>
      </w:pPr>
      <w:r w:rsidRPr="00EB6806">
        <w:rPr>
          <w:b/>
          <w:bCs/>
        </w:rPr>
        <w:t>Diagnosis and Pattern Recognition</w:t>
      </w:r>
    </w:p>
    <w:p w14:paraId="785EC066" w14:textId="77777777" w:rsidR="00EB6806" w:rsidRPr="00EB6806" w:rsidRDefault="00EB6806" w:rsidP="00986EED">
      <w:pPr>
        <w:numPr>
          <w:ilvl w:val="0"/>
          <w:numId w:val="71"/>
        </w:numPr>
        <w:spacing w:after="0" w:line="240" w:lineRule="auto"/>
      </w:pPr>
      <w:r w:rsidRPr="00EB6806">
        <w:t xml:space="preserve">How do Experts separate the customer-reported symptom from the likely root cause? </w:t>
      </w:r>
    </w:p>
    <w:p w14:paraId="66080330" w14:textId="77777777" w:rsidR="00EB6806" w:rsidRPr="00EB6806" w:rsidRDefault="00EB6806" w:rsidP="00986EED">
      <w:pPr>
        <w:numPr>
          <w:ilvl w:val="0"/>
          <w:numId w:val="71"/>
        </w:numPr>
        <w:spacing w:after="0" w:line="240" w:lineRule="auto"/>
      </w:pPr>
      <w:r w:rsidRPr="00EB6806">
        <w:t xml:space="preserve">What patterns help Experts narrow the concern based on the affected device, service, connection type, or location? </w:t>
      </w:r>
    </w:p>
    <w:p w14:paraId="668AEF14" w14:textId="77777777" w:rsidR="00894785" w:rsidRDefault="00894785" w:rsidP="005B034A">
      <w:pPr>
        <w:spacing w:after="0" w:line="240" w:lineRule="auto"/>
        <w:rPr>
          <w:b/>
          <w:bCs/>
        </w:rPr>
      </w:pPr>
    </w:p>
    <w:p w14:paraId="5C6F2546" w14:textId="77777777" w:rsidR="00EB6806" w:rsidRPr="00EB6806" w:rsidRDefault="00EB6806" w:rsidP="005B034A">
      <w:pPr>
        <w:spacing w:after="0" w:line="240" w:lineRule="auto"/>
        <w:rPr>
          <w:b/>
          <w:bCs/>
        </w:rPr>
      </w:pPr>
      <w:r w:rsidRPr="00EB6806">
        <w:rPr>
          <w:b/>
          <w:bCs/>
        </w:rPr>
        <w:t>Tool and Workflow Selection</w:t>
      </w:r>
    </w:p>
    <w:p w14:paraId="2EF5CA4B" w14:textId="77777777" w:rsidR="00EB6806" w:rsidRPr="00EB6806" w:rsidRDefault="00EB6806" w:rsidP="00986EED">
      <w:pPr>
        <w:numPr>
          <w:ilvl w:val="0"/>
          <w:numId w:val="72"/>
        </w:numPr>
        <w:spacing w:after="0" w:line="240" w:lineRule="auto"/>
      </w:pPr>
      <w:r w:rsidRPr="00EB6806">
        <w:t xml:space="preserve">Which approved tools and resources support network troubleshooting? </w:t>
      </w:r>
    </w:p>
    <w:p w14:paraId="265E6D40" w14:textId="77777777" w:rsidR="00EB6806" w:rsidRPr="00EB6806" w:rsidRDefault="00EB6806" w:rsidP="00986EED">
      <w:pPr>
        <w:numPr>
          <w:ilvl w:val="0"/>
          <w:numId w:val="72"/>
        </w:numPr>
        <w:spacing w:after="0" w:line="240" w:lineRule="auto"/>
      </w:pPr>
      <w:r w:rsidRPr="00EB6806">
        <w:t xml:space="preserve">When should Experts use the Network and Connectivity Guided Flow, ACSS, TRG, or another approved resource? </w:t>
      </w:r>
    </w:p>
    <w:p w14:paraId="1893E1C2" w14:textId="77777777" w:rsidR="000F3AA3" w:rsidRDefault="000F3AA3" w:rsidP="005B034A">
      <w:pPr>
        <w:spacing w:after="0" w:line="240" w:lineRule="auto"/>
        <w:rPr>
          <w:b/>
          <w:bCs/>
        </w:rPr>
      </w:pPr>
    </w:p>
    <w:p w14:paraId="0F91E71A" w14:textId="3A6D9257" w:rsidR="00EB6806" w:rsidRPr="00EB6806" w:rsidRDefault="00EB6806" w:rsidP="005B034A">
      <w:pPr>
        <w:spacing w:after="0" w:line="240" w:lineRule="auto"/>
        <w:rPr>
          <w:b/>
          <w:bCs/>
        </w:rPr>
      </w:pPr>
      <w:r w:rsidRPr="00EB6806">
        <w:rPr>
          <w:b/>
          <w:bCs/>
        </w:rPr>
        <w:t>Path Adjustment</w:t>
      </w:r>
    </w:p>
    <w:p w14:paraId="6B5B826C" w14:textId="77777777" w:rsidR="00EB6806" w:rsidRPr="00EB6806" w:rsidRDefault="00EB6806" w:rsidP="00986EED">
      <w:pPr>
        <w:numPr>
          <w:ilvl w:val="0"/>
          <w:numId w:val="73"/>
        </w:numPr>
        <w:spacing w:after="0" w:line="240" w:lineRule="auto"/>
      </w:pPr>
      <w:r w:rsidRPr="00EB6806">
        <w:t xml:space="preserve">What should Experts do when the initial hypothesis or troubleshooting path is incorrect? </w:t>
      </w:r>
    </w:p>
    <w:p w14:paraId="30A748FE" w14:textId="77777777" w:rsidR="00EB6806" w:rsidRPr="00EB6806" w:rsidRDefault="00EB6806" w:rsidP="00986EED">
      <w:pPr>
        <w:numPr>
          <w:ilvl w:val="0"/>
          <w:numId w:val="73"/>
        </w:numPr>
        <w:spacing w:after="0" w:line="240" w:lineRule="auto"/>
      </w:pPr>
      <w:r w:rsidRPr="00EB6806">
        <w:t>How do customer responses and tool results determine whether to continue, return to an earlier decision point, or select another supported path?</w:t>
      </w:r>
    </w:p>
    <w:p w14:paraId="79798EF4" w14:textId="77777777" w:rsidR="0095349E" w:rsidRDefault="0095349E" w:rsidP="005B034A">
      <w:pPr>
        <w:spacing w:after="0" w:line="240" w:lineRule="auto"/>
        <w:rPr>
          <w:b/>
          <w:bCs/>
        </w:rPr>
      </w:pPr>
    </w:p>
    <w:p w14:paraId="2B242348" w14:textId="0AD4A8B9" w:rsidR="00540697" w:rsidRPr="004D2A83" w:rsidRDefault="00CF0E19" w:rsidP="005B034A">
      <w:pPr>
        <w:pStyle w:val="Subtitle"/>
        <w:spacing w:after="0" w:line="240" w:lineRule="auto"/>
        <w:rPr>
          <w:rFonts w:hint="eastAsia"/>
        </w:rPr>
      </w:pPr>
      <w:r>
        <w:t>Core Capabilities</w:t>
      </w:r>
    </w:p>
    <w:p w14:paraId="4E28FC74" w14:textId="77777777" w:rsidR="00C044AF" w:rsidRDefault="00C044AF" w:rsidP="005B034A">
      <w:pPr>
        <w:spacing w:after="0" w:line="240" w:lineRule="auto"/>
        <w:rPr>
          <w:rFonts w:eastAsia="Times New Roman" w:cs="Times New Roman"/>
          <w:kern w:val="0"/>
          <w14:ligatures w14:val="none"/>
        </w:rPr>
      </w:pPr>
    </w:p>
    <w:p w14:paraId="5FFE6DFA" w14:textId="2B21E3B2" w:rsidR="00E17243" w:rsidRPr="00E17243" w:rsidRDefault="00E17243" w:rsidP="005B034A">
      <w:pPr>
        <w:spacing w:after="0" w:line="240" w:lineRule="auto"/>
        <w:rPr>
          <w:rFonts w:eastAsia="Times New Roman" w:cs="Times New Roman"/>
          <w:kern w:val="0"/>
          <w14:ligatures w14:val="none"/>
        </w:rPr>
      </w:pPr>
      <w:r w:rsidRPr="00E17243">
        <w:rPr>
          <w:rFonts w:eastAsia="Times New Roman" w:cs="Times New Roman"/>
          <w:kern w:val="0"/>
          <w14:ligatures w14:val="none"/>
        </w:rPr>
        <w:t>Upon successful completion of this learning block, Experts are prepared to:</w:t>
      </w:r>
    </w:p>
    <w:p w14:paraId="3ECDF7F9" w14:textId="77777777" w:rsidR="00E17243" w:rsidRPr="00E17243" w:rsidRDefault="00E17243" w:rsidP="00986EED">
      <w:pPr>
        <w:numPr>
          <w:ilvl w:val="0"/>
          <w:numId w:val="137"/>
        </w:numPr>
        <w:spacing w:after="0" w:line="240" w:lineRule="auto"/>
        <w:rPr>
          <w:rFonts w:eastAsia="Times New Roman" w:cs="Times New Roman"/>
          <w:kern w:val="0"/>
          <w14:ligatures w14:val="none"/>
        </w:rPr>
      </w:pPr>
      <w:r w:rsidRPr="00E17243">
        <w:rPr>
          <w:rFonts w:eastAsia="Times New Roman" w:cs="Times New Roman"/>
          <w:kern w:val="0"/>
          <w14:ligatures w14:val="none"/>
        </w:rPr>
        <w:t>Diagnose common network-related customer concerns by recognizing troubleshooting patterns, interpreting customer symptoms, and identifying likely root causes.</w:t>
      </w:r>
    </w:p>
    <w:p w14:paraId="7EAED15D" w14:textId="77777777" w:rsidR="00E17243" w:rsidRPr="00E17243" w:rsidRDefault="00E17243" w:rsidP="00986EED">
      <w:pPr>
        <w:numPr>
          <w:ilvl w:val="0"/>
          <w:numId w:val="137"/>
        </w:numPr>
        <w:spacing w:after="0" w:line="240" w:lineRule="auto"/>
        <w:rPr>
          <w:rFonts w:eastAsia="Times New Roman" w:cs="Times New Roman"/>
          <w:kern w:val="0"/>
          <w14:ligatures w14:val="none"/>
        </w:rPr>
      </w:pPr>
      <w:r w:rsidRPr="00E17243">
        <w:rPr>
          <w:rFonts w:eastAsia="Times New Roman" w:cs="Times New Roman"/>
          <w:kern w:val="0"/>
          <w14:ligatures w14:val="none"/>
        </w:rPr>
        <w:t>Use approved network troubleshooting tools and workflows to validate assumptions, isolate issues, and determine the appropriate resolution path.</w:t>
      </w:r>
    </w:p>
    <w:p w14:paraId="13A2C8AF" w14:textId="77777777" w:rsidR="00E17243" w:rsidRPr="00E17243" w:rsidRDefault="00E17243" w:rsidP="00986EED">
      <w:pPr>
        <w:numPr>
          <w:ilvl w:val="0"/>
          <w:numId w:val="137"/>
        </w:numPr>
        <w:spacing w:after="0" w:line="240" w:lineRule="auto"/>
        <w:rPr>
          <w:rFonts w:eastAsia="Times New Roman" w:cs="Times New Roman"/>
          <w:kern w:val="0"/>
          <w14:ligatures w14:val="none"/>
        </w:rPr>
      </w:pPr>
      <w:r w:rsidRPr="00E17243">
        <w:rPr>
          <w:rFonts w:eastAsia="Times New Roman" w:cs="Times New Roman"/>
          <w:kern w:val="0"/>
          <w14:ligatures w14:val="none"/>
        </w:rPr>
        <w:t>Adjust troubleshooting decisions based on customer responses, diagnostic results, and changing network conditions while maintaining ownership of the interaction.</w:t>
      </w:r>
    </w:p>
    <w:p w14:paraId="66F9AAA1" w14:textId="77777777" w:rsidR="00E17243" w:rsidRPr="00E17243" w:rsidRDefault="00E17243" w:rsidP="00986EED">
      <w:pPr>
        <w:numPr>
          <w:ilvl w:val="0"/>
          <w:numId w:val="137"/>
        </w:numPr>
        <w:spacing w:after="0" w:line="240" w:lineRule="auto"/>
        <w:rPr>
          <w:rFonts w:eastAsia="Times New Roman" w:cs="Times New Roman"/>
          <w:kern w:val="0"/>
          <w14:ligatures w14:val="none"/>
        </w:rPr>
      </w:pPr>
      <w:r w:rsidRPr="00E17243">
        <w:rPr>
          <w:rFonts w:eastAsia="Times New Roman" w:cs="Times New Roman"/>
          <w:kern w:val="0"/>
          <w14:ligatures w14:val="none"/>
        </w:rPr>
        <w:t>Guide customers through network troubleshooting by communicating technical information in clear, customer-friendly language and setting appropriate expectations throughout the interaction.</w:t>
      </w:r>
    </w:p>
    <w:p w14:paraId="1313C027" w14:textId="77777777" w:rsidR="00E17243" w:rsidRPr="00E17243" w:rsidRDefault="00E17243" w:rsidP="00986EED">
      <w:pPr>
        <w:numPr>
          <w:ilvl w:val="0"/>
          <w:numId w:val="137"/>
        </w:numPr>
        <w:spacing w:after="0" w:line="240" w:lineRule="auto"/>
        <w:rPr>
          <w:rFonts w:eastAsia="Times New Roman" w:cs="Times New Roman"/>
          <w:kern w:val="0"/>
          <w14:ligatures w14:val="none"/>
        </w:rPr>
      </w:pPr>
      <w:r w:rsidRPr="00E17243">
        <w:rPr>
          <w:rFonts w:eastAsia="Times New Roman" w:cs="Times New Roman"/>
          <w:kern w:val="0"/>
          <w14:ligatures w14:val="none"/>
        </w:rPr>
        <w:t>Determine when network concerns require continued troubleshooting, an alternate workflow, escalation, transfer, or another supported resolution path.</w:t>
      </w:r>
    </w:p>
    <w:p w14:paraId="77BF4D97" w14:textId="77777777" w:rsidR="00E17243" w:rsidRPr="00E17243" w:rsidRDefault="00E17243" w:rsidP="00986EED">
      <w:pPr>
        <w:numPr>
          <w:ilvl w:val="0"/>
          <w:numId w:val="137"/>
        </w:numPr>
        <w:spacing w:after="0" w:line="240" w:lineRule="auto"/>
        <w:rPr>
          <w:rFonts w:eastAsia="Times New Roman" w:cs="Times New Roman"/>
          <w:kern w:val="0"/>
          <w14:ligatures w14:val="none"/>
        </w:rPr>
      </w:pPr>
      <w:r w:rsidRPr="00E17243">
        <w:rPr>
          <w:rFonts w:eastAsia="Times New Roman" w:cs="Times New Roman"/>
          <w:kern w:val="0"/>
          <w14:ligatures w14:val="none"/>
        </w:rPr>
        <w:t>Build the network troubleshooting and diagnostic capabilities required to confidently resolve connectivity-related customer concerns in production.</w:t>
      </w:r>
    </w:p>
    <w:p w14:paraId="46290C9A" w14:textId="77777777" w:rsidR="00D871A9" w:rsidRPr="00D871A9" w:rsidRDefault="00D871A9" w:rsidP="005B034A">
      <w:pPr>
        <w:spacing w:after="0" w:line="240" w:lineRule="auto"/>
      </w:pPr>
    </w:p>
    <w:p w14:paraId="58DA0CC4" w14:textId="1B38CDE2" w:rsidR="00805C37" w:rsidRDefault="00805C37" w:rsidP="005B034A">
      <w:pPr>
        <w:pStyle w:val="Subtitle"/>
        <w:spacing w:after="0" w:line="240" w:lineRule="auto"/>
        <w:rPr>
          <w:rFonts w:hint="eastAsia"/>
        </w:rPr>
      </w:pPr>
      <w:r>
        <w:t>Assessment Methods</w:t>
      </w:r>
    </w:p>
    <w:p w14:paraId="4028933F" w14:textId="77777777" w:rsidR="00805C37" w:rsidRPr="006C363D" w:rsidRDefault="00805C37" w:rsidP="00986EED">
      <w:pPr>
        <w:numPr>
          <w:ilvl w:val="0"/>
          <w:numId w:val="30"/>
        </w:numPr>
        <w:spacing w:after="0" w:line="240" w:lineRule="auto"/>
      </w:pPr>
      <w:r w:rsidRPr="006C363D">
        <w:t xml:space="preserve">Knowledge Check </w:t>
      </w:r>
    </w:p>
    <w:p w14:paraId="6FA59BC5" w14:textId="77777777" w:rsidR="00805C37" w:rsidRDefault="00805C37" w:rsidP="00986EED">
      <w:pPr>
        <w:numPr>
          <w:ilvl w:val="0"/>
          <w:numId w:val="30"/>
        </w:numPr>
        <w:spacing w:after="0" w:line="240" w:lineRule="auto"/>
      </w:pPr>
      <w:r w:rsidRPr="006C363D">
        <w:t xml:space="preserve">Simulation </w:t>
      </w:r>
    </w:p>
    <w:p w14:paraId="3F55C423" w14:textId="77777777" w:rsidR="00805C37" w:rsidRDefault="00805C37" w:rsidP="00986EED">
      <w:pPr>
        <w:numPr>
          <w:ilvl w:val="1"/>
          <w:numId w:val="30"/>
        </w:numPr>
        <w:spacing w:after="0" w:line="240" w:lineRule="auto"/>
      </w:pPr>
      <w:r>
        <w:t>Training Assist</w:t>
      </w:r>
    </w:p>
    <w:p w14:paraId="58523806" w14:textId="77777777" w:rsidR="00805C37" w:rsidRDefault="00805C37" w:rsidP="00986EED">
      <w:pPr>
        <w:numPr>
          <w:ilvl w:val="1"/>
          <w:numId w:val="30"/>
        </w:numPr>
        <w:spacing w:after="0" w:line="240" w:lineRule="auto"/>
      </w:pPr>
      <w:r>
        <w:t>Assima</w:t>
      </w:r>
    </w:p>
    <w:p w14:paraId="653C18B1" w14:textId="77777777" w:rsidR="00805C37" w:rsidRDefault="00805C37" w:rsidP="00986EED">
      <w:pPr>
        <w:numPr>
          <w:ilvl w:val="2"/>
          <w:numId w:val="30"/>
        </w:numPr>
        <w:spacing w:after="0" w:line="240" w:lineRule="auto"/>
      </w:pPr>
      <w:r>
        <w:t>Expert Workspace</w:t>
      </w:r>
    </w:p>
    <w:p w14:paraId="4D8C2853" w14:textId="4B14BB78" w:rsidR="00805C37" w:rsidRDefault="00754121" w:rsidP="00986EED">
      <w:pPr>
        <w:numPr>
          <w:ilvl w:val="2"/>
          <w:numId w:val="30"/>
        </w:numPr>
        <w:spacing w:after="0" w:line="240" w:lineRule="auto"/>
      </w:pPr>
      <w:r>
        <w:t>Guided Flow</w:t>
      </w:r>
    </w:p>
    <w:p w14:paraId="50081F34" w14:textId="46A27984" w:rsidR="00754121" w:rsidRDefault="00754121" w:rsidP="00986EED">
      <w:pPr>
        <w:numPr>
          <w:ilvl w:val="2"/>
          <w:numId w:val="30"/>
        </w:numPr>
        <w:spacing w:after="0" w:line="240" w:lineRule="auto"/>
      </w:pPr>
      <w:r>
        <w:t>ACSS/TRG</w:t>
      </w:r>
    </w:p>
    <w:p w14:paraId="68EB6D85" w14:textId="77777777" w:rsidR="00805C37" w:rsidRPr="002B7CF9" w:rsidRDefault="00805C37" w:rsidP="005B034A">
      <w:pPr>
        <w:spacing w:after="0" w:line="240" w:lineRule="auto"/>
      </w:pPr>
    </w:p>
    <w:p w14:paraId="2AD5801A" w14:textId="77777777" w:rsidR="00805C37" w:rsidRDefault="00805C37" w:rsidP="005B034A">
      <w:pPr>
        <w:pStyle w:val="Subtitle"/>
        <w:spacing w:after="0" w:line="240" w:lineRule="auto"/>
        <w:rPr>
          <w:rFonts w:hint="eastAsia"/>
        </w:rPr>
      </w:pPr>
      <w:r>
        <w:t>Minimum Performance Expectations</w:t>
      </w:r>
    </w:p>
    <w:p w14:paraId="179109B1" w14:textId="77777777" w:rsidR="00C044AF" w:rsidRDefault="00C044AF" w:rsidP="005B034A">
      <w:pPr>
        <w:spacing w:after="0" w:line="240" w:lineRule="auto"/>
      </w:pPr>
    </w:p>
    <w:p w14:paraId="24683479" w14:textId="1569D159" w:rsidR="002A1B17" w:rsidRDefault="002A1B17" w:rsidP="005B034A">
      <w:pPr>
        <w:spacing w:after="0" w:line="240" w:lineRule="auto"/>
      </w:pPr>
      <w:r w:rsidRPr="002A1B17">
        <w:t>Experts must demonstrate the ability to:</w:t>
      </w:r>
    </w:p>
    <w:p w14:paraId="199E64DA" w14:textId="77777777" w:rsidR="00C044AF" w:rsidRPr="002A1B17" w:rsidRDefault="00C044AF" w:rsidP="005B034A">
      <w:pPr>
        <w:spacing w:after="0" w:line="240" w:lineRule="auto"/>
      </w:pPr>
    </w:p>
    <w:p w14:paraId="4CB1BE74" w14:textId="77777777" w:rsidR="002A1B17" w:rsidRPr="002A1B17" w:rsidRDefault="002A1B17" w:rsidP="00986EED">
      <w:pPr>
        <w:numPr>
          <w:ilvl w:val="0"/>
          <w:numId w:val="122"/>
        </w:numPr>
        <w:spacing w:after="0" w:line="240" w:lineRule="auto"/>
      </w:pPr>
      <w:r w:rsidRPr="002A1B17">
        <w:t xml:space="preserve">Successfully complete all </w:t>
      </w:r>
      <w:r w:rsidRPr="002A1B17">
        <w:rPr>
          <w:b/>
          <w:bCs/>
        </w:rPr>
        <w:t>13 required Networking simulations</w:t>
      </w:r>
      <w:r w:rsidRPr="002A1B17">
        <w:t xml:space="preserve">, including successful re-demonstration of any skill requiring coaching before progressing. </w:t>
      </w:r>
    </w:p>
    <w:p w14:paraId="59E44054" w14:textId="77777777" w:rsidR="002A1B17" w:rsidRPr="002A1B17" w:rsidRDefault="002A1B17" w:rsidP="00986EED">
      <w:pPr>
        <w:numPr>
          <w:ilvl w:val="0"/>
          <w:numId w:val="122"/>
        </w:numPr>
        <w:spacing w:after="0" w:line="240" w:lineRule="auto"/>
      </w:pPr>
      <w:r w:rsidRPr="002A1B17">
        <w:t xml:space="preserve">Use probing questions to identify whether the concern affects </w:t>
      </w:r>
      <w:r w:rsidRPr="002A1B17">
        <w:rPr>
          <w:b/>
          <w:bCs/>
        </w:rPr>
        <w:t>data, calls, messaging, hotspot, or multiple services</w:t>
      </w:r>
      <w:r w:rsidRPr="002A1B17">
        <w:t xml:space="preserve"> and determine whether it is intermittent, location-specific, device-specific, or broader in </w:t>
      </w:r>
      <w:r w:rsidRPr="002A1B17">
        <w:rPr>
          <w:b/>
          <w:bCs/>
        </w:rPr>
        <w:t>100% of evaluated discovery scenarios</w:t>
      </w:r>
      <w:r w:rsidRPr="002A1B17">
        <w:t xml:space="preserve">. </w:t>
      </w:r>
    </w:p>
    <w:p w14:paraId="2484CEB4" w14:textId="77777777" w:rsidR="002A1B17" w:rsidRPr="002A1B17" w:rsidRDefault="002A1B17" w:rsidP="00986EED">
      <w:pPr>
        <w:numPr>
          <w:ilvl w:val="0"/>
          <w:numId w:val="122"/>
        </w:numPr>
        <w:spacing w:after="0" w:line="240" w:lineRule="auto"/>
      </w:pPr>
      <w:r w:rsidRPr="002A1B17">
        <w:t xml:space="preserve">Confirm relevant recent changes—including a new device, travel, settings changes, or plan changes—before selecting a network troubleshooting path in </w:t>
      </w:r>
      <w:r w:rsidRPr="002A1B17">
        <w:rPr>
          <w:b/>
          <w:bCs/>
        </w:rPr>
        <w:t>100% of applicable scenarios</w:t>
      </w:r>
      <w:r w:rsidRPr="002A1B17">
        <w:t xml:space="preserve">. </w:t>
      </w:r>
    </w:p>
    <w:p w14:paraId="15FA905B" w14:textId="77777777" w:rsidR="002A1B17" w:rsidRPr="002A1B17" w:rsidRDefault="002A1B17" w:rsidP="00986EED">
      <w:pPr>
        <w:numPr>
          <w:ilvl w:val="0"/>
          <w:numId w:val="122"/>
        </w:numPr>
        <w:spacing w:after="0" w:line="240" w:lineRule="auto"/>
      </w:pPr>
      <w:r w:rsidRPr="002A1B17">
        <w:t xml:space="preserve">Complete all </w:t>
      </w:r>
      <w:r w:rsidRPr="002A1B17">
        <w:rPr>
          <w:b/>
          <w:bCs/>
        </w:rPr>
        <w:t>3 Network and Connectivity Guided Flow activities</w:t>
      </w:r>
      <w:r w:rsidRPr="002A1B17">
        <w:t xml:space="preserve"> by selecting the correct path for slow data, calling, or messaging concerns, following prompts in sequence, and identifying the supported next action. </w:t>
      </w:r>
    </w:p>
    <w:p w14:paraId="4880B90B" w14:textId="77777777" w:rsidR="002A1B17" w:rsidRPr="002A1B17" w:rsidRDefault="002A1B17" w:rsidP="00986EED">
      <w:pPr>
        <w:numPr>
          <w:ilvl w:val="0"/>
          <w:numId w:val="122"/>
        </w:numPr>
        <w:spacing w:after="0" w:line="240" w:lineRule="auto"/>
      </w:pPr>
      <w:r w:rsidRPr="002A1B17">
        <w:t xml:space="preserve">Complete the required </w:t>
      </w:r>
      <w:r w:rsidRPr="002A1B17">
        <w:rPr>
          <w:b/>
          <w:bCs/>
        </w:rPr>
        <w:t>No Network, Emergency Calls Only, or SOS</w:t>
      </w:r>
      <w:r w:rsidRPr="002A1B17">
        <w:t xml:space="preserve"> scenario by checking account status and following the approved TRG path without skipping required steps. </w:t>
      </w:r>
    </w:p>
    <w:p w14:paraId="0D47A780" w14:textId="77777777" w:rsidR="002A1B17" w:rsidRPr="002A1B17" w:rsidRDefault="002A1B17" w:rsidP="00986EED">
      <w:pPr>
        <w:numPr>
          <w:ilvl w:val="0"/>
          <w:numId w:val="122"/>
        </w:numPr>
        <w:spacing w:after="0" w:line="240" w:lineRule="auto"/>
      </w:pPr>
      <w:r w:rsidRPr="002A1B17">
        <w:t xml:space="preserve">Use ACSS, ExWo, TRG, Expert Assist, and other approved resources when directed in </w:t>
      </w:r>
      <w:r w:rsidRPr="002A1B17">
        <w:rPr>
          <w:b/>
          <w:bCs/>
        </w:rPr>
        <w:t>100% of evaluated tool-based scenarios</w:t>
      </w:r>
      <w:r w:rsidRPr="002A1B17">
        <w:t xml:space="preserve"> rather than guessing or bypassing the workflow. </w:t>
      </w:r>
    </w:p>
    <w:p w14:paraId="10F19E70" w14:textId="77777777" w:rsidR="002A1B17" w:rsidRPr="002A1B17" w:rsidRDefault="002A1B17" w:rsidP="00986EED">
      <w:pPr>
        <w:numPr>
          <w:ilvl w:val="0"/>
          <w:numId w:val="122"/>
        </w:numPr>
        <w:spacing w:after="0" w:line="240" w:lineRule="auto"/>
      </w:pPr>
      <w:r w:rsidRPr="002A1B17">
        <w:t xml:space="preserve">Successfully complete all </w:t>
      </w:r>
      <w:r w:rsidRPr="002A1B17">
        <w:rPr>
          <w:b/>
          <w:bCs/>
        </w:rPr>
        <w:t>6 service-specific troubleshooting scenarios</w:t>
      </w:r>
      <w:r w:rsidRPr="002A1B17">
        <w:t xml:space="preserve"> involving mobile data, network settings, outgoing calls, SMS, MMS or group messaging, and hotspot connectivity. </w:t>
      </w:r>
    </w:p>
    <w:p w14:paraId="2057E65D" w14:textId="77777777" w:rsidR="002A1B17" w:rsidRPr="002A1B17" w:rsidRDefault="002A1B17" w:rsidP="00986EED">
      <w:pPr>
        <w:numPr>
          <w:ilvl w:val="0"/>
          <w:numId w:val="122"/>
        </w:numPr>
        <w:spacing w:after="0" w:line="240" w:lineRule="auto"/>
      </w:pPr>
      <w:r w:rsidRPr="002A1B17">
        <w:t xml:space="preserve">Test the customer’s original concern in </w:t>
      </w:r>
      <w:r w:rsidRPr="002A1B17">
        <w:rPr>
          <w:b/>
          <w:bCs/>
        </w:rPr>
        <w:t>100% of applicable scenarios</w:t>
      </w:r>
      <w:r w:rsidRPr="002A1B17">
        <w:t xml:space="preserve"> by completing the appropriate live validation, such as placing a call, sending a message, loading new content over mobile data, or testing hotspot connectivity. </w:t>
      </w:r>
    </w:p>
    <w:p w14:paraId="672D2FAF" w14:textId="77777777" w:rsidR="002A1B17" w:rsidRPr="002A1B17" w:rsidRDefault="002A1B17" w:rsidP="00986EED">
      <w:pPr>
        <w:numPr>
          <w:ilvl w:val="0"/>
          <w:numId w:val="122"/>
        </w:numPr>
        <w:spacing w:after="0" w:line="240" w:lineRule="auto"/>
      </w:pPr>
      <w:r w:rsidRPr="002A1B17">
        <w:t xml:space="preserve">Continue through another approved tool or troubleshooting path when the first action is unsuccessful rather than repeating ineffective steps or assuming the issue is resolved. </w:t>
      </w:r>
    </w:p>
    <w:p w14:paraId="4B8B4BBA" w14:textId="77777777" w:rsidR="002A1B17" w:rsidRPr="002A1B17" w:rsidRDefault="002A1B17" w:rsidP="00986EED">
      <w:pPr>
        <w:numPr>
          <w:ilvl w:val="0"/>
          <w:numId w:val="122"/>
        </w:numPr>
        <w:spacing w:after="0" w:line="240" w:lineRule="auto"/>
      </w:pPr>
      <w:r w:rsidRPr="002A1B17">
        <w:t xml:space="preserve">Complete the required network-transfer scenario by confirming that supported troubleshooting has been exhausted, explaining why the transfer is needed, setting expectations, and initiating the approved transfer path. </w:t>
      </w:r>
    </w:p>
    <w:p w14:paraId="39E501C7" w14:textId="77777777" w:rsidR="002A1B17" w:rsidRPr="002A1B17" w:rsidRDefault="002A1B17" w:rsidP="00986EED">
      <w:pPr>
        <w:numPr>
          <w:ilvl w:val="0"/>
          <w:numId w:val="122"/>
        </w:numPr>
        <w:spacing w:after="0" w:line="240" w:lineRule="auto"/>
      </w:pPr>
      <w:r w:rsidRPr="002A1B17">
        <w:t xml:space="preserve">Successfully complete the end-to-end slow-data simulation with a score of at least </w:t>
      </w:r>
      <w:r w:rsidRPr="002A1B17">
        <w:rPr>
          <w:b/>
          <w:bCs/>
        </w:rPr>
        <w:t>85%</w:t>
      </w:r>
      <w:r w:rsidRPr="002A1B17">
        <w:t xml:space="preserve"> by completing discovery, Guided Flow and TRG use, troubleshooting, resolution testing, recap, and close. </w:t>
      </w:r>
    </w:p>
    <w:p w14:paraId="2181F5A7" w14:textId="77777777" w:rsidR="002A1B17" w:rsidRPr="002A1B17" w:rsidRDefault="002A1B17" w:rsidP="00986EED">
      <w:pPr>
        <w:numPr>
          <w:ilvl w:val="0"/>
          <w:numId w:val="122"/>
        </w:numPr>
        <w:spacing w:after="0" w:line="240" w:lineRule="auto"/>
      </w:pPr>
      <w:r w:rsidRPr="002A1B17">
        <w:t xml:space="preserve">Complete all evaluated activities with </w:t>
      </w:r>
      <w:r w:rsidRPr="002A1B17">
        <w:rPr>
          <w:b/>
          <w:bCs/>
        </w:rPr>
        <w:t>zero critical network-support errors</w:t>
      </w:r>
      <w:r w:rsidRPr="002A1B17">
        <w:t xml:space="preserve">, including skipping required account checks, selecting an unsupported path, performing an unnecessary reset, declaring resolution without testing, or transferring before supported troubleshooting is exhausted. </w:t>
      </w:r>
    </w:p>
    <w:p w14:paraId="5E4FE167" w14:textId="77777777" w:rsidR="00805C37" w:rsidRPr="004D2A83" w:rsidRDefault="00805C37" w:rsidP="005B034A">
      <w:pPr>
        <w:spacing w:after="0" w:line="240" w:lineRule="auto"/>
      </w:pPr>
    </w:p>
    <w:p w14:paraId="060EBA58" w14:textId="31C51CB8" w:rsidR="001F5F64" w:rsidRDefault="00A96796" w:rsidP="005B034A">
      <w:pPr>
        <w:pStyle w:val="Subtitle"/>
        <w:spacing w:after="0" w:line="240" w:lineRule="auto"/>
        <w:rPr>
          <w:rFonts w:hint="eastAsia"/>
        </w:rPr>
      </w:pPr>
      <w:r>
        <w:t>Courses and Resources</w:t>
      </w:r>
      <w:r w:rsidR="67495E3B">
        <w:t xml:space="preserve"> (~1 hour)</w:t>
      </w:r>
    </w:p>
    <w:p w14:paraId="60AF17AE" w14:textId="77777777" w:rsidR="00C044AF" w:rsidRPr="00C044AF" w:rsidRDefault="00C044AF" w:rsidP="00C044AF"/>
    <w:tbl>
      <w:tblPr>
        <w:tblW w:w="14012"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530"/>
        <w:gridCol w:w="1090"/>
        <w:gridCol w:w="832"/>
        <w:gridCol w:w="1755"/>
        <w:gridCol w:w="1970"/>
        <w:gridCol w:w="1608"/>
        <w:gridCol w:w="5227"/>
      </w:tblGrid>
      <w:tr w:rsidR="002853E0" w14:paraId="4336681D" w14:textId="77777777" w:rsidTr="2731EE6D">
        <w:trPr>
          <w:cantSplit/>
          <w:trHeight w:val="47"/>
          <w:jc w:val="center"/>
        </w:trPr>
        <w:tc>
          <w:tcPr>
            <w:tcW w:w="1530" w:type="dxa"/>
            <w:shd w:val="clear" w:color="auto" w:fill="EAF2F8"/>
            <w:tcMar>
              <w:top w:w="70" w:type="dxa"/>
              <w:left w:w="70" w:type="dxa"/>
              <w:bottom w:w="70" w:type="dxa"/>
              <w:right w:w="70" w:type="dxa"/>
            </w:tcMar>
          </w:tcPr>
          <w:p w14:paraId="7A46A9E8" w14:textId="7FA0E59E" w:rsidR="002853E0" w:rsidRDefault="002853E0" w:rsidP="005B034A">
            <w:pPr>
              <w:spacing w:after="0" w:line="240" w:lineRule="auto"/>
            </w:pPr>
            <w:r>
              <w:rPr>
                <w:rFonts w:ascii="Apercu Pro" w:eastAsia="Apercu Pro" w:hAnsi="Apercu Pro" w:cs="Apercu Pro"/>
                <w:b/>
                <w:sz w:val="20"/>
              </w:rPr>
              <w:t xml:space="preserve">Course </w:t>
            </w:r>
          </w:p>
        </w:tc>
        <w:tc>
          <w:tcPr>
            <w:tcW w:w="1090" w:type="dxa"/>
            <w:shd w:val="clear" w:color="auto" w:fill="EAF2F8"/>
            <w:tcMar>
              <w:top w:w="70" w:type="dxa"/>
              <w:left w:w="70" w:type="dxa"/>
              <w:bottom w:w="70" w:type="dxa"/>
              <w:right w:w="70" w:type="dxa"/>
            </w:tcMar>
          </w:tcPr>
          <w:p w14:paraId="03F12704" w14:textId="77777777" w:rsidR="002853E0" w:rsidRDefault="002853E0" w:rsidP="005B034A">
            <w:pPr>
              <w:spacing w:after="0" w:line="240" w:lineRule="auto"/>
            </w:pPr>
            <w:r>
              <w:rPr>
                <w:rFonts w:ascii="Apercu Pro" w:eastAsia="Apercu Pro" w:hAnsi="Apercu Pro" w:cs="Apercu Pro"/>
                <w:b/>
                <w:sz w:val="20"/>
              </w:rPr>
              <w:t>Modality</w:t>
            </w:r>
          </w:p>
        </w:tc>
        <w:tc>
          <w:tcPr>
            <w:tcW w:w="832" w:type="dxa"/>
            <w:shd w:val="clear" w:color="auto" w:fill="EAF2F8"/>
            <w:tcMar>
              <w:top w:w="70" w:type="dxa"/>
              <w:left w:w="70" w:type="dxa"/>
              <w:bottom w:w="70" w:type="dxa"/>
              <w:right w:w="70" w:type="dxa"/>
            </w:tcMar>
          </w:tcPr>
          <w:p w14:paraId="55727023" w14:textId="7268F871" w:rsidR="002853E0" w:rsidRDefault="2731EE6D" w:rsidP="2731EE6D">
            <w:pPr>
              <w:spacing w:after="0" w:line="240" w:lineRule="auto"/>
            </w:pPr>
            <w:r w:rsidRPr="2731EE6D">
              <w:rPr>
                <w:rFonts w:ascii="Apercu Pro" w:eastAsia="Apercu Pro" w:hAnsi="Apercu Pro" w:cs="Apercu Pro"/>
                <w:b/>
                <w:bCs/>
                <w:sz w:val="20"/>
                <w:szCs w:val="20"/>
              </w:rPr>
              <w:t>Length</w:t>
            </w:r>
          </w:p>
        </w:tc>
        <w:tc>
          <w:tcPr>
            <w:tcW w:w="1755" w:type="dxa"/>
            <w:shd w:val="clear" w:color="auto" w:fill="EAF2F8"/>
            <w:tcMar>
              <w:top w:w="70" w:type="dxa"/>
              <w:left w:w="70" w:type="dxa"/>
              <w:bottom w:w="70" w:type="dxa"/>
              <w:right w:w="70" w:type="dxa"/>
            </w:tcMar>
          </w:tcPr>
          <w:p w14:paraId="784F3664" w14:textId="6976F758" w:rsidR="2731EE6D" w:rsidRDefault="2731EE6D" w:rsidP="2731EE6D">
            <w:pPr>
              <w:spacing w:line="240" w:lineRule="auto"/>
            </w:pPr>
            <w:r w:rsidRPr="2731EE6D">
              <w:rPr>
                <w:rFonts w:ascii="Apercu Pro" w:eastAsia="Apercu Pro" w:hAnsi="Apercu Pro" w:cs="Apercu Pro"/>
                <w:b/>
                <w:bCs/>
                <w:sz w:val="20"/>
                <w:szCs w:val="20"/>
              </w:rPr>
              <w:t>Stakeholder Review</w:t>
            </w:r>
          </w:p>
        </w:tc>
        <w:tc>
          <w:tcPr>
            <w:tcW w:w="1970" w:type="dxa"/>
            <w:shd w:val="clear" w:color="auto" w:fill="EAF2F8"/>
          </w:tcPr>
          <w:p w14:paraId="45AE2FAA" w14:textId="37BC5203" w:rsidR="002853E0" w:rsidRDefault="002853E0"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608" w:type="dxa"/>
            <w:shd w:val="clear" w:color="auto" w:fill="EAF2F8"/>
          </w:tcPr>
          <w:p w14:paraId="4B620585" w14:textId="67833E70" w:rsidR="002853E0" w:rsidRDefault="002853E0"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5227" w:type="dxa"/>
            <w:shd w:val="clear" w:color="auto" w:fill="EAF2F8"/>
            <w:tcMar>
              <w:top w:w="70" w:type="dxa"/>
              <w:left w:w="70" w:type="dxa"/>
              <w:bottom w:w="70" w:type="dxa"/>
              <w:right w:w="70" w:type="dxa"/>
            </w:tcMar>
          </w:tcPr>
          <w:p w14:paraId="2244C496" w14:textId="2DA5C422" w:rsidR="002853E0" w:rsidRDefault="002853E0" w:rsidP="005B034A">
            <w:pPr>
              <w:spacing w:after="0" w:line="240" w:lineRule="auto"/>
            </w:pPr>
            <w:r>
              <w:rPr>
                <w:rFonts w:ascii="Apercu Pro" w:eastAsia="Apercu Pro" w:hAnsi="Apercu Pro" w:cs="Apercu Pro"/>
                <w:b/>
                <w:sz w:val="20"/>
              </w:rPr>
              <w:t>High-Level Description</w:t>
            </w:r>
          </w:p>
        </w:tc>
      </w:tr>
      <w:tr w:rsidR="002853E0" w14:paraId="45F835ED" w14:textId="77777777" w:rsidTr="2731EE6D">
        <w:trPr>
          <w:cantSplit/>
          <w:trHeight w:val="94"/>
          <w:jc w:val="center"/>
        </w:trPr>
        <w:tc>
          <w:tcPr>
            <w:tcW w:w="1530" w:type="dxa"/>
            <w:tcMar>
              <w:top w:w="70" w:type="dxa"/>
              <w:left w:w="70" w:type="dxa"/>
              <w:bottom w:w="70" w:type="dxa"/>
              <w:right w:w="70" w:type="dxa"/>
            </w:tcMar>
          </w:tcPr>
          <w:p w14:paraId="1944EE2A" w14:textId="77777777" w:rsidR="002853E0" w:rsidRDefault="002853E0" w:rsidP="005B034A">
            <w:pPr>
              <w:spacing w:after="0" w:line="240" w:lineRule="auto"/>
            </w:pPr>
            <w:r>
              <w:rPr>
                <w:rFonts w:ascii="Apercu Pro" w:eastAsia="Apercu Pro" w:hAnsi="Apercu Pro" w:cs="Apercu Pro"/>
                <w:sz w:val="20"/>
              </w:rPr>
              <w:t>Understanding the Network</w:t>
            </w:r>
          </w:p>
        </w:tc>
        <w:tc>
          <w:tcPr>
            <w:tcW w:w="1090" w:type="dxa"/>
            <w:tcMar>
              <w:top w:w="70" w:type="dxa"/>
              <w:left w:w="70" w:type="dxa"/>
              <w:bottom w:w="70" w:type="dxa"/>
              <w:right w:w="70" w:type="dxa"/>
            </w:tcMar>
          </w:tcPr>
          <w:p w14:paraId="04717BA2" w14:textId="77777777" w:rsidR="002853E0" w:rsidRDefault="002853E0" w:rsidP="005B034A">
            <w:pPr>
              <w:spacing w:after="0" w:line="240" w:lineRule="auto"/>
            </w:pPr>
            <w:r>
              <w:rPr>
                <w:rFonts w:ascii="Apercu Pro" w:eastAsia="Apercu Pro" w:hAnsi="Apercu Pro" w:cs="Apercu Pro"/>
                <w:sz w:val="20"/>
              </w:rPr>
              <w:t>Video</w:t>
            </w:r>
          </w:p>
        </w:tc>
        <w:tc>
          <w:tcPr>
            <w:tcW w:w="832" w:type="dxa"/>
            <w:tcMar>
              <w:top w:w="70" w:type="dxa"/>
              <w:left w:w="70" w:type="dxa"/>
              <w:bottom w:w="70" w:type="dxa"/>
              <w:right w:w="70" w:type="dxa"/>
            </w:tcMar>
          </w:tcPr>
          <w:p w14:paraId="10A09613" w14:textId="77777777" w:rsidR="002853E0" w:rsidRDefault="002853E0" w:rsidP="005B034A">
            <w:pPr>
              <w:spacing w:after="0" w:line="240" w:lineRule="auto"/>
            </w:pPr>
            <w:r>
              <w:rPr>
                <w:rFonts w:ascii="Apercu Pro" w:eastAsia="Apercu Pro" w:hAnsi="Apercu Pro" w:cs="Apercu Pro"/>
                <w:sz w:val="20"/>
              </w:rPr>
              <w:t>15 min</w:t>
            </w:r>
          </w:p>
        </w:tc>
        <w:tc>
          <w:tcPr>
            <w:tcW w:w="1755" w:type="dxa"/>
            <w:tcMar>
              <w:top w:w="70" w:type="dxa"/>
              <w:left w:w="70" w:type="dxa"/>
              <w:bottom w:w="70" w:type="dxa"/>
              <w:right w:w="70" w:type="dxa"/>
            </w:tcMar>
          </w:tcPr>
          <w:p w14:paraId="5E33AF73" w14:textId="10037223" w:rsidR="2731EE6D" w:rsidRDefault="2731EE6D" w:rsidP="2731EE6D">
            <w:pPr>
              <w:spacing w:line="240" w:lineRule="auto"/>
            </w:pPr>
            <w:r w:rsidRPr="2731EE6D">
              <w:rPr>
                <w:rFonts w:ascii="Apercu Pro" w:eastAsia="Apercu Pro" w:hAnsi="Apercu Pro" w:cs="Apercu Pro"/>
                <w:sz w:val="20"/>
                <w:szCs w:val="20"/>
              </w:rPr>
              <w:t>8/11</w:t>
            </w:r>
          </w:p>
        </w:tc>
        <w:tc>
          <w:tcPr>
            <w:tcW w:w="1970" w:type="dxa"/>
          </w:tcPr>
          <w:p w14:paraId="78F37FC6" w14:textId="08FFA6E0" w:rsidR="002853E0" w:rsidRDefault="002853E0"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p>
        </w:tc>
        <w:tc>
          <w:tcPr>
            <w:tcW w:w="1608" w:type="dxa"/>
          </w:tcPr>
          <w:p w14:paraId="558466D2" w14:textId="4EA27546" w:rsidR="00B62036" w:rsidRDefault="00B62036"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 xml:space="preserve">N/A- this is an intro to help Experts understand </w:t>
            </w:r>
            <w:r w:rsidR="00F317B1">
              <w:rPr>
                <w:rFonts w:ascii="Apercu Pro" w:eastAsia="Apercu Pro" w:hAnsi="Apercu Pro" w:cs="Apercu Pro"/>
                <w:sz w:val="20"/>
                <w:szCs w:val="20"/>
              </w:rPr>
              <w:t>different network connections</w:t>
            </w:r>
            <w:r w:rsidR="0087636C">
              <w:rPr>
                <w:rFonts w:ascii="Apercu Pro" w:eastAsia="Apercu Pro" w:hAnsi="Apercu Pro" w:cs="Apercu Pro"/>
                <w:sz w:val="20"/>
                <w:szCs w:val="20"/>
              </w:rPr>
              <w:t xml:space="preserve"> </w:t>
            </w:r>
          </w:p>
        </w:tc>
        <w:tc>
          <w:tcPr>
            <w:tcW w:w="5227" w:type="dxa"/>
            <w:tcMar>
              <w:top w:w="70" w:type="dxa"/>
              <w:left w:w="70" w:type="dxa"/>
              <w:bottom w:w="70" w:type="dxa"/>
              <w:right w:w="70" w:type="dxa"/>
            </w:tcMar>
          </w:tcPr>
          <w:p w14:paraId="7BAA0E6C" w14:textId="2558AA27" w:rsidR="002853E0" w:rsidRDefault="002853E0" w:rsidP="005B034A">
            <w:pPr>
              <w:spacing w:after="0" w:line="240" w:lineRule="auto"/>
            </w:pPr>
            <w:r w:rsidRPr="2811A46E">
              <w:rPr>
                <w:rFonts w:ascii="Apercu Pro" w:eastAsia="Apercu Pro" w:hAnsi="Apercu Pro" w:cs="Apercu Pro"/>
                <w:sz w:val="20"/>
                <w:szCs w:val="20"/>
              </w:rPr>
              <w:t>This video introduces basic network concepts and common connection types. Learners see how Bluetooth, Wi-Fi, cellular, hotspot, and NFC connections support devices and affect the customer experience.</w:t>
            </w:r>
          </w:p>
        </w:tc>
      </w:tr>
      <w:tr w:rsidR="002853E0" w14:paraId="0EA26410" w14:textId="77777777" w:rsidTr="2731EE6D">
        <w:trPr>
          <w:cantSplit/>
          <w:trHeight w:val="94"/>
          <w:jc w:val="center"/>
        </w:trPr>
        <w:tc>
          <w:tcPr>
            <w:tcW w:w="1530" w:type="dxa"/>
            <w:tcMar>
              <w:top w:w="70" w:type="dxa"/>
              <w:left w:w="70" w:type="dxa"/>
              <w:bottom w:w="70" w:type="dxa"/>
              <w:right w:w="70" w:type="dxa"/>
            </w:tcMar>
          </w:tcPr>
          <w:p w14:paraId="5E39A621" w14:textId="77777777" w:rsidR="002853E0" w:rsidRDefault="002853E0" w:rsidP="005B034A">
            <w:pPr>
              <w:spacing w:after="0" w:line="240" w:lineRule="auto"/>
            </w:pPr>
            <w:r>
              <w:rPr>
                <w:rFonts w:ascii="Apercu Pro" w:eastAsia="Apercu Pro" w:hAnsi="Apercu Pro" w:cs="Apercu Pro"/>
                <w:sz w:val="20"/>
              </w:rPr>
              <w:t>Understanding Network Concerns</w:t>
            </w:r>
          </w:p>
        </w:tc>
        <w:tc>
          <w:tcPr>
            <w:tcW w:w="1090" w:type="dxa"/>
            <w:tcMar>
              <w:top w:w="70" w:type="dxa"/>
              <w:left w:w="70" w:type="dxa"/>
              <w:bottom w:w="70" w:type="dxa"/>
              <w:right w:w="70" w:type="dxa"/>
            </w:tcMar>
          </w:tcPr>
          <w:p w14:paraId="64A72271" w14:textId="77777777" w:rsidR="002853E0" w:rsidRDefault="002853E0" w:rsidP="005B034A">
            <w:pPr>
              <w:spacing w:after="0" w:line="240" w:lineRule="auto"/>
            </w:pPr>
            <w:r>
              <w:rPr>
                <w:rFonts w:ascii="Apercu Pro" w:eastAsia="Apercu Pro" w:hAnsi="Apercu Pro" w:cs="Apercu Pro"/>
                <w:sz w:val="20"/>
              </w:rPr>
              <w:t>CBT</w:t>
            </w:r>
          </w:p>
        </w:tc>
        <w:tc>
          <w:tcPr>
            <w:tcW w:w="832" w:type="dxa"/>
            <w:tcMar>
              <w:top w:w="70" w:type="dxa"/>
              <w:left w:w="70" w:type="dxa"/>
              <w:bottom w:w="70" w:type="dxa"/>
              <w:right w:w="70" w:type="dxa"/>
            </w:tcMar>
          </w:tcPr>
          <w:p w14:paraId="7AE13CD0" w14:textId="0BAE9440" w:rsidR="002853E0" w:rsidRDefault="002853E0" w:rsidP="005B034A">
            <w:pPr>
              <w:spacing w:after="0" w:line="240" w:lineRule="auto"/>
            </w:pPr>
            <w:r>
              <w:rPr>
                <w:rFonts w:ascii="Apercu Pro" w:eastAsia="Apercu Pro" w:hAnsi="Apercu Pro" w:cs="Apercu Pro"/>
                <w:sz w:val="20"/>
              </w:rPr>
              <w:t>30 min</w:t>
            </w:r>
          </w:p>
        </w:tc>
        <w:tc>
          <w:tcPr>
            <w:tcW w:w="1755" w:type="dxa"/>
            <w:tcMar>
              <w:top w:w="70" w:type="dxa"/>
              <w:left w:w="70" w:type="dxa"/>
              <w:bottom w:w="70" w:type="dxa"/>
              <w:right w:w="70" w:type="dxa"/>
            </w:tcMar>
          </w:tcPr>
          <w:p w14:paraId="2B8D4EFC" w14:textId="2F7E9D04" w:rsidR="2731EE6D" w:rsidRDefault="2731EE6D" w:rsidP="2731EE6D">
            <w:pPr>
              <w:spacing w:line="240" w:lineRule="auto"/>
              <w:rPr>
                <w:rFonts w:ascii="Apercu Pro" w:eastAsia="Apercu Pro" w:hAnsi="Apercu Pro" w:cs="Apercu Pro"/>
                <w:sz w:val="20"/>
                <w:szCs w:val="20"/>
                <w:highlight w:val="yellow"/>
              </w:rPr>
            </w:pPr>
            <w:r w:rsidRPr="2731EE6D">
              <w:rPr>
                <w:rFonts w:ascii="Apercu Pro" w:eastAsia="Apercu Pro" w:hAnsi="Apercu Pro" w:cs="Apercu Pro"/>
                <w:sz w:val="20"/>
                <w:szCs w:val="20"/>
                <w:highlight w:val="yellow"/>
              </w:rPr>
              <w:t>~8/20</w:t>
            </w:r>
          </w:p>
        </w:tc>
        <w:tc>
          <w:tcPr>
            <w:tcW w:w="1970" w:type="dxa"/>
          </w:tcPr>
          <w:p w14:paraId="0164A93F" w14:textId="14E61C1C" w:rsidR="002853E0" w:rsidRDefault="002853E0"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w:t>
            </w:r>
            <w:r w:rsidR="008F19E6">
              <w:rPr>
                <w:rFonts w:ascii="Apercu Pro" w:eastAsia="Apercu Pro" w:hAnsi="Apercu Pro" w:cs="Apercu Pro"/>
                <w:sz w:val="20"/>
                <w:szCs w:val="20"/>
              </w:rPr>
              <w:t>9</w:t>
            </w:r>
          </w:p>
        </w:tc>
        <w:tc>
          <w:tcPr>
            <w:tcW w:w="1608" w:type="dxa"/>
          </w:tcPr>
          <w:p w14:paraId="5ECFC163" w14:textId="1A36042E" w:rsidR="00B62036" w:rsidRDefault="00B62036" w:rsidP="005B034A">
            <w:pPr>
              <w:spacing w:after="0" w:line="240" w:lineRule="auto"/>
              <w:rPr>
                <w:rFonts w:ascii="Apercu Pro" w:eastAsia="Apercu Pro" w:hAnsi="Apercu Pro" w:cs="Apercu Pro"/>
                <w:sz w:val="20"/>
                <w:szCs w:val="20"/>
              </w:rPr>
            </w:pPr>
            <w:r>
              <w:rPr>
                <w:rFonts w:ascii="Apercu Pro" w:eastAsia="Apercu Pro" w:hAnsi="Apercu Pro" w:cs="Apercu Pro"/>
                <w:sz w:val="20"/>
                <w:szCs w:val="20"/>
              </w:rPr>
              <w:t>13</w:t>
            </w:r>
          </w:p>
        </w:tc>
        <w:tc>
          <w:tcPr>
            <w:tcW w:w="5227" w:type="dxa"/>
            <w:tcMar>
              <w:top w:w="70" w:type="dxa"/>
              <w:left w:w="70" w:type="dxa"/>
              <w:bottom w:w="70" w:type="dxa"/>
              <w:right w:w="70" w:type="dxa"/>
            </w:tcMar>
          </w:tcPr>
          <w:p w14:paraId="3E59F2CF" w14:textId="6D93EBF3" w:rsidR="002853E0" w:rsidRDefault="002853E0" w:rsidP="005B034A">
            <w:pPr>
              <w:spacing w:after="0" w:line="240" w:lineRule="auto"/>
              <w:rPr>
                <w:rFonts w:ascii="Apercu Pro" w:eastAsia="Apercu Pro" w:hAnsi="Apercu Pro" w:cs="Apercu Pro"/>
                <w:sz w:val="20"/>
                <w:szCs w:val="20"/>
              </w:rPr>
            </w:pPr>
            <w:r w:rsidRPr="1B0A26C6">
              <w:rPr>
                <w:rFonts w:ascii="Apercu Pro" w:eastAsia="Apercu Pro" w:hAnsi="Apercu Pro" w:cs="Apercu Pro"/>
                <w:sz w:val="20"/>
                <w:szCs w:val="20"/>
              </w:rPr>
              <w:t>This CBT builds pattern recognition for common network concerns. Learners explore internet, calls, messaging, and voicemail issues while practicing discovery and choosing the right troubleshooting tools.</w:t>
            </w:r>
          </w:p>
          <w:p w14:paraId="67785545" w14:textId="77777777" w:rsidR="002853E0" w:rsidRDefault="002853E0" w:rsidP="005B034A">
            <w:pPr>
              <w:spacing w:after="0" w:line="240" w:lineRule="auto"/>
              <w:rPr>
                <w:rFonts w:ascii="Apercu Pro" w:eastAsia="Apercu Pro" w:hAnsi="Apercu Pro" w:cs="Apercu Pro"/>
                <w:sz w:val="20"/>
                <w:szCs w:val="20"/>
              </w:rPr>
            </w:pPr>
          </w:p>
          <w:p w14:paraId="2DE6E9C1" w14:textId="78D8E4A0" w:rsidR="002853E0" w:rsidRDefault="002853E0" w:rsidP="005B034A">
            <w:pPr>
              <w:spacing w:after="0" w:line="240" w:lineRule="auto"/>
            </w:pPr>
            <w:r>
              <w:rPr>
                <w:rFonts w:ascii="Apercu Pro" w:eastAsia="Apercu Pro" w:hAnsi="Apercu Pro" w:cs="Apercu Pro"/>
                <w:sz w:val="20"/>
                <w:szCs w:val="20"/>
              </w:rPr>
              <w:t xml:space="preserve">This CBT will end with a formative knowledge check </w:t>
            </w:r>
            <w:r w:rsidRPr="53664116">
              <w:rPr>
                <w:rFonts w:ascii="Apercu Pro" w:eastAsia="Apercu Pro" w:hAnsi="Apercu Pro" w:cs="Apercu Pro"/>
                <w:sz w:val="20"/>
                <w:szCs w:val="20"/>
              </w:rPr>
              <w:t>reinforce diagnostic thinking, tool selection, and clear customer communication before simulations.</w:t>
            </w:r>
          </w:p>
        </w:tc>
      </w:tr>
    </w:tbl>
    <w:p w14:paraId="2CD79A10" w14:textId="77777777" w:rsidR="00330DE0" w:rsidRDefault="00330DE0" w:rsidP="005B034A">
      <w:pPr>
        <w:pStyle w:val="ListParagraph"/>
        <w:spacing w:after="0" w:line="240" w:lineRule="auto"/>
        <w:ind w:left="1800"/>
      </w:pPr>
    </w:p>
    <w:p w14:paraId="045AACAD" w14:textId="33764428" w:rsidR="00540697" w:rsidRPr="007359F9" w:rsidRDefault="00540697" w:rsidP="005B034A">
      <w:pPr>
        <w:pStyle w:val="Subtitle"/>
        <w:spacing w:after="0" w:line="240" w:lineRule="auto"/>
        <w:rPr>
          <w:rFonts w:hint="eastAsia"/>
        </w:rPr>
      </w:pPr>
      <w:r w:rsidRPr="007359F9">
        <w:t>Simulation Strategy</w:t>
      </w:r>
      <w:r w:rsidRPr="007359F9">
        <w:rPr>
          <w:rFonts w:ascii="Arial" w:hAnsi="Arial" w:cs="Arial"/>
        </w:rPr>
        <w:t> </w:t>
      </w:r>
      <w:r w:rsidRPr="007359F9">
        <w:rPr>
          <w:rFonts w:ascii="Aptos" w:hAnsi="Aptos" w:cs="Aptos"/>
        </w:rPr>
        <w:t> </w:t>
      </w:r>
      <w:r w:rsidR="005447AC">
        <w:rPr>
          <w:rFonts w:ascii="Aptos" w:hAnsi="Aptos" w:cs="Aptos"/>
        </w:rPr>
        <w:t>(~2 hours)</w:t>
      </w:r>
    </w:p>
    <w:p w14:paraId="177E5942" w14:textId="77777777" w:rsidR="00C044AF" w:rsidRDefault="00C044AF" w:rsidP="005B034A">
      <w:pPr>
        <w:spacing w:after="0" w:line="240" w:lineRule="auto"/>
      </w:pPr>
    </w:p>
    <w:p w14:paraId="259F1C40" w14:textId="382C5324" w:rsidR="00540697" w:rsidRPr="004D2A83" w:rsidRDefault="00540697" w:rsidP="005B034A">
      <w:pPr>
        <w:spacing w:after="0" w:line="240" w:lineRule="auto"/>
      </w:pPr>
      <w:r w:rsidRPr="004D2A83">
        <w:t>Experts should be able to investigate ambiguous network concerns, identify the most probable root cause through purposeful probing, validate their reasoning using the appropriate troubleshooting tools, and confidently guide customers toward resolution while maintaining trust throughout the interaction. </w:t>
      </w:r>
    </w:p>
    <w:p w14:paraId="6E2A29DC" w14:textId="77777777" w:rsidR="00C044AF" w:rsidRDefault="00C044AF" w:rsidP="005B034A">
      <w:pPr>
        <w:spacing w:after="0" w:line="240" w:lineRule="auto"/>
      </w:pPr>
    </w:p>
    <w:p w14:paraId="640B8DF4" w14:textId="6532EFE6" w:rsidR="00540697" w:rsidRPr="004D2A83" w:rsidRDefault="00540697" w:rsidP="005B034A">
      <w:pPr>
        <w:spacing w:after="0" w:line="240" w:lineRule="auto"/>
      </w:pPr>
      <w:r w:rsidRPr="004D2A83">
        <w:t>They will move into progressive simulations that develop troubleshooting capability. Simulations should gradually increase in ambiguity to develop the following in Experts: </w:t>
      </w:r>
    </w:p>
    <w:p w14:paraId="2A51A727" w14:textId="77777777" w:rsidR="00540697" w:rsidRPr="004D2A83" w:rsidRDefault="00540697" w:rsidP="004D2D43">
      <w:pPr>
        <w:pStyle w:val="ListParagraph"/>
        <w:numPr>
          <w:ilvl w:val="0"/>
          <w:numId w:val="4"/>
        </w:numPr>
        <w:spacing w:after="0" w:line="240" w:lineRule="auto"/>
      </w:pPr>
      <w:r w:rsidRPr="004D2A83">
        <w:t>Listening to customer concerns </w:t>
      </w:r>
    </w:p>
    <w:p w14:paraId="19865105" w14:textId="77777777" w:rsidR="00540697" w:rsidRPr="004D2A83" w:rsidRDefault="00540697" w:rsidP="004D2D43">
      <w:pPr>
        <w:pStyle w:val="ListParagraph"/>
        <w:numPr>
          <w:ilvl w:val="0"/>
          <w:numId w:val="4"/>
        </w:numPr>
        <w:spacing w:after="0" w:line="240" w:lineRule="auto"/>
      </w:pPr>
      <w:r w:rsidRPr="004D2A83">
        <w:t>Probing for the cause of the issue </w:t>
      </w:r>
    </w:p>
    <w:p w14:paraId="50DEFC17" w14:textId="77777777" w:rsidR="00540697" w:rsidRPr="004D2A83" w:rsidRDefault="00540697" w:rsidP="004D2D43">
      <w:pPr>
        <w:pStyle w:val="ListParagraph"/>
        <w:numPr>
          <w:ilvl w:val="0"/>
          <w:numId w:val="4"/>
        </w:numPr>
        <w:spacing w:after="0" w:line="240" w:lineRule="auto"/>
      </w:pPr>
      <w:r w:rsidRPr="004D2A83">
        <w:t>Using diagnostic tools and test assumptions </w:t>
      </w:r>
    </w:p>
    <w:p w14:paraId="1579DEF1" w14:textId="77777777" w:rsidR="00540697" w:rsidRPr="004D2A83" w:rsidRDefault="00540697" w:rsidP="004D2D43">
      <w:pPr>
        <w:pStyle w:val="ListParagraph"/>
        <w:numPr>
          <w:ilvl w:val="0"/>
          <w:numId w:val="4"/>
        </w:numPr>
        <w:spacing w:after="0" w:line="240" w:lineRule="auto"/>
      </w:pPr>
      <w:r w:rsidRPr="004D2A83">
        <w:t>Communicating effectively with the customer with empathy and assurance </w:t>
      </w:r>
    </w:p>
    <w:p w14:paraId="7F6A7C31" w14:textId="77777777" w:rsidR="00540697" w:rsidRDefault="00540697" w:rsidP="004D2D43">
      <w:pPr>
        <w:pStyle w:val="ListParagraph"/>
        <w:numPr>
          <w:ilvl w:val="0"/>
          <w:numId w:val="4"/>
        </w:numPr>
        <w:spacing w:after="0" w:line="240" w:lineRule="auto"/>
      </w:pPr>
      <w:r w:rsidRPr="004D2A83">
        <w:t>Using tools to Troubleshoot and adjusting decisions </w:t>
      </w:r>
    </w:p>
    <w:p w14:paraId="0438E346" w14:textId="77777777" w:rsidR="00C044AF" w:rsidRDefault="00C044AF" w:rsidP="005B034A">
      <w:pPr>
        <w:spacing w:after="0" w:line="240" w:lineRule="auto"/>
        <w:rPr>
          <w:b/>
          <w:bCs/>
        </w:rPr>
      </w:pPr>
    </w:p>
    <w:p w14:paraId="37148104" w14:textId="6294DEEC" w:rsidR="00FA0A1E" w:rsidRDefault="00FA0A1E" w:rsidP="005B034A">
      <w:pPr>
        <w:spacing w:after="0" w:line="240" w:lineRule="auto"/>
      </w:pPr>
      <w:r w:rsidRPr="00FA0A1E">
        <w:rPr>
          <w:b/>
          <w:bCs/>
        </w:rPr>
        <w:t>Total Simulations-</w:t>
      </w:r>
      <w:r>
        <w:t xml:space="preserve"> 13</w:t>
      </w:r>
    </w:p>
    <w:p w14:paraId="0E5AD234" w14:textId="77777777" w:rsidR="00F82E16" w:rsidRDefault="00F82E16" w:rsidP="005B034A">
      <w:pPr>
        <w:spacing w:after="0" w:line="240" w:lineRule="auto"/>
      </w:pPr>
    </w:p>
    <w:p w14:paraId="25E5C4A3" w14:textId="641AB7B4" w:rsidR="00540697" w:rsidRPr="004D2A83" w:rsidRDefault="00DF58AD" w:rsidP="005B034A">
      <w:pPr>
        <w:spacing w:after="0" w:line="240" w:lineRule="auto"/>
      </w:pPr>
      <w:r w:rsidRPr="00DF58AD">
        <w:rPr>
          <w:noProof/>
        </w:rPr>
        <w:drawing>
          <wp:inline distT="0" distB="0" distL="0" distR="0" wp14:anchorId="4C5C0545" wp14:editId="02533D42">
            <wp:extent cx="5943600" cy="2775585"/>
            <wp:effectExtent l="0" t="0" r="0" b="5715"/>
            <wp:docPr id="5247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95024" name=""/>
                    <pic:cNvPicPr/>
                  </pic:nvPicPr>
                  <pic:blipFill>
                    <a:blip r:embed="rId24"/>
                    <a:stretch>
                      <a:fillRect/>
                    </a:stretch>
                  </pic:blipFill>
                  <pic:spPr>
                    <a:xfrm>
                      <a:off x="0" y="0"/>
                      <a:ext cx="5943600" cy="2775585"/>
                    </a:xfrm>
                    <a:prstGeom prst="rect">
                      <a:avLst/>
                    </a:prstGeom>
                  </pic:spPr>
                </pic:pic>
              </a:graphicData>
            </a:graphic>
          </wp:inline>
        </w:drawing>
      </w:r>
    </w:p>
    <w:p w14:paraId="7AB556DC" w14:textId="2B3B2232" w:rsidR="00540697" w:rsidRDefault="170C3B2B" w:rsidP="005B034A">
      <w:pPr>
        <w:spacing w:after="0" w:line="240" w:lineRule="auto"/>
      </w:pPr>
      <w:r>
        <w:rPr>
          <w:noProof/>
        </w:rPr>
        <w:drawing>
          <wp:inline distT="0" distB="0" distL="0" distR="0" wp14:anchorId="0D3E0F29" wp14:editId="31A1E0E0">
            <wp:extent cx="5943600" cy="3524250"/>
            <wp:effectExtent l="0" t="0" r="0" b="0"/>
            <wp:docPr id="2099810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10770" name="Picture 2099810770"/>
                    <pic:cNvPicPr/>
                  </pic:nvPicPr>
                  <pic:blipFill>
                    <a:blip r:embed="rId25">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14:paraId="6970D780" w14:textId="77777777" w:rsidR="00874B30" w:rsidRPr="000A38F7" w:rsidRDefault="00874B30" w:rsidP="005B034A">
      <w:pPr>
        <w:pStyle w:val="ListParagraph"/>
        <w:spacing w:after="0" w:line="240" w:lineRule="auto"/>
      </w:pPr>
      <w:bookmarkStart w:id="71" w:name="_Learning_Block_11:"/>
      <w:bookmarkEnd w:id="71"/>
    </w:p>
    <w:p w14:paraId="4B175848" w14:textId="2C793FBA" w:rsidR="008E527A" w:rsidRPr="00DB281B" w:rsidRDefault="008E527A" w:rsidP="005B034A">
      <w:pPr>
        <w:pStyle w:val="Heading2"/>
        <w:spacing w:before="0" w:after="0" w:line="240" w:lineRule="auto"/>
        <w:rPr>
          <w:rFonts w:hint="eastAsia"/>
          <w:u w:val="single"/>
        </w:rPr>
      </w:pPr>
      <w:bookmarkStart w:id="72" w:name="_Toc236830917"/>
      <w:r w:rsidRPr="00DB281B">
        <w:rPr>
          <w:u w:val="single"/>
        </w:rPr>
        <w:t>Learning Block</w:t>
      </w:r>
      <w:r w:rsidR="00567E1A" w:rsidRPr="00DB281B">
        <w:rPr>
          <w:u w:val="single"/>
        </w:rPr>
        <w:t xml:space="preserve"> 11</w:t>
      </w:r>
      <w:r w:rsidRPr="00DB281B">
        <w:rPr>
          <w:u w:val="single"/>
        </w:rPr>
        <w:t xml:space="preserve">: </w:t>
      </w:r>
      <w:r w:rsidR="007D0F28">
        <w:rPr>
          <w:u w:val="single"/>
        </w:rPr>
        <w:t>Call Flow Stage 2- Solve &amp; Test-</w:t>
      </w:r>
      <w:r w:rsidR="007D0F28" w:rsidRPr="00DB281B">
        <w:rPr>
          <w:u w:val="single"/>
        </w:rPr>
        <w:t xml:space="preserve"> </w:t>
      </w:r>
      <w:r w:rsidRPr="00DB281B">
        <w:rPr>
          <w:u w:val="single"/>
        </w:rPr>
        <w:t>Activations</w:t>
      </w:r>
      <w:r w:rsidR="0027378E">
        <w:rPr>
          <w:u w:val="single"/>
        </w:rPr>
        <w:t xml:space="preserve"> and Device Onboarding</w:t>
      </w:r>
      <w:bookmarkEnd w:id="72"/>
    </w:p>
    <w:p w14:paraId="0EA47BFC" w14:textId="77777777" w:rsidR="00C044AF" w:rsidRDefault="00C044AF" w:rsidP="005B034A">
      <w:pPr>
        <w:pStyle w:val="Subtitle"/>
        <w:spacing w:after="0" w:line="240" w:lineRule="auto"/>
        <w:rPr>
          <w:rFonts w:hint="eastAsia"/>
        </w:rPr>
      </w:pPr>
    </w:p>
    <w:p w14:paraId="1FE333BD" w14:textId="15739840" w:rsidR="008E527A" w:rsidRPr="00E51912" w:rsidRDefault="008E527A" w:rsidP="005B034A">
      <w:pPr>
        <w:pStyle w:val="Subtitle"/>
        <w:spacing w:after="0" w:line="240" w:lineRule="auto"/>
        <w:rPr>
          <w:rFonts w:hint="eastAsia"/>
        </w:rPr>
      </w:pPr>
      <w:r w:rsidRPr="00E51912">
        <w:t>Purpose of the learning block </w:t>
      </w:r>
    </w:p>
    <w:p w14:paraId="2F8748C1" w14:textId="77777777" w:rsidR="00C044AF" w:rsidRDefault="00C044AF" w:rsidP="005B034A">
      <w:pPr>
        <w:spacing w:after="0" w:line="240" w:lineRule="auto"/>
      </w:pPr>
    </w:p>
    <w:p w14:paraId="2ACCB595" w14:textId="573536E1" w:rsidR="00D4043D" w:rsidRDefault="007D0F28" w:rsidP="005B034A">
      <w:pPr>
        <w:spacing w:after="0" w:line="240" w:lineRule="auto"/>
      </w:pPr>
      <w:r w:rsidRPr="007D0F28">
        <w:t xml:space="preserve">The Activations learning block introduces Experts to common device activation scenarios within the solve and </w:t>
      </w:r>
      <w:r>
        <w:t>t</w:t>
      </w:r>
      <w:r w:rsidRPr="007D0F28">
        <w:t>est stage of the call flow. By the end of the block, Experts should be able to identify the type of activation and where the customer is in the process, ask purposeful probing questions, select and follow the appropriate tools and workflow, and guide the customer through the required activation steps. Experts will also practice adjusting the path when the expected process does not work, troubleshooting activation errors with approved resources, confirming that activation is complete, and clearly communicating any remaining next steps.</w:t>
      </w:r>
    </w:p>
    <w:p w14:paraId="5C220DB2" w14:textId="77777777" w:rsidR="00C044AF" w:rsidRDefault="00C044AF" w:rsidP="005B034A">
      <w:pPr>
        <w:pStyle w:val="Subtitle"/>
        <w:spacing w:after="0" w:line="240" w:lineRule="auto"/>
        <w:rPr>
          <w:rFonts w:hint="eastAsia"/>
        </w:rPr>
      </w:pPr>
    </w:p>
    <w:p w14:paraId="7F94BA55" w14:textId="14F02758" w:rsidR="00D4043D" w:rsidRPr="00D4043D" w:rsidRDefault="00D4043D" w:rsidP="005B034A">
      <w:pPr>
        <w:pStyle w:val="Subtitle"/>
        <w:spacing w:after="0" w:line="240" w:lineRule="auto"/>
        <w:rPr>
          <w:rFonts w:hint="eastAsia"/>
        </w:rPr>
      </w:pPr>
      <w:r>
        <w:t>Learning Objectives</w:t>
      </w:r>
    </w:p>
    <w:p w14:paraId="0389EB7B" w14:textId="77777777" w:rsidR="00C044AF" w:rsidRDefault="00C044AF" w:rsidP="005B034A">
      <w:pPr>
        <w:spacing w:after="0" w:line="240" w:lineRule="auto"/>
      </w:pPr>
    </w:p>
    <w:p w14:paraId="77BC2D08" w14:textId="21743E62" w:rsidR="002E1521" w:rsidRDefault="002E1521" w:rsidP="005B034A">
      <w:pPr>
        <w:spacing w:after="0" w:line="240" w:lineRule="auto"/>
      </w:pPr>
      <w:r>
        <w:t>Proposed learning objectives for the learning block:</w:t>
      </w:r>
    </w:p>
    <w:p w14:paraId="470A8F4E" w14:textId="77777777" w:rsidR="009219E8" w:rsidRDefault="009219E8" w:rsidP="00986EED">
      <w:pPr>
        <w:pStyle w:val="ListParagraph"/>
        <w:numPr>
          <w:ilvl w:val="0"/>
          <w:numId w:val="74"/>
        </w:numPr>
        <w:spacing w:after="0" w:line="240" w:lineRule="auto"/>
      </w:pPr>
      <w:r>
        <w:t>Explain what device activation is, why it matters to the customer experience, and the responsibilities of both the Expert and the customer during the process.</w:t>
      </w:r>
    </w:p>
    <w:p w14:paraId="7B286B30" w14:textId="1BCC11A2" w:rsidR="009219E8" w:rsidRDefault="0033610C" w:rsidP="00986EED">
      <w:pPr>
        <w:pStyle w:val="ListParagraph"/>
        <w:numPr>
          <w:ilvl w:val="0"/>
          <w:numId w:val="74"/>
        </w:numPr>
        <w:spacing w:after="0" w:line="240" w:lineRule="auto"/>
      </w:pPr>
      <w:r>
        <w:t xml:space="preserve">Demonstrate how to ask </w:t>
      </w:r>
      <w:r w:rsidR="009219E8">
        <w:t>purposeful probing questions to identify the customer’s activation need, activation origination, device type, and current point in the process.</w:t>
      </w:r>
    </w:p>
    <w:p w14:paraId="58A5180E" w14:textId="77777777" w:rsidR="009219E8" w:rsidRDefault="009219E8" w:rsidP="00986EED">
      <w:pPr>
        <w:pStyle w:val="ListParagraph"/>
        <w:numPr>
          <w:ilvl w:val="0"/>
          <w:numId w:val="74"/>
        </w:numPr>
        <w:spacing w:after="0" w:line="240" w:lineRule="auto"/>
      </w:pPr>
      <w:r>
        <w:t>Select and use the appropriate activation tools, including Activation Guided Flow, ACSS, TRG, and Activation Resolver, based on the customer’s situation.</w:t>
      </w:r>
    </w:p>
    <w:p w14:paraId="5098C899" w14:textId="77777777" w:rsidR="009219E8" w:rsidRDefault="009219E8" w:rsidP="00986EED">
      <w:pPr>
        <w:pStyle w:val="ListParagraph"/>
        <w:numPr>
          <w:ilvl w:val="0"/>
          <w:numId w:val="74"/>
        </w:numPr>
        <w:spacing w:after="0" w:line="240" w:lineRule="auto"/>
      </w:pPr>
      <w:r>
        <w:t>Guide the customer through the correct activation path for iPhone, Samsung, other Android devices, Apple Watch, Samsung Watch, or Gizmo Watch.</w:t>
      </w:r>
    </w:p>
    <w:p w14:paraId="1054648F" w14:textId="13802597" w:rsidR="009219E8" w:rsidRDefault="0033610C" w:rsidP="00986EED">
      <w:pPr>
        <w:pStyle w:val="ListParagraph"/>
        <w:numPr>
          <w:ilvl w:val="0"/>
          <w:numId w:val="74"/>
        </w:numPr>
        <w:spacing w:after="0" w:line="240" w:lineRule="auto"/>
      </w:pPr>
      <w:r>
        <w:t>Demonstrate u</w:t>
      </w:r>
      <w:r w:rsidR="009219E8">
        <w:t xml:space="preserve">se </w:t>
      </w:r>
      <w:r>
        <w:t xml:space="preserve">of </w:t>
      </w:r>
      <w:r w:rsidR="009219E8">
        <w:t>customer responses and tool results to identify activation errors, determine why the expected path failed, and select the appropriate troubleshooting, alternate-tool, or escalation path.</w:t>
      </w:r>
    </w:p>
    <w:p w14:paraId="6F1A60C7" w14:textId="10A286A9" w:rsidR="002E1521" w:rsidRDefault="009219E8" w:rsidP="00986EED">
      <w:pPr>
        <w:pStyle w:val="ListParagraph"/>
        <w:numPr>
          <w:ilvl w:val="0"/>
          <w:numId w:val="74"/>
        </w:numPr>
        <w:spacing w:after="0" w:line="240" w:lineRule="auto"/>
      </w:pPr>
      <w:r>
        <w:t>Test and confirm that activation was completed successfully and clearly communicate the outcome, remaining customer actions, and next steps.</w:t>
      </w:r>
    </w:p>
    <w:p w14:paraId="7E8D7892" w14:textId="75DEDF21" w:rsidR="00693347" w:rsidRDefault="00693347" w:rsidP="00986EED">
      <w:pPr>
        <w:pStyle w:val="ListParagraph"/>
        <w:numPr>
          <w:ilvl w:val="0"/>
          <w:numId w:val="74"/>
        </w:numPr>
        <w:spacing w:after="0" w:line="240" w:lineRule="auto"/>
      </w:pPr>
      <w:r w:rsidRPr="00693347">
        <w:t>Guide a customer through an end-to-end content transfer across supported devices and approved transfer methods by identifying</w:t>
      </w:r>
      <w:r w:rsidR="00887D16">
        <w:t xml:space="preserve"> old</w:t>
      </w:r>
      <w:r w:rsidRPr="00693347">
        <w:t xml:space="preserve"> and </w:t>
      </w:r>
      <w:r w:rsidR="00887D16">
        <w:t>new device</w:t>
      </w:r>
      <w:r w:rsidRPr="00693347">
        <w:t>, selecting the correct transfer path, explaining each step clearly, adapting when the expected path differs, and confirming that the intended content transferred successfully.</w:t>
      </w:r>
    </w:p>
    <w:p w14:paraId="3E40CC0D" w14:textId="77777777" w:rsidR="001942F8" w:rsidRDefault="001942F8" w:rsidP="005B034A">
      <w:pPr>
        <w:pStyle w:val="Subtitle"/>
        <w:spacing w:after="0" w:line="240" w:lineRule="auto"/>
        <w:rPr>
          <w:rFonts w:hint="eastAsia"/>
        </w:rPr>
      </w:pPr>
    </w:p>
    <w:p w14:paraId="7E528E10" w14:textId="6253A729" w:rsidR="00EC2059" w:rsidRDefault="00EC2059" w:rsidP="005B034A">
      <w:pPr>
        <w:pStyle w:val="Subtitle"/>
        <w:spacing w:after="0" w:line="240" w:lineRule="auto"/>
        <w:rPr>
          <w:rFonts w:hint="eastAsia"/>
        </w:rPr>
      </w:pPr>
      <w:r>
        <w:t>Key Questions Answered</w:t>
      </w:r>
    </w:p>
    <w:p w14:paraId="0D270F69" w14:textId="77777777" w:rsidR="001942F8" w:rsidRDefault="001942F8" w:rsidP="005B034A">
      <w:pPr>
        <w:spacing w:after="0" w:line="240" w:lineRule="auto"/>
      </w:pPr>
    </w:p>
    <w:p w14:paraId="08DC38FA" w14:textId="56E0E7BD" w:rsidR="005C3448" w:rsidRPr="005C3448" w:rsidRDefault="005C3448" w:rsidP="005B034A">
      <w:pPr>
        <w:spacing w:after="0" w:line="240" w:lineRule="auto"/>
      </w:pPr>
      <w:r w:rsidRPr="005C3448">
        <w:t>The learning block should help Experts answer the following questions:</w:t>
      </w:r>
    </w:p>
    <w:p w14:paraId="08AAD430" w14:textId="77777777" w:rsidR="001942F8" w:rsidRDefault="001942F8" w:rsidP="005B034A">
      <w:pPr>
        <w:spacing w:after="0" w:line="240" w:lineRule="auto"/>
        <w:rPr>
          <w:b/>
          <w:bCs/>
        </w:rPr>
      </w:pPr>
    </w:p>
    <w:p w14:paraId="03828B11" w14:textId="2E86E924" w:rsidR="005C3448" w:rsidRPr="005C3448" w:rsidRDefault="005C3448" w:rsidP="005B034A">
      <w:pPr>
        <w:spacing w:after="0" w:line="240" w:lineRule="auto"/>
        <w:rPr>
          <w:b/>
          <w:bCs/>
        </w:rPr>
      </w:pPr>
      <w:r w:rsidRPr="005C3448">
        <w:rPr>
          <w:b/>
          <w:bCs/>
        </w:rPr>
        <w:t>Activation Foundations</w:t>
      </w:r>
    </w:p>
    <w:p w14:paraId="421DC026" w14:textId="77777777" w:rsidR="005C3448" w:rsidRPr="005C3448" w:rsidRDefault="005C3448" w:rsidP="00986EED">
      <w:pPr>
        <w:numPr>
          <w:ilvl w:val="0"/>
          <w:numId w:val="75"/>
        </w:numPr>
        <w:spacing w:after="0" w:line="240" w:lineRule="auto"/>
      </w:pPr>
      <w:r w:rsidRPr="005C3448">
        <w:t xml:space="preserve">What is device activation? </w:t>
      </w:r>
    </w:p>
    <w:p w14:paraId="0A615BC2" w14:textId="77777777" w:rsidR="005C3448" w:rsidRPr="005C3448" w:rsidRDefault="005C3448" w:rsidP="00986EED">
      <w:pPr>
        <w:numPr>
          <w:ilvl w:val="0"/>
          <w:numId w:val="75"/>
        </w:numPr>
        <w:spacing w:after="0" w:line="240" w:lineRule="auto"/>
      </w:pPr>
      <w:r w:rsidRPr="005C3448">
        <w:t xml:space="preserve">Why do customers contact Asurion for activation support? </w:t>
      </w:r>
    </w:p>
    <w:p w14:paraId="5409CECF" w14:textId="77777777" w:rsidR="005C3448" w:rsidRPr="005C3448" w:rsidRDefault="005C3448" w:rsidP="00986EED">
      <w:pPr>
        <w:numPr>
          <w:ilvl w:val="0"/>
          <w:numId w:val="75"/>
        </w:numPr>
        <w:spacing w:after="0" w:line="240" w:lineRule="auto"/>
      </w:pPr>
      <w:r w:rsidRPr="005C3448">
        <w:t xml:space="preserve">What does a successful activation look like? </w:t>
      </w:r>
    </w:p>
    <w:p w14:paraId="7BD82258" w14:textId="77777777" w:rsidR="001942F8" w:rsidRDefault="001942F8" w:rsidP="005B034A">
      <w:pPr>
        <w:spacing w:after="0" w:line="240" w:lineRule="auto"/>
        <w:rPr>
          <w:b/>
          <w:bCs/>
        </w:rPr>
      </w:pPr>
    </w:p>
    <w:p w14:paraId="174FB0EC" w14:textId="1C9ADB34" w:rsidR="005C3448" w:rsidRPr="005C3448" w:rsidRDefault="005C3448" w:rsidP="005B034A">
      <w:pPr>
        <w:spacing w:after="0" w:line="240" w:lineRule="auto"/>
        <w:rPr>
          <w:b/>
          <w:bCs/>
        </w:rPr>
      </w:pPr>
      <w:r w:rsidRPr="005C3448">
        <w:rPr>
          <w:b/>
          <w:bCs/>
        </w:rPr>
        <w:t>Expert and Customer Roles</w:t>
      </w:r>
    </w:p>
    <w:p w14:paraId="6742F96A" w14:textId="77777777" w:rsidR="005C3448" w:rsidRPr="005C3448" w:rsidRDefault="005C3448" w:rsidP="00986EED">
      <w:pPr>
        <w:numPr>
          <w:ilvl w:val="0"/>
          <w:numId w:val="76"/>
        </w:numPr>
        <w:spacing w:after="0" w:line="240" w:lineRule="auto"/>
      </w:pPr>
      <w:r w:rsidRPr="005C3448">
        <w:t xml:space="preserve">What is the Expert’s role during an activation? </w:t>
      </w:r>
    </w:p>
    <w:p w14:paraId="0F6753BE" w14:textId="77777777" w:rsidR="005C3448" w:rsidRPr="005C3448" w:rsidRDefault="005C3448" w:rsidP="00986EED">
      <w:pPr>
        <w:numPr>
          <w:ilvl w:val="0"/>
          <w:numId w:val="76"/>
        </w:numPr>
        <w:spacing w:after="0" w:line="240" w:lineRule="auto"/>
      </w:pPr>
      <w:r w:rsidRPr="005C3448">
        <w:t xml:space="preserve">What actions or information may the customer need to provide during the activation process? </w:t>
      </w:r>
    </w:p>
    <w:p w14:paraId="0A0459A6" w14:textId="77777777" w:rsidR="005C3448" w:rsidRPr="005C3448" w:rsidRDefault="005C3448" w:rsidP="00986EED">
      <w:pPr>
        <w:numPr>
          <w:ilvl w:val="0"/>
          <w:numId w:val="76"/>
        </w:numPr>
        <w:spacing w:after="0" w:line="240" w:lineRule="auto"/>
      </w:pPr>
      <w:r w:rsidRPr="005C3448">
        <w:t xml:space="preserve">How do Experts guide the customer while allowing them to complete customer-owned actions? </w:t>
      </w:r>
    </w:p>
    <w:p w14:paraId="007B4338" w14:textId="77777777" w:rsidR="001942F8" w:rsidRDefault="001942F8" w:rsidP="005B034A">
      <w:pPr>
        <w:spacing w:after="0" w:line="240" w:lineRule="auto"/>
        <w:rPr>
          <w:b/>
          <w:bCs/>
        </w:rPr>
      </w:pPr>
    </w:p>
    <w:p w14:paraId="63EFDC91" w14:textId="2DAA7C9C" w:rsidR="005C3448" w:rsidRPr="005C3448" w:rsidRDefault="005C3448" w:rsidP="005B034A">
      <w:pPr>
        <w:spacing w:after="0" w:line="240" w:lineRule="auto"/>
        <w:rPr>
          <w:b/>
          <w:bCs/>
        </w:rPr>
      </w:pPr>
      <w:r w:rsidRPr="005C3448">
        <w:rPr>
          <w:b/>
          <w:bCs/>
        </w:rPr>
        <w:t>Discovery and Path Selection</w:t>
      </w:r>
    </w:p>
    <w:p w14:paraId="03ED876A" w14:textId="77777777" w:rsidR="005C3448" w:rsidRPr="005C3448" w:rsidRDefault="005C3448" w:rsidP="00986EED">
      <w:pPr>
        <w:numPr>
          <w:ilvl w:val="0"/>
          <w:numId w:val="77"/>
        </w:numPr>
        <w:spacing w:after="0" w:line="240" w:lineRule="auto"/>
      </w:pPr>
      <w:r w:rsidRPr="005C3448">
        <w:t xml:space="preserve">What probing questions should Experts ask to understand the customer’s activation need? </w:t>
      </w:r>
    </w:p>
    <w:p w14:paraId="4A708DBA" w14:textId="77777777" w:rsidR="005C3448" w:rsidRPr="005C3448" w:rsidRDefault="005C3448" w:rsidP="00986EED">
      <w:pPr>
        <w:numPr>
          <w:ilvl w:val="0"/>
          <w:numId w:val="77"/>
        </w:numPr>
        <w:spacing w:after="0" w:line="240" w:lineRule="auto"/>
      </w:pPr>
      <w:r w:rsidRPr="005C3448">
        <w:t xml:space="preserve">How do Experts identify the activation origination, device type, and customer’s current point in the process? </w:t>
      </w:r>
    </w:p>
    <w:p w14:paraId="5AF9F674" w14:textId="77777777" w:rsidR="005C3448" w:rsidRPr="005C3448" w:rsidRDefault="005C3448" w:rsidP="00986EED">
      <w:pPr>
        <w:numPr>
          <w:ilvl w:val="0"/>
          <w:numId w:val="77"/>
        </w:numPr>
        <w:spacing w:after="0" w:line="240" w:lineRule="auto"/>
      </w:pPr>
      <w:r w:rsidRPr="005C3448">
        <w:t xml:space="preserve">How do Experts determine the correct activation path? </w:t>
      </w:r>
    </w:p>
    <w:p w14:paraId="70506D8A" w14:textId="77777777" w:rsidR="001942F8" w:rsidRDefault="001942F8" w:rsidP="005B034A">
      <w:pPr>
        <w:spacing w:after="0" w:line="240" w:lineRule="auto"/>
        <w:rPr>
          <w:b/>
          <w:bCs/>
        </w:rPr>
      </w:pPr>
    </w:p>
    <w:p w14:paraId="4270B0D5" w14:textId="13CE66F4" w:rsidR="005C3448" w:rsidRPr="005C3448" w:rsidRDefault="005C3448" w:rsidP="005B034A">
      <w:pPr>
        <w:spacing w:after="0" w:line="240" w:lineRule="auto"/>
        <w:rPr>
          <w:b/>
          <w:bCs/>
        </w:rPr>
      </w:pPr>
      <w:r w:rsidRPr="005C3448">
        <w:rPr>
          <w:b/>
          <w:bCs/>
        </w:rPr>
        <w:t>Activation Tools and Device Paths</w:t>
      </w:r>
    </w:p>
    <w:p w14:paraId="783CBC68" w14:textId="77777777" w:rsidR="005C3448" w:rsidRPr="005C3448" w:rsidRDefault="005C3448" w:rsidP="00986EED">
      <w:pPr>
        <w:numPr>
          <w:ilvl w:val="0"/>
          <w:numId w:val="78"/>
        </w:numPr>
        <w:spacing w:after="0" w:line="240" w:lineRule="auto"/>
      </w:pPr>
      <w:r w:rsidRPr="005C3448">
        <w:t xml:space="preserve">Which tools support device activations? </w:t>
      </w:r>
    </w:p>
    <w:p w14:paraId="4D14EA9A" w14:textId="77777777" w:rsidR="005C3448" w:rsidRPr="005C3448" w:rsidRDefault="005C3448" w:rsidP="00986EED">
      <w:pPr>
        <w:numPr>
          <w:ilvl w:val="0"/>
          <w:numId w:val="78"/>
        </w:numPr>
        <w:spacing w:after="0" w:line="240" w:lineRule="auto"/>
      </w:pPr>
      <w:r w:rsidRPr="005C3448">
        <w:t xml:space="preserve">When should Experts use Activation Guided Flow, ACSS, TRG, or Activation Resolver? </w:t>
      </w:r>
    </w:p>
    <w:p w14:paraId="3678E37F" w14:textId="77777777" w:rsidR="005C3448" w:rsidRPr="005C3448" w:rsidRDefault="005C3448" w:rsidP="00986EED">
      <w:pPr>
        <w:numPr>
          <w:ilvl w:val="0"/>
          <w:numId w:val="78"/>
        </w:numPr>
        <w:spacing w:after="0" w:line="240" w:lineRule="auto"/>
      </w:pPr>
      <w:r w:rsidRPr="005C3448">
        <w:t xml:space="preserve">How does the activation process differ for phones and watches? </w:t>
      </w:r>
    </w:p>
    <w:p w14:paraId="56BC58E6" w14:textId="77777777" w:rsidR="005C3448" w:rsidRPr="005C3448" w:rsidRDefault="005C3448" w:rsidP="00986EED">
      <w:pPr>
        <w:numPr>
          <w:ilvl w:val="0"/>
          <w:numId w:val="78"/>
        </w:numPr>
        <w:spacing w:after="0" w:line="240" w:lineRule="auto"/>
      </w:pPr>
      <w:r w:rsidRPr="005C3448">
        <w:t xml:space="preserve">How do activation paths vary across iPhone, Samsung, other Android devices, Apple Watch, Samsung Watch, and Gizmo Watch? </w:t>
      </w:r>
    </w:p>
    <w:p w14:paraId="564BCC99" w14:textId="77777777" w:rsidR="001942F8" w:rsidRDefault="001942F8" w:rsidP="005B034A">
      <w:pPr>
        <w:spacing w:after="0" w:line="240" w:lineRule="auto"/>
        <w:rPr>
          <w:b/>
          <w:bCs/>
        </w:rPr>
      </w:pPr>
    </w:p>
    <w:p w14:paraId="12AB60A0" w14:textId="588736BD" w:rsidR="005C3448" w:rsidRPr="005C3448" w:rsidRDefault="005C3448" w:rsidP="005B034A">
      <w:pPr>
        <w:spacing w:after="0" w:line="240" w:lineRule="auto"/>
        <w:rPr>
          <w:b/>
          <w:bCs/>
        </w:rPr>
      </w:pPr>
      <w:r w:rsidRPr="005C3448">
        <w:rPr>
          <w:b/>
          <w:bCs/>
        </w:rPr>
        <w:t>Error Handling and Path Recovery</w:t>
      </w:r>
    </w:p>
    <w:p w14:paraId="53A69145" w14:textId="77777777" w:rsidR="005C3448" w:rsidRPr="005C3448" w:rsidRDefault="005C3448" w:rsidP="00986EED">
      <w:pPr>
        <w:numPr>
          <w:ilvl w:val="0"/>
          <w:numId w:val="79"/>
        </w:numPr>
        <w:spacing w:after="0" w:line="240" w:lineRule="auto"/>
      </w:pPr>
      <w:r w:rsidRPr="005C3448">
        <w:t xml:space="preserve">What common problems or errors can occur during activation? </w:t>
      </w:r>
    </w:p>
    <w:p w14:paraId="381FF848" w14:textId="77777777" w:rsidR="005C3448" w:rsidRPr="005C3448" w:rsidRDefault="005C3448" w:rsidP="00986EED">
      <w:pPr>
        <w:numPr>
          <w:ilvl w:val="0"/>
          <w:numId w:val="79"/>
        </w:numPr>
        <w:spacing w:after="0" w:line="240" w:lineRule="auto"/>
      </w:pPr>
      <w:r w:rsidRPr="005C3448">
        <w:t xml:space="preserve">What should Experts do when the expected activation path does not work? </w:t>
      </w:r>
    </w:p>
    <w:p w14:paraId="3D84B16E" w14:textId="77777777" w:rsidR="005C3448" w:rsidRPr="005C3448" w:rsidRDefault="005C3448" w:rsidP="00986EED">
      <w:pPr>
        <w:numPr>
          <w:ilvl w:val="0"/>
          <w:numId w:val="79"/>
        </w:numPr>
        <w:spacing w:after="0" w:line="240" w:lineRule="auto"/>
      </w:pPr>
      <w:r w:rsidRPr="005C3448">
        <w:t xml:space="preserve">How do customer responses and tool results help Experts determine why an activation failed? </w:t>
      </w:r>
    </w:p>
    <w:p w14:paraId="2697A98C" w14:textId="77777777" w:rsidR="005C3448" w:rsidRPr="005C3448" w:rsidRDefault="005C3448" w:rsidP="00986EED">
      <w:pPr>
        <w:numPr>
          <w:ilvl w:val="0"/>
          <w:numId w:val="79"/>
        </w:numPr>
        <w:spacing w:after="0" w:line="240" w:lineRule="auto"/>
      </w:pPr>
      <w:r w:rsidRPr="005C3448">
        <w:t xml:space="preserve">When should Experts continue troubleshooting, select another approved tool, or escalate? </w:t>
      </w:r>
    </w:p>
    <w:p w14:paraId="310AA050" w14:textId="77777777" w:rsidR="001942F8" w:rsidRDefault="001942F8" w:rsidP="005B034A">
      <w:pPr>
        <w:spacing w:after="0" w:line="240" w:lineRule="auto"/>
        <w:rPr>
          <w:b/>
          <w:bCs/>
        </w:rPr>
      </w:pPr>
    </w:p>
    <w:p w14:paraId="23501882" w14:textId="34F4DE8D" w:rsidR="005C3448" w:rsidRPr="005C3448" w:rsidRDefault="005C3448" w:rsidP="005B034A">
      <w:pPr>
        <w:spacing w:after="0" w:line="240" w:lineRule="auto"/>
        <w:rPr>
          <w:b/>
          <w:bCs/>
        </w:rPr>
      </w:pPr>
      <w:r w:rsidRPr="005C3448">
        <w:rPr>
          <w:b/>
          <w:bCs/>
        </w:rPr>
        <w:t>Outcome Confirmation</w:t>
      </w:r>
    </w:p>
    <w:p w14:paraId="52C8F2FD" w14:textId="77777777" w:rsidR="005C3448" w:rsidRPr="005C3448" w:rsidRDefault="005C3448" w:rsidP="00986EED">
      <w:pPr>
        <w:numPr>
          <w:ilvl w:val="0"/>
          <w:numId w:val="80"/>
        </w:numPr>
        <w:spacing w:after="0" w:line="240" w:lineRule="auto"/>
      </w:pPr>
      <w:r w:rsidRPr="005C3448">
        <w:t xml:space="preserve">How do Experts test and confirm that activation was completed successfully? </w:t>
      </w:r>
    </w:p>
    <w:p w14:paraId="021EC3DB" w14:textId="77777777" w:rsidR="005C3448" w:rsidRDefault="005C3448" w:rsidP="00986EED">
      <w:pPr>
        <w:numPr>
          <w:ilvl w:val="0"/>
          <w:numId w:val="80"/>
        </w:numPr>
        <w:spacing w:after="0" w:line="240" w:lineRule="auto"/>
      </w:pPr>
      <w:r w:rsidRPr="005C3448">
        <w:t>How do Experts explain the outcome, remaining customer actions, and next steps clearly?</w:t>
      </w:r>
    </w:p>
    <w:p w14:paraId="5C45AF87" w14:textId="77777777" w:rsidR="001942F8" w:rsidRDefault="001942F8" w:rsidP="005B034A">
      <w:pPr>
        <w:spacing w:after="0" w:line="240" w:lineRule="auto"/>
        <w:rPr>
          <w:b/>
          <w:bCs/>
        </w:rPr>
      </w:pPr>
    </w:p>
    <w:p w14:paraId="4165E09E" w14:textId="7FB4F5C6" w:rsidR="00176948" w:rsidRPr="005C3448" w:rsidRDefault="00176948" w:rsidP="005B034A">
      <w:pPr>
        <w:spacing w:after="0" w:line="240" w:lineRule="auto"/>
        <w:rPr>
          <w:b/>
          <w:bCs/>
        </w:rPr>
      </w:pPr>
      <w:r>
        <w:rPr>
          <w:b/>
          <w:bCs/>
        </w:rPr>
        <w:t>Content Transfer</w:t>
      </w:r>
    </w:p>
    <w:p w14:paraId="3153EBFD" w14:textId="77777777" w:rsidR="00874618" w:rsidRDefault="00874618" w:rsidP="00986EED">
      <w:pPr>
        <w:pStyle w:val="ListParagraph"/>
        <w:numPr>
          <w:ilvl w:val="0"/>
          <w:numId w:val="81"/>
        </w:numPr>
        <w:spacing w:after="0" w:line="240" w:lineRule="auto"/>
      </w:pPr>
      <w:r>
        <w:t>What information about the source device, destination device, operating systems, accounts, and intended content must be gathered before starting?</w:t>
      </w:r>
    </w:p>
    <w:p w14:paraId="7B911555" w14:textId="77777777" w:rsidR="00874618" w:rsidRDefault="00874618" w:rsidP="00986EED">
      <w:pPr>
        <w:pStyle w:val="ListParagraph"/>
        <w:numPr>
          <w:ilvl w:val="0"/>
          <w:numId w:val="81"/>
        </w:numPr>
        <w:spacing w:after="0" w:line="240" w:lineRule="auto"/>
      </w:pPr>
      <w:r>
        <w:t>How do Experts select the appropriate approved transfer method for the customer’s devices and situation?</w:t>
      </w:r>
    </w:p>
    <w:p w14:paraId="07EC6893" w14:textId="77777777" w:rsidR="00874618" w:rsidRDefault="00874618" w:rsidP="00986EED">
      <w:pPr>
        <w:pStyle w:val="ListParagraph"/>
        <w:numPr>
          <w:ilvl w:val="0"/>
          <w:numId w:val="81"/>
        </w:numPr>
        <w:spacing w:after="0" w:line="240" w:lineRule="auto"/>
      </w:pPr>
      <w:r>
        <w:t>What preparation is required before the transfer begins?</w:t>
      </w:r>
    </w:p>
    <w:p w14:paraId="13748B46" w14:textId="77777777" w:rsidR="00874618" w:rsidRDefault="00874618" w:rsidP="00986EED">
      <w:pPr>
        <w:pStyle w:val="ListParagraph"/>
        <w:numPr>
          <w:ilvl w:val="0"/>
          <w:numId w:val="81"/>
        </w:numPr>
        <w:spacing w:after="0" w:line="240" w:lineRule="auto"/>
      </w:pPr>
      <w:r>
        <w:t>Which transfer actions must remain under the customer’s control, and how should Experts protect customer data and credentials?</w:t>
      </w:r>
    </w:p>
    <w:p w14:paraId="790FB4EC" w14:textId="77777777" w:rsidR="00874618" w:rsidRDefault="00874618" w:rsidP="00986EED">
      <w:pPr>
        <w:pStyle w:val="ListParagraph"/>
        <w:numPr>
          <w:ilvl w:val="0"/>
          <w:numId w:val="81"/>
        </w:numPr>
        <w:spacing w:after="0" w:line="240" w:lineRule="auto"/>
      </w:pPr>
      <w:r>
        <w:t>How do Experts provide clear, step-by-step guidance and set expectations throughout the transfer?</w:t>
      </w:r>
    </w:p>
    <w:p w14:paraId="6A9CC049" w14:textId="77777777" w:rsidR="00874618" w:rsidRDefault="00874618" w:rsidP="00986EED">
      <w:pPr>
        <w:pStyle w:val="ListParagraph"/>
        <w:numPr>
          <w:ilvl w:val="0"/>
          <w:numId w:val="81"/>
        </w:numPr>
        <w:spacing w:after="0" w:line="240" w:lineRule="auto"/>
      </w:pPr>
      <w:r>
        <w:t>What should Experts do when the expected method is unavailable, the screens do not match, or only some content transfers?</w:t>
      </w:r>
    </w:p>
    <w:p w14:paraId="59C18586" w14:textId="1A89A8C8" w:rsidR="008E527A" w:rsidRPr="008E527A" w:rsidRDefault="00874618" w:rsidP="00986EED">
      <w:pPr>
        <w:pStyle w:val="ListParagraph"/>
        <w:numPr>
          <w:ilvl w:val="0"/>
          <w:numId w:val="81"/>
        </w:numPr>
        <w:spacing w:after="0" w:line="240" w:lineRule="auto"/>
      </w:pPr>
      <w:r>
        <w:t>How do Experts confirm that the intended content transferred successfully and communicate any remaining next steps or limitations?</w:t>
      </w:r>
    </w:p>
    <w:p w14:paraId="5889B2F1" w14:textId="77777777" w:rsidR="001942F8" w:rsidRDefault="001942F8" w:rsidP="005B034A">
      <w:pPr>
        <w:pStyle w:val="Subtitle"/>
        <w:spacing w:after="0" w:line="240" w:lineRule="auto"/>
        <w:rPr>
          <w:rFonts w:hint="eastAsia"/>
        </w:rPr>
      </w:pPr>
    </w:p>
    <w:p w14:paraId="702C5745" w14:textId="786BBEF5" w:rsidR="008E527A" w:rsidRPr="00E51912" w:rsidRDefault="00CF0E19" w:rsidP="005B034A">
      <w:pPr>
        <w:pStyle w:val="Subtitle"/>
        <w:spacing w:after="0" w:line="240" w:lineRule="auto"/>
        <w:rPr>
          <w:rFonts w:hint="eastAsia"/>
        </w:rPr>
      </w:pPr>
      <w:r>
        <w:t>Core Capabilities</w:t>
      </w:r>
    </w:p>
    <w:p w14:paraId="3A8C5135" w14:textId="77777777" w:rsidR="001942F8" w:rsidRDefault="001942F8" w:rsidP="005B034A">
      <w:pPr>
        <w:spacing w:after="0" w:line="240" w:lineRule="auto"/>
        <w:rPr>
          <w:rFonts w:eastAsia="Times New Roman" w:cs="Times New Roman"/>
          <w:kern w:val="0"/>
          <w14:ligatures w14:val="none"/>
        </w:rPr>
      </w:pPr>
    </w:p>
    <w:p w14:paraId="4905C6DA" w14:textId="35A29DCB" w:rsidR="0071009E" w:rsidRDefault="0071009E" w:rsidP="005B034A">
      <w:pPr>
        <w:spacing w:after="0" w:line="240" w:lineRule="auto"/>
        <w:rPr>
          <w:rFonts w:eastAsia="Times New Roman" w:cs="Times New Roman"/>
          <w:kern w:val="0"/>
          <w14:ligatures w14:val="none"/>
        </w:rPr>
      </w:pPr>
      <w:r w:rsidRPr="0071009E">
        <w:rPr>
          <w:rFonts w:eastAsia="Times New Roman" w:cs="Times New Roman"/>
          <w:kern w:val="0"/>
          <w14:ligatures w14:val="none"/>
        </w:rPr>
        <w:t>Upon successful completion of this learning block, Experts are prepared to:</w:t>
      </w:r>
    </w:p>
    <w:p w14:paraId="078D78D3" w14:textId="77777777" w:rsidR="001942F8" w:rsidRPr="0071009E" w:rsidRDefault="001942F8" w:rsidP="005B034A">
      <w:pPr>
        <w:spacing w:after="0" w:line="240" w:lineRule="auto"/>
        <w:rPr>
          <w:rFonts w:eastAsia="Times New Roman" w:cs="Times New Roman"/>
          <w:kern w:val="0"/>
          <w14:ligatures w14:val="none"/>
        </w:rPr>
      </w:pPr>
    </w:p>
    <w:p w14:paraId="7DAA7D72" w14:textId="77777777" w:rsidR="0071009E" w:rsidRPr="0071009E" w:rsidRDefault="0071009E" w:rsidP="00986EED">
      <w:pPr>
        <w:numPr>
          <w:ilvl w:val="0"/>
          <w:numId w:val="138"/>
        </w:numPr>
        <w:spacing w:after="0" w:line="240" w:lineRule="auto"/>
        <w:rPr>
          <w:rFonts w:eastAsia="Times New Roman" w:cs="Times New Roman"/>
          <w:kern w:val="0"/>
          <w14:ligatures w14:val="none"/>
        </w:rPr>
      </w:pPr>
      <w:r w:rsidRPr="0071009E">
        <w:rPr>
          <w:rFonts w:eastAsia="Times New Roman" w:cs="Times New Roman"/>
          <w:kern w:val="0"/>
          <w14:ligatures w14:val="none"/>
        </w:rPr>
        <w:t>Support customer activations by identifying the activation scenario, selecting the appropriate workflow, and guiding customers through successful device activation and onboarding.</w:t>
      </w:r>
    </w:p>
    <w:p w14:paraId="109B7FF8" w14:textId="77777777" w:rsidR="0071009E" w:rsidRPr="0071009E" w:rsidRDefault="0071009E" w:rsidP="00986EED">
      <w:pPr>
        <w:numPr>
          <w:ilvl w:val="0"/>
          <w:numId w:val="138"/>
        </w:numPr>
        <w:spacing w:after="0" w:line="240" w:lineRule="auto"/>
        <w:rPr>
          <w:rFonts w:eastAsia="Times New Roman" w:cs="Times New Roman"/>
          <w:kern w:val="0"/>
          <w14:ligatures w14:val="none"/>
        </w:rPr>
      </w:pPr>
      <w:r w:rsidRPr="0071009E">
        <w:rPr>
          <w:rFonts w:eastAsia="Times New Roman" w:cs="Times New Roman"/>
          <w:kern w:val="0"/>
          <w14:ligatures w14:val="none"/>
        </w:rPr>
        <w:t>Use approved activation tools and workflows to validate activation status, resolve common activation issues, and determine the appropriate next action.</w:t>
      </w:r>
    </w:p>
    <w:p w14:paraId="388902D1" w14:textId="77777777" w:rsidR="0071009E" w:rsidRPr="0071009E" w:rsidRDefault="0071009E" w:rsidP="00986EED">
      <w:pPr>
        <w:numPr>
          <w:ilvl w:val="0"/>
          <w:numId w:val="138"/>
        </w:numPr>
        <w:spacing w:after="0" w:line="240" w:lineRule="auto"/>
        <w:rPr>
          <w:rFonts w:eastAsia="Times New Roman" w:cs="Times New Roman"/>
          <w:kern w:val="0"/>
          <w14:ligatures w14:val="none"/>
        </w:rPr>
      </w:pPr>
      <w:r w:rsidRPr="0071009E">
        <w:rPr>
          <w:rFonts w:eastAsia="Times New Roman" w:cs="Times New Roman"/>
          <w:kern w:val="0"/>
          <w14:ligatures w14:val="none"/>
        </w:rPr>
        <w:t>Adapt activation support based on device type, customer situation, activation results, and troubleshooting outcomes while maintaining ownership of the interaction.</w:t>
      </w:r>
    </w:p>
    <w:p w14:paraId="7B3DEED4" w14:textId="77777777" w:rsidR="0071009E" w:rsidRPr="0071009E" w:rsidRDefault="0071009E" w:rsidP="00986EED">
      <w:pPr>
        <w:numPr>
          <w:ilvl w:val="0"/>
          <w:numId w:val="138"/>
        </w:numPr>
        <w:spacing w:after="0" w:line="240" w:lineRule="auto"/>
        <w:rPr>
          <w:rFonts w:eastAsia="Times New Roman" w:cs="Times New Roman"/>
          <w:kern w:val="0"/>
          <w14:ligatures w14:val="none"/>
        </w:rPr>
      </w:pPr>
      <w:r w:rsidRPr="0071009E">
        <w:rPr>
          <w:rFonts w:eastAsia="Times New Roman" w:cs="Times New Roman"/>
          <w:kern w:val="0"/>
          <w14:ligatures w14:val="none"/>
        </w:rPr>
        <w:t>Guide customers through activation, onboarding, and content transfer activities by communicating clearly, setting expectations, and confirming successful completion throughout the process.</w:t>
      </w:r>
    </w:p>
    <w:p w14:paraId="1200323B" w14:textId="77777777" w:rsidR="0071009E" w:rsidRPr="0071009E" w:rsidRDefault="0071009E" w:rsidP="00986EED">
      <w:pPr>
        <w:numPr>
          <w:ilvl w:val="0"/>
          <w:numId w:val="138"/>
        </w:numPr>
        <w:spacing w:after="0" w:line="240" w:lineRule="auto"/>
        <w:rPr>
          <w:rFonts w:eastAsia="Times New Roman" w:cs="Times New Roman"/>
          <w:kern w:val="0"/>
          <w14:ligatures w14:val="none"/>
        </w:rPr>
      </w:pPr>
      <w:r w:rsidRPr="0071009E">
        <w:rPr>
          <w:rFonts w:eastAsia="Times New Roman" w:cs="Times New Roman"/>
          <w:kern w:val="0"/>
          <w14:ligatures w14:val="none"/>
        </w:rPr>
        <w:t>Determine when activation issues require additional troubleshooting, alternate workflows, escalation, or transfer to another support path.</w:t>
      </w:r>
    </w:p>
    <w:p w14:paraId="2C93B49C" w14:textId="77777777" w:rsidR="0071009E" w:rsidRPr="0071009E" w:rsidRDefault="0071009E" w:rsidP="00986EED">
      <w:pPr>
        <w:numPr>
          <w:ilvl w:val="0"/>
          <w:numId w:val="138"/>
        </w:numPr>
        <w:spacing w:after="0" w:line="240" w:lineRule="auto"/>
        <w:rPr>
          <w:rFonts w:eastAsia="Times New Roman" w:cs="Times New Roman"/>
          <w:kern w:val="0"/>
          <w14:ligatures w14:val="none"/>
        </w:rPr>
      </w:pPr>
      <w:r w:rsidRPr="0071009E">
        <w:rPr>
          <w:rFonts w:eastAsia="Times New Roman" w:cs="Times New Roman"/>
          <w:kern w:val="0"/>
          <w14:ligatures w14:val="none"/>
        </w:rPr>
        <w:t>Build the activation and device onboarding capabilities required to confidently support new devices, replacement devices, content transfers, and activation-related customer interactions throughout production.</w:t>
      </w:r>
    </w:p>
    <w:p w14:paraId="763C4312" w14:textId="77777777" w:rsidR="001942F8" w:rsidRDefault="008E527A" w:rsidP="005B034A">
      <w:pPr>
        <w:pStyle w:val="Subtitle"/>
        <w:spacing w:after="0" w:line="240" w:lineRule="auto"/>
        <w:rPr>
          <w:rFonts w:hint="eastAsia"/>
        </w:rPr>
      </w:pPr>
      <w:r w:rsidRPr="008E527A">
        <w:t> </w:t>
      </w:r>
    </w:p>
    <w:p w14:paraId="2E7158F2" w14:textId="5960EBA0" w:rsidR="00805C37" w:rsidRDefault="00805C37" w:rsidP="005B034A">
      <w:pPr>
        <w:pStyle w:val="Subtitle"/>
        <w:spacing w:after="0" w:line="240" w:lineRule="auto"/>
        <w:rPr>
          <w:rFonts w:hint="eastAsia"/>
        </w:rPr>
      </w:pPr>
      <w:r>
        <w:t>Assessment Methods</w:t>
      </w:r>
    </w:p>
    <w:p w14:paraId="4D6E05DE" w14:textId="77777777" w:rsidR="00805C37" w:rsidRPr="006C363D" w:rsidRDefault="00805C37" w:rsidP="00986EED">
      <w:pPr>
        <w:numPr>
          <w:ilvl w:val="0"/>
          <w:numId w:val="30"/>
        </w:numPr>
        <w:spacing w:after="0" w:line="240" w:lineRule="auto"/>
      </w:pPr>
      <w:r w:rsidRPr="006C363D">
        <w:t xml:space="preserve">Knowledge Check </w:t>
      </w:r>
    </w:p>
    <w:p w14:paraId="10E3FA35" w14:textId="77777777" w:rsidR="00805C37" w:rsidRDefault="00805C37" w:rsidP="00986EED">
      <w:pPr>
        <w:numPr>
          <w:ilvl w:val="0"/>
          <w:numId w:val="30"/>
        </w:numPr>
        <w:spacing w:after="0" w:line="240" w:lineRule="auto"/>
      </w:pPr>
      <w:r w:rsidRPr="006C363D">
        <w:t xml:space="preserve">Simulation </w:t>
      </w:r>
    </w:p>
    <w:p w14:paraId="15026D97" w14:textId="77777777" w:rsidR="00805C37" w:rsidRDefault="00805C37" w:rsidP="00986EED">
      <w:pPr>
        <w:numPr>
          <w:ilvl w:val="1"/>
          <w:numId w:val="30"/>
        </w:numPr>
        <w:spacing w:after="0" w:line="240" w:lineRule="auto"/>
      </w:pPr>
      <w:r>
        <w:t>Training Assist</w:t>
      </w:r>
    </w:p>
    <w:p w14:paraId="19330563" w14:textId="77777777" w:rsidR="00805C37" w:rsidRDefault="00805C37" w:rsidP="00986EED">
      <w:pPr>
        <w:numPr>
          <w:ilvl w:val="1"/>
          <w:numId w:val="30"/>
        </w:numPr>
        <w:spacing w:after="0" w:line="240" w:lineRule="auto"/>
      </w:pPr>
      <w:r>
        <w:t>Assima</w:t>
      </w:r>
    </w:p>
    <w:p w14:paraId="55625E09" w14:textId="77777777" w:rsidR="00805C37" w:rsidRDefault="0CD8BEC0" w:rsidP="00986EED">
      <w:pPr>
        <w:numPr>
          <w:ilvl w:val="2"/>
          <w:numId w:val="30"/>
        </w:numPr>
        <w:spacing w:after="0" w:line="240" w:lineRule="auto"/>
      </w:pPr>
      <w:r>
        <w:t>Expert Workspace</w:t>
      </w:r>
    </w:p>
    <w:p w14:paraId="5955D759" w14:textId="0E80F710" w:rsidR="00805C37" w:rsidRDefault="00E82ACE" w:rsidP="00986EED">
      <w:pPr>
        <w:numPr>
          <w:ilvl w:val="2"/>
          <w:numId w:val="30"/>
        </w:numPr>
        <w:spacing w:after="0" w:line="240" w:lineRule="auto"/>
      </w:pPr>
      <w:r>
        <w:t>Guided Flow</w:t>
      </w:r>
    </w:p>
    <w:p w14:paraId="116DDAF8" w14:textId="6E140CAF" w:rsidR="00E82ACE" w:rsidRDefault="0CD8BEC0" w:rsidP="00986EED">
      <w:pPr>
        <w:numPr>
          <w:ilvl w:val="2"/>
          <w:numId w:val="30"/>
        </w:numPr>
        <w:spacing w:after="0" w:line="240" w:lineRule="auto"/>
      </w:pPr>
      <w:r>
        <w:t>ACSS &amp; TRG</w:t>
      </w:r>
    </w:p>
    <w:p w14:paraId="4D33518A" w14:textId="77777777" w:rsidR="00805C37" w:rsidRPr="002B7CF9" w:rsidRDefault="00805C37" w:rsidP="005B034A">
      <w:pPr>
        <w:spacing w:after="0" w:line="240" w:lineRule="auto"/>
      </w:pPr>
    </w:p>
    <w:p w14:paraId="44CBFDAA" w14:textId="77777777" w:rsidR="00805C37" w:rsidRDefault="00805C37" w:rsidP="001942F8">
      <w:pPr>
        <w:pStyle w:val="Subtitle"/>
        <w:keepNext/>
        <w:spacing w:after="0" w:line="240" w:lineRule="auto"/>
        <w:rPr>
          <w:rFonts w:hint="eastAsia"/>
        </w:rPr>
      </w:pPr>
      <w:r>
        <w:t>Minimum Performance Expectations</w:t>
      </w:r>
    </w:p>
    <w:p w14:paraId="15A653DC" w14:textId="77777777" w:rsidR="00C54D83" w:rsidRDefault="00C54D83" w:rsidP="001942F8">
      <w:pPr>
        <w:keepNext/>
        <w:spacing w:after="0" w:line="240" w:lineRule="auto"/>
      </w:pPr>
    </w:p>
    <w:p w14:paraId="10B13EC0" w14:textId="33B08335" w:rsidR="00FC1219" w:rsidRPr="00FC1219" w:rsidRDefault="00FC1219" w:rsidP="001942F8">
      <w:pPr>
        <w:keepNext/>
        <w:spacing w:after="0" w:line="240" w:lineRule="auto"/>
      </w:pPr>
      <w:r w:rsidRPr="00FC1219">
        <w:t>Experts must demonstrate the ability to:</w:t>
      </w:r>
    </w:p>
    <w:p w14:paraId="7AC0FC60" w14:textId="77777777" w:rsidR="006C3D62" w:rsidRPr="006C3D62" w:rsidRDefault="006C3D62" w:rsidP="00986EED">
      <w:pPr>
        <w:numPr>
          <w:ilvl w:val="0"/>
          <w:numId w:val="124"/>
        </w:numPr>
        <w:spacing w:after="0" w:line="240" w:lineRule="auto"/>
      </w:pPr>
      <w:r w:rsidRPr="006C3D62">
        <w:t xml:space="preserve">Successfully complete all </w:t>
      </w:r>
      <w:r w:rsidRPr="006C3D62">
        <w:rPr>
          <w:b/>
          <w:bCs/>
        </w:rPr>
        <w:t>35 required Activations and Device Onboarding simulations</w:t>
      </w:r>
      <w:r w:rsidRPr="006C3D62">
        <w:t xml:space="preserve">, including successful re-demonstration of any skill requiring coaching before progressing. </w:t>
      </w:r>
    </w:p>
    <w:p w14:paraId="589EEAA8" w14:textId="77777777" w:rsidR="006C3D62" w:rsidRPr="006C3D62" w:rsidRDefault="006C3D62" w:rsidP="00986EED">
      <w:pPr>
        <w:numPr>
          <w:ilvl w:val="0"/>
          <w:numId w:val="124"/>
        </w:numPr>
        <w:spacing w:after="0" w:line="240" w:lineRule="auto"/>
      </w:pPr>
      <w:r w:rsidRPr="006C3D62">
        <w:t xml:space="preserve">Identify the activation type, device, origination reason, and correct MDN before beginning activation steps in </w:t>
      </w:r>
      <w:r w:rsidRPr="006C3D62">
        <w:rPr>
          <w:b/>
          <w:bCs/>
        </w:rPr>
        <w:t>100% of evaluated activation-discovery scenarios</w:t>
      </w:r>
      <w:r w:rsidRPr="006C3D62">
        <w:t xml:space="preserve">. </w:t>
      </w:r>
    </w:p>
    <w:p w14:paraId="639D0B91" w14:textId="77777777" w:rsidR="006C3D62" w:rsidRPr="006C3D62" w:rsidRDefault="006C3D62" w:rsidP="00986EED">
      <w:pPr>
        <w:numPr>
          <w:ilvl w:val="0"/>
          <w:numId w:val="124"/>
        </w:numPr>
        <w:spacing w:after="0" w:line="240" w:lineRule="auto"/>
      </w:pPr>
      <w:r w:rsidRPr="006C3D62">
        <w:t xml:space="preserve">Select and follow the correct Activation Guided Flow and supporting ACSS or TRG path in </w:t>
      </w:r>
      <w:r w:rsidRPr="006C3D62">
        <w:rPr>
          <w:b/>
          <w:bCs/>
        </w:rPr>
        <w:t>100% of evaluated tool-based activation scenarios</w:t>
      </w:r>
      <w:r w:rsidRPr="006C3D62">
        <w:t xml:space="preserve">. </w:t>
      </w:r>
    </w:p>
    <w:p w14:paraId="1AD1A008" w14:textId="77777777" w:rsidR="006C3D62" w:rsidRPr="006C3D62" w:rsidRDefault="006C3D62" w:rsidP="00986EED">
      <w:pPr>
        <w:numPr>
          <w:ilvl w:val="0"/>
          <w:numId w:val="124"/>
        </w:numPr>
        <w:spacing w:after="0" w:line="240" w:lineRule="auto"/>
      </w:pPr>
      <w:r w:rsidRPr="006C3D62">
        <w:t xml:space="preserve">Successfully complete all </w:t>
      </w:r>
      <w:r w:rsidRPr="006C3D62">
        <w:rPr>
          <w:b/>
          <w:bCs/>
        </w:rPr>
        <w:t>5 required happy-path activation scenarios</w:t>
      </w:r>
      <w:r w:rsidRPr="006C3D62">
        <w:t xml:space="preserve"> for: </w:t>
      </w:r>
    </w:p>
    <w:p w14:paraId="76F50B06" w14:textId="77777777" w:rsidR="006C3D62" w:rsidRPr="006C3D62" w:rsidRDefault="006C3D62" w:rsidP="00986EED">
      <w:pPr>
        <w:numPr>
          <w:ilvl w:val="1"/>
          <w:numId w:val="124"/>
        </w:numPr>
        <w:spacing w:after="0" w:line="240" w:lineRule="auto"/>
      </w:pPr>
      <w:r w:rsidRPr="006C3D62">
        <w:t xml:space="preserve">iPhone. </w:t>
      </w:r>
    </w:p>
    <w:p w14:paraId="31B4E742" w14:textId="77777777" w:rsidR="006C3D62" w:rsidRPr="006C3D62" w:rsidRDefault="006C3D62" w:rsidP="00986EED">
      <w:pPr>
        <w:numPr>
          <w:ilvl w:val="1"/>
          <w:numId w:val="124"/>
        </w:numPr>
        <w:spacing w:after="0" w:line="240" w:lineRule="auto"/>
      </w:pPr>
      <w:r w:rsidRPr="006C3D62">
        <w:t xml:space="preserve">Android phone. </w:t>
      </w:r>
    </w:p>
    <w:p w14:paraId="04188F0B" w14:textId="77777777" w:rsidR="006C3D62" w:rsidRPr="006C3D62" w:rsidRDefault="006C3D62" w:rsidP="00986EED">
      <w:pPr>
        <w:numPr>
          <w:ilvl w:val="1"/>
          <w:numId w:val="124"/>
        </w:numPr>
        <w:spacing w:after="0" w:line="240" w:lineRule="auto"/>
      </w:pPr>
      <w:r w:rsidRPr="006C3D62">
        <w:t xml:space="preserve">Apple Watch. </w:t>
      </w:r>
    </w:p>
    <w:p w14:paraId="3D345816" w14:textId="77777777" w:rsidR="006C3D62" w:rsidRPr="006C3D62" w:rsidRDefault="006C3D62" w:rsidP="00986EED">
      <w:pPr>
        <w:numPr>
          <w:ilvl w:val="1"/>
          <w:numId w:val="124"/>
        </w:numPr>
        <w:spacing w:after="0" w:line="240" w:lineRule="auto"/>
      </w:pPr>
      <w:r w:rsidRPr="006C3D62">
        <w:t xml:space="preserve">Samsung Watch. </w:t>
      </w:r>
    </w:p>
    <w:p w14:paraId="1C241B96" w14:textId="77777777" w:rsidR="006C3D62" w:rsidRPr="006C3D62" w:rsidRDefault="006C3D62" w:rsidP="00986EED">
      <w:pPr>
        <w:numPr>
          <w:ilvl w:val="1"/>
          <w:numId w:val="124"/>
        </w:numPr>
        <w:spacing w:after="0" w:line="240" w:lineRule="auto"/>
      </w:pPr>
      <w:r w:rsidRPr="006C3D62">
        <w:t xml:space="preserve">Gizmo Watch. </w:t>
      </w:r>
    </w:p>
    <w:p w14:paraId="304309EF" w14:textId="77777777" w:rsidR="006C3D62" w:rsidRPr="006C3D62" w:rsidRDefault="006C3D62" w:rsidP="00986EED">
      <w:pPr>
        <w:numPr>
          <w:ilvl w:val="0"/>
          <w:numId w:val="124"/>
        </w:numPr>
        <w:spacing w:after="0" w:line="240" w:lineRule="auto"/>
      </w:pPr>
      <w:r w:rsidRPr="006C3D62">
        <w:t xml:space="preserve">Recover successfully in </w:t>
      </w:r>
      <w:r w:rsidRPr="006C3D62">
        <w:rPr>
          <w:b/>
          <w:bCs/>
        </w:rPr>
        <w:t>11 of 11 activation-exception scenarios</w:t>
      </w:r>
      <w:r w:rsidRPr="006C3D62">
        <w:t xml:space="preserve">, including eSIM failure, QR-code failure, wrong-number activation, SOS or No Service, failed phone or watch activation, and an end-to-end activation requiring a pivot. </w:t>
      </w:r>
    </w:p>
    <w:p w14:paraId="16E0D165" w14:textId="77777777" w:rsidR="006C3D62" w:rsidRPr="006C3D62" w:rsidRDefault="006C3D62" w:rsidP="00986EED">
      <w:pPr>
        <w:numPr>
          <w:ilvl w:val="0"/>
          <w:numId w:val="124"/>
        </w:numPr>
        <w:spacing w:after="0" w:line="240" w:lineRule="auto"/>
      </w:pPr>
      <w:r w:rsidRPr="006C3D62">
        <w:t xml:space="preserve">Confirm activation success in </w:t>
      </w:r>
      <w:r w:rsidRPr="006C3D62">
        <w:rPr>
          <w:b/>
          <w:bCs/>
        </w:rPr>
        <w:t>100% of applicable scenarios</w:t>
      </w:r>
      <w:r w:rsidRPr="006C3D62">
        <w:t xml:space="preserve"> by testing calling, texting, and mobile-data functionality before closing. </w:t>
      </w:r>
    </w:p>
    <w:p w14:paraId="49CDD2AD" w14:textId="77777777" w:rsidR="006C3D62" w:rsidRPr="006C3D62" w:rsidRDefault="006C3D62" w:rsidP="00986EED">
      <w:pPr>
        <w:numPr>
          <w:ilvl w:val="0"/>
          <w:numId w:val="124"/>
        </w:numPr>
        <w:spacing w:after="0" w:line="240" w:lineRule="auto"/>
      </w:pPr>
      <w:r w:rsidRPr="006C3D62">
        <w:t xml:space="preserve">Select and guide the appropriate content-transfer method in </w:t>
      </w:r>
      <w:r w:rsidRPr="006C3D62">
        <w:rPr>
          <w:b/>
          <w:bCs/>
        </w:rPr>
        <w:t>3 of 3 dedicated transfer scenarios</w:t>
      </w:r>
      <w:r w:rsidRPr="006C3D62">
        <w:t xml:space="preserve"> involving iPhone, Samsung Smart Switch, and Android or Google backup. </w:t>
      </w:r>
    </w:p>
    <w:p w14:paraId="78181F85" w14:textId="77777777" w:rsidR="006C3D62" w:rsidRPr="006C3D62" w:rsidRDefault="006C3D62" w:rsidP="00986EED">
      <w:pPr>
        <w:numPr>
          <w:ilvl w:val="0"/>
          <w:numId w:val="124"/>
        </w:numPr>
        <w:spacing w:after="0" w:line="240" w:lineRule="auto"/>
      </w:pPr>
      <w:r w:rsidRPr="006C3D62">
        <w:t xml:space="preserve">Respond appropriately in </w:t>
      </w:r>
      <w:r w:rsidRPr="006C3D62">
        <w:rPr>
          <w:b/>
          <w:bCs/>
        </w:rPr>
        <w:t>3 of 3 content-transfer barrier scenarios</w:t>
      </w:r>
      <w:r w:rsidRPr="006C3D62">
        <w:t xml:space="preserve"> involving an unavailable source device, an extended transfer time, or an unknown backup password. </w:t>
      </w:r>
    </w:p>
    <w:p w14:paraId="507E2801" w14:textId="77777777" w:rsidR="006C3D62" w:rsidRPr="006C3D62" w:rsidRDefault="006C3D62" w:rsidP="00986EED">
      <w:pPr>
        <w:numPr>
          <w:ilvl w:val="0"/>
          <w:numId w:val="124"/>
        </w:numPr>
        <w:spacing w:after="0" w:line="240" w:lineRule="auto"/>
      </w:pPr>
      <w:r w:rsidRPr="006C3D62">
        <w:t xml:space="preserve">Protect customer credentials and keep account sign-in, password entry, and other customer-owned actions under the customer’s control in </w:t>
      </w:r>
      <w:r w:rsidRPr="006C3D62">
        <w:rPr>
          <w:b/>
          <w:bCs/>
        </w:rPr>
        <w:t>100% of onboarding and transfer scenarios</w:t>
      </w:r>
      <w:r w:rsidRPr="006C3D62">
        <w:t xml:space="preserve">. </w:t>
      </w:r>
    </w:p>
    <w:p w14:paraId="12D17D6A" w14:textId="77777777" w:rsidR="006C3D62" w:rsidRPr="006C3D62" w:rsidRDefault="006C3D62" w:rsidP="00986EED">
      <w:pPr>
        <w:numPr>
          <w:ilvl w:val="0"/>
          <w:numId w:val="124"/>
        </w:numPr>
        <w:spacing w:after="0" w:line="240" w:lineRule="auto"/>
      </w:pPr>
      <w:r w:rsidRPr="006C3D62">
        <w:t xml:space="preserve">Complete the required new-device setup and education activities by guiding Wi-Fi connection, account sign-in, recommended settings, and navigation to contacts, messages, photos, and settings. </w:t>
      </w:r>
    </w:p>
    <w:p w14:paraId="09C51730" w14:textId="77777777" w:rsidR="006C3D62" w:rsidRPr="006C3D62" w:rsidRDefault="006C3D62" w:rsidP="00986EED">
      <w:pPr>
        <w:numPr>
          <w:ilvl w:val="0"/>
          <w:numId w:val="124"/>
        </w:numPr>
        <w:spacing w:after="0" w:line="240" w:lineRule="auto"/>
      </w:pPr>
      <w:r w:rsidRPr="006C3D62">
        <w:t xml:space="preserve">Review and correct auto-generated notes in </w:t>
      </w:r>
      <w:r w:rsidRPr="006C3D62">
        <w:rPr>
          <w:b/>
          <w:bCs/>
        </w:rPr>
        <w:t>1 of 1 documentation scenario</w:t>
      </w:r>
      <w:r w:rsidRPr="006C3D62">
        <w:t xml:space="preserve"> so the record accurately reflects the issue, actions, outcome, and next steps. </w:t>
      </w:r>
    </w:p>
    <w:p w14:paraId="69175172" w14:textId="77777777" w:rsidR="006C3D62" w:rsidRPr="006C3D62" w:rsidRDefault="006C3D62" w:rsidP="00986EED">
      <w:pPr>
        <w:numPr>
          <w:ilvl w:val="0"/>
          <w:numId w:val="124"/>
        </w:numPr>
        <w:spacing w:after="0" w:line="240" w:lineRule="auto"/>
      </w:pPr>
      <w:r w:rsidRPr="006C3D62">
        <w:t xml:space="preserve">Successfully complete all </w:t>
      </w:r>
      <w:r w:rsidRPr="006C3D62">
        <w:rPr>
          <w:b/>
          <w:bCs/>
        </w:rPr>
        <w:t>4 integrated activation and onboarding simulations with a score of at least 85% on each</w:t>
      </w:r>
      <w:r w:rsidRPr="006C3D62">
        <w:t xml:space="preserve">, including a happy-path activation, a failed activation requiring a pivot, a replacement-device activation with content-transfer support, and a customer concerned about losing content. </w:t>
      </w:r>
    </w:p>
    <w:p w14:paraId="3E9C676B" w14:textId="77777777" w:rsidR="006C3D62" w:rsidRPr="006C3D62" w:rsidRDefault="006C3D62" w:rsidP="00986EED">
      <w:pPr>
        <w:numPr>
          <w:ilvl w:val="0"/>
          <w:numId w:val="124"/>
        </w:numPr>
        <w:spacing w:after="0" w:line="240" w:lineRule="auto"/>
      </w:pPr>
      <w:r w:rsidRPr="006C3D62">
        <w:t xml:space="preserve">Complete all evaluated activities with </w:t>
      </w:r>
      <w:r w:rsidRPr="006C3D62">
        <w:rPr>
          <w:b/>
          <w:bCs/>
        </w:rPr>
        <w:t>zero critical activation, customer-data, or documentation errors</w:t>
      </w:r>
      <w:r w:rsidRPr="006C3D62">
        <w:t>, including activating the wrong line, bypassing required workflow steps, exposing credentials, promising that all content will transfer, declaring activation complete without testing, or submitting inaccurate notes.</w:t>
      </w:r>
    </w:p>
    <w:p w14:paraId="1FB82617" w14:textId="0882B4B3" w:rsidR="008E527A" w:rsidRPr="008E527A" w:rsidRDefault="008E527A" w:rsidP="005B034A">
      <w:pPr>
        <w:spacing w:after="0" w:line="240" w:lineRule="auto"/>
      </w:pPr>
    </w:p>
    <w:p w14:paraId="0ACA4874" w14:textId="66D60A3C" w:rsidR="008E527A" w:rsidRDefault="000F392F" w:rsidP="005B034A">
      <w:pPr>
        <w:pStyle w:val="Subtitle"/>
        <w:spacing w:after="0" w:line="240" w:lineRule="auto"/>
        <w:rPr>
          <w:rFonts w:hint="eastAsia"/>
        </w:rPr>
      </w:pPr>
      <w:r>
        <w:t>Courses and Resources</w:t>
      </w:r>
      <w:r w:rsidR="00573C1C">
        <w:t xml:space="preserve"> (~2 hours)</w:t>
      </w:r>
    </w:p>
    <w:p w14:paraId="7B88B27D" w14:textId="77777777" w:rsidR="00C54D83" w:rsidRPr="00C54D83" w:rsidRDefault="00C54D83" w:rsidP="00C54D83"/>
    <w:tbl>
      <w:tblPr>
        <w:tblW w:w="15040"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538"/>
        <w:gridCol w:w="1019"/>
        <w:gridCol w:w="769"/>
        <w:gridCol w:w="1935"/>
        <w:gridCol w:w="2079"/>
        <w:gridCol w:w="1281"/>
        <w:gridCol w:w="6419"/>
      </w:tblGrid>
      <w:tr w:rsidR="002147A7" w14:paraId="15A7FE6E" w14:textId="77777777" w:rsidTr="2731EE6D">
        <w:trPr>
          <w:cantSplit/>
          <w:trHeight w:val="153"/>
          <w:jc w:val="center"/>
        </w:trPr>
        <w:tc>
          <w:tcPr>
            <w:tcW w:w="1538" w:type="dxa"/>
            <w:shd w:val="clear" w:color="auto" w:fill="EAF2F8"/>
            <w:tcMar>
              <w:top w:w="70" w:type="dxa"/>
              <w:left w:w="70" w:type="dxa"/>
              <w:bottom w:w="70" w:type="dxa"/>
              <w:right w:w="70" w:type="dxa"/>
            </w:tcMar>
          </w:tcPr>
          <w:p w14:paraId="2C16BDB1" w14:textId="1047CACA" w:rsidR="002147A7" w:rsidRDefault="002147A7" w:rsidP="005B034A">
            <w:pPr>
              <w:spacing w:after="0" w:line="240" w:lineRule="auto"/>
            </w:pPr>
            <w:r>
              <w:rPr>
                <w:rFonts w:ascii="Apercu Pro" w:eastAsia="Apercu Pro" w:hAnsi="Apercu Pro" w:cs="Apercu Pro"/>
                <w:b/>
                <w:sz w:val="20"/>
              </w:rPr>
              <w:t xml:space="preserve">Course </w:t>
            </w:r>
          </w:p>
        </w:tc>
        <w:tc>
          <w:tcPr>
            <w:tcW w:w="1019" w:type="dxa"/>
            <w:shd w:val="clear" w:color="auto" w:fill="EAF2F8"/>
            <w:tcMar>
              <w:top w:w="70" w:type="dxa"/>
              <w:left w:w="70" w:type="dxa"/>
              <w:bottom w:w="70" w:type="dxa"/>
              <w:right w:w="70" w:type="dxa"/>
            </w:tcMar>
          </w:tcPr>
          <w:p w14:paraId="7F77ED90" w14:textId="77777777" w:rsidR="002147A7" w:rsidRDefault="002147A7" w:rsidP="005B034A">
            <w:pPr>
              <w:spacing w:after="0" w:line="240" w:lineRule="auto"/>
            </w:pPr>
            <w:r>
              <w:rPr>
                <w:rFonts w:ascii="Apercu Pro" w:eastAsia="Apercu Pro" w:hAnsi="Apercu Pro" w:cs="Apercu Pro"/>
                <w:b/>
                <w:sz w:val="20"/>
              </w:rPr>
              <w:t>Modality</w:t>
            </w:r>
          </w:p>
        </w:tc>
        <w:tc>
          <w:tcPr>
            <w:tcW w:w="769" w:type="dxa"/>
            <w:shd w:val="clear" w:color="auto" w:fill="EAF2F8"/>
            <w:tcMar>
              <w:top w:w="70" w:type="dxa"/>
              <w:left w:w="70" w:type="dxa"/>
              <w:bottom w:w="70" w:type="dxa"/>
              <w:right w:w="70" w:type="dxa"/>
            </w:tcMar>
          </w:tcPr>
          <w:p w14:paraId="36E1AB58" w14:textId="6BCC2310" w:rsidR="002147A7" w:rsidRDefault="2731EE6D" w:rsidP="2731EE6D">
            <w:pPr>
              <w:spacing w:after="0" w:line="240" w:lineRule="auto"/>
            </w:pPr>
            <w:r w:rsidRPr="2731EE6D">
              <w:rPr>
                <w:rFonts w:ascii="Apercu Pro" w:eastAsia="Apercu Pro" w:hAnsi="Apercu Pro" w:cs="Apercu Pro"/>
                <w:b/>
                <w:bCs/>
                <w:sz w:val="20"/>
                <w:szCs w:val="20"/>
              </w:rPr>
              <w:t>Length</w:t>
            </w:r>
          </w:p>
        </w:tc>
        <w:tc>
          <w:tcPr>
            <w:tcW w:w="1935" w:type="dxa"/>
            <w:shd w:val="clear" w:color="auto" w:fill="EAF2F8"/>
            <w:tcMar>
              <w:top w:w="70" w:type="dxa"/>
              <w:left w:w="70" w:type="dxa"/>
              <w:bottom w:w="70" w:type="dxa"/>
              <w:right w:w="70" w:type="dxa"/>
            </w:tcMar>
          </w:tcPr>
          <w:p w14:paraId="6B24DC72" w14:textId="26B80DDC" w:rsidR="2731EE6D" w:rsidRDefault="2731EE6D" w:rsidP="2731EE6D">
            <w:pPr>
              <w:spacing w:line="240" w:lineRule="auto"/>
            </w:pPr>
            <w:r w:rsidRPr="2731EE6D">
              <w:rPr>
                <w:rFonts w:ascii="Apercu Pro" w:eastAsia="Apercu Pro" w:hAnsi="Apercu Pro" w:cs="Apercu Pro"/>
                <w:b/>
                <w:bCs/>
                <w:sz w:val="20"/>
                <w:szCs w:val="20"/>
              </w:rPr>
              <w:t>Stakeholder Review</w:t>
            </w:r>
          </w:p>
        </w:tc>
        <w:tc>
          <w:tcPr>
            <w:tcW w:w="2079" w:type="dxa"/>
            <w:shd w:val="clear" w:color="auto" w:fill="EAF2F8"/>
          </w:tcPr>
          <w:p w14:paraId="70C43520" w14:textId="2C9DDA0B" w:rsidR="002147A7" w:rsidRDefault="002147A7"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281" w:type="dxa"/>
            <w:shd w:val="clear" w:color="auto" w:fill="EAF2F8"/>
          </w:tcPr>
          <w:p w14:paraId="565479FA" w14:textId="271514ED" w:rsidR="002147A7" w:rsidRDefault="002147A7"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6419" w:type="dxa"/>
            <w:shd w:val="clear" w:color="auto" w:fill="EAF2F8"/>
            <w:tcMar>
              <w:top w:w="70" w:type="dxa"/>
              <w:left w:w="70" w:type="dxa"/>
              <w:bottom w:w="70" w:type="dxa"/>
              <w:right w:w="70" w:type="dxa"/>
            </w:tcMar>
          </w:tcPr>
          <w:p w14:paraId="0A771687" w14:textId="6DBF134E" w:rsidR="002147A7" w:rsidRDefault="002147A7" w:rsidP="005B034A">
            <w:pPr>
              <w:spacing w:after="0" w:line="240" w:lineRule="auto"/>
            </w:pPr>
            <w:r>
              <w:rPr>
                <w:rFonts w:ascii="Apercu Pro" w:eastAsia="Apercu Pro" w:hAnsi="Apercu Pro" w:cs="Apercu Pro"/>
                <w:b/>
                <w:sz w:val="20"/>
              </w:rPr>
              <w:t>High-Level Description</w:t>
            </w:r>
          </w:p>
        </w:tc>
      </w:tr>
      <w:tr w:rsidR="002147A7" w14:paraId="5A620EC6" w14:textId="77777777" w:rsidTr="2731EE6D">
        <w:trPr>
          <w:cantSplit/>
          <w:trHeight w:val="302"/>
          <w:jc w:val="center"/>
        </w:trPr>
        <w:tc>
          <w:tcPr>
            <w:tcW w:w="1538" w:type="dxa"/>
            <w:tcMar>
              <w:top w:w="70" w:type="dxa"/>
              <w:left w:w="70" w:type="dxa"/>
              <w:bottom w:w="70" w:type="dxa"/>
              <w:right w:w="70" w:type="dxa"/>
            </w:tcMar>
          </w:tcPr>
          <w:p w14:paraId="68D87D14" w14:textId="77777777" w:rsidR="002147A7" w:rsidRDefault="002147A7" w:rsidP="005B034A">
            <w:pPr>
              <w:spacing w:after="0" w:line="240" w:lineRule="auto"/>
            </w:pPr>
            <w:r>
              <w:rPr>
                <w:rFonts w:ascii="Apercu Pro" w:eastAsia="Apercu Pro" w:hAnsi="Apercu Pro" w:cs="Apercu Pro"/>
                <w:sz w:val="20"/>
              </w:rPr>
              <w:t>Activation Overview</w:t>
            </w:r>
          </w:p>
        </w:tc>
        <w:tc>
          <w:tcPr>
            <w:tcW w:w="1019" w:type="dxa"/>
            <w:tcMar>
              <w:top w:w="70" w:type="dxa"/>
              <w:left w:w="70" w:type="dxa"/>
              <w:bottom w:w="70" w:type="dxa"/>
              <w:right w:w="70" w:type="dxa"/>
            </w:tcMar>
          </w:tcPr>
          <w:p w14:paraId="54434E2B" w14:textId="77777777" w:rsidR="002147A7" w:rsidRDefault="002147A7" w:rsidP="005B034A">
            <w:pPr>
              <w:spacing w:after="0" w:line="240" w:lineRule="auto"/>
            </w:pPr>
            <w:r>
              <w:rPr>
                <w:rFonts w:ascii="Apercu Pro" w:eastAsia="Apercu Pro" w:hAnsi="Apercu Pro" w:cs="Apercu Pro"/>
                <w:sz w:val="20"/>
              </w:rPr>
              <w:t>Video</w:t>
            </w:r>
          </w:p>
        </w:tc>
        <w:tc>
          <w:tcPr>
            <w:tcW w:w="769" w:type="dxa"/>
            <w:tcMar>
              <w:top w:w="70" w:type="dxa"/>
              <w:left w:w="70" w:type="dxa"/>
              <w:bottom w:w="70" w:type="dxa"/>
              <w:right w:w="70" w:type="dxa"/>
            </w:tcMar>
          </w:tcPr>
          <w:p w14:paraId="351AA2A9" w14:textId="77777777" w:rsidR="002147A7" w:rsidRDefault="002147A7" w:rsidP="005B034A">
            <w:pPr>
              <w:spacing w:after="0" w:line="240" w:lineRule="auto"/>
            </w:pPr>
            <w:r>
              <w:rPr>
                <w:rFonts w:ascii="Apercu Pro" w:eastAsia="Apercu Pro" w:hAnsi="Apercu Pro" w:cs="Apercu Pro"/>
                <w:sz w:val="20"/>
              </w:rPr>
              <w:t>10 min</w:t>
            </w:r>
          </w:p>
        </w:tc>
        <w:tc>
          <w:tcPr>
            <w:tcW w:w="1935" w:type="dxa"/>
            <w:tcMar>
              <w:top w:w="70" w:type="dxa"/>
              <w:left w:w="70" w:type="dxa"/>
              <w:bottom w:w="70" w:type="dxa"/>
              <w:right w:w="70" w:type="dxa"/>
            </w:tcMar>
          </w:tcPr>
          <w:p w14:paraId="0E63037D" w14:textId="280AED1D" w:rsidR="2731EE6D" w:rsidRDefault="2731EE6D" w:rsidP="2731EE6D">
            <w:pPr>
              <w:spacing w:line="240" w:lineRule="auto"/>
            </w:pPr>
            <w:r w:rsidRPr="2731EE6D">
              <w:rPr>
                <w:rFonts w:ascii="Apercu Pro" w:eastAsia="Apercu Pro" w:hAnsi="Apercu Pro" w:cs="Apercu Pro"/>
                <w:sz w:val="20"/>
                <w:szCs w:val="20"/>
              </w:rPr>
              <w:t>8/12</w:t>
            </w:r>
          </w:p>
        </w:tc>
        <w:tc>
          <w:tcPr>
            <w:tcW w:w="2079" w:type="dxa"/>
          </w:tcPr>
          <w:p w14:paraId="7D2549A5" w14:textId="02FFB866" w:rsidR="00BE6CAD" w:rsidRDefault="00BE6CAD" w:rsidP="005B034A">
            <w:pPr>
              <w:spacing w:after="0" w:line="240" w:lineRule="auto"/>
              <w:rPr>
                <w:rFonts w:ascii="Apercu Pro" w:hAnsi="Apercu Pro"/>
                <w:sz w:val="20"/>
                <w:szCs w:val="20"/>
              </w:rPr>
            </w:pPr>
            <w:r>
              <w:rPr>
                <w:rFonts w:ascii="Apercu Pro" w:hAnsi="Apercu Pro"/>
                <w:sz w:val="20"/>
                <w:szCs w:val="20"/>
              </w:rPr>
              <w:t>1</w:t>
            </w:r>
          </w:p>
        </w:tc>
        <w:tc>
          <w:tcPr>
            <w:tcW w:w="1281" w:type="dxa"/>
          </w:tcPr>
          <w:p w14:paraId="58B33899" w14:textId="6DC899B8" w:rsidR="00645342" w:rsidRDefault="00645342" w:rsidP="005B034A">
            <w:pPr>
              <w:spacing w:after="0" w:line="240" w:lineRule="auto"/>
              <w:rPr>
                <w:rFonts w:ascii="Apercu Pro" w:hAnsi="Apercu Pro"/>
                <w:sz w:val="20"/>
                <w:szCs w:val="20"/>
              </w:rPr>
            </w:pPr>
            <w:r>
              <w:rPr>
                <w:rFonts w:ascii="Apercu Pro" w:hAnsi="Apercu Pro"/>
                <w:sz w:val="20"/>
                <w:szCs w:val="20"/>
              </w:rPr>
              <w:t xml:space="preserve">N/A- overview </w:t>
            </w:r>
            <w:r w:rsidR="00EC4484">
              <w:rPr>
                <w:rFonts w:ascii="Apercu Pro" w:hAnsi="Apercu Pro"/>
                <w:sz w:val="20"/>
                <w:szCs w:val="20"/>
              </w:rPr>
              <w:t>video</w:t>
            </w:r>
          </w:p>
        </w:tc>
        <w:tc>
          <w:tcPr>
            <w:tcW w:w="6419" w:type="dxa"/>
            <w:tcMar>
              <w:top w:w="70" w:type="dxa"/>
              <w:left w:w="70" w:type="dxa"/>
              <w:bottom w:w="70" w:type="dxa"/>
              <w:right w:w="70" w:type="dxa"/>
            </w:tcMar>
          </w:tcPr>
          <w:p w14:paraId="59DEFB78" w14:textId="6F11362E" w:rsidR="002147A7" w:rsidRDefault="00C54D83" w:rsidP="005B034A">
            <w:pPr>
              <w:spacing w:after="0" w:line="240" w:lineRule="auto"/>
            </w:pPr>
            <w:r>
              <w:rPr>
                <w:rFonts w:ascii="Apercu Pro" w:hAnsi="Apercu Pro"/>
                <w:sz w:val="20"/>
                <w:szCs w:val="20"/>
              </w:rPr>
              <w:t>I</w:t>
            </w:r>
            <w:r w:rsidR="002147A7" w:rsidRPr="00DD1010">
              <w:rPr>
                <w:rFonts w:ascii="Apercu Pro" w:hAnsi="Apercu Pro"/>
                <w:sz w:val="20"/>
                <w:szCs w:val="20"/>
              </w:rPr>
              <w:t>ntroduce activations at a high level, including what activation means, why customers need support, and where activation needs may originate, such as replacement devices, new devices, or onboarding. It should focus on the happy path first so Experts understand successful activation before learning exceptions.</w:t>
            </w:r>
          </w:p>
        </w:tc>
      </w:tr>
      <w:tr w:rsidR="002147A7" w14:paraId="2D340EBF" w14:textId="77777777" w:rsidTr="2731EE6D">
        <w:trPr>
          <w:cantSplit/>
          <w:trHeight w:val="302"/>
          <w:jc w:val="center"/>
        </w:trPr>
        <w:tc>
          <w:tcPr>
            <w:tcW w:w="1538" w:type="dxa"/>
            <w:tcMar>
              <w:top w:w="70" w:type="dxa"/>
              <w:left w:w="70" w:type="dxa"/>
              <w:bottom w:w="70" w:type="dxa"/>
              <w:right w:w="70" w:type="dxa"/>
            </w:tcMar>
          </w:tcPr>
          <w:p w14:paraId="7EDD9625" w14:textId="77777777" w:rsidR="002147A7" w:rsidRDefault="002147A7" w:rsidP="005B034A">
            <w:pPr>
              <w:spacing w:after="0" w:line="240" w:lineRule="auto"/>
            </w:pPr>
            <w:r>
              <w:rPr>
                <w:rFonts w:ascii="Apercu Pro" w:eastAsia="Apercu Pro" w:hAnsi="Apercu Pro" w:cs="Apercu Pro"/>
                <w:sz w:val="20"/>
              </w:rPr>
              <w:t>Expert Role, Customer Role, and Tool Intro</w:t>
            </w:r>
          </w:p>
        </w:tc>
        <w:tc>
          <w:tcPr>
            <w:tcW w:w="1019" w:type="dxa"/>
            <w:tcMar>
              <w:top w:w="70" w:type="dxa"/>
              <w:left w:w="70" w:type="dxa"/>
              <w:bottom w:w="70" w:type="dxa"/>
              <w:right w:w="70" w:type="dxa"/>
            </w:tcMar>
          </w:tcPr>
          <w:p w14:paraId="15D60FF1" w14:textId="77777777" w:rsidR="002147A7" w:rsidRDefault="002147A7" w:rsidP="005B034A">
            <w:pPr>
              <w:spacing w:after="0" w:line="240" w:lineRule="auto"/>
            </w:pPr>
            <w:r>
              <w:rPr>
                <w:rFonts w:ascii="Apercu Pro" w:eastAsia="Apercu Pro" w:hAnsi="Apercu Pro" w:cs="Apercu Pro"/>
                <w:sz w:val="20"/>
              </w:rPr>
              <w:t>CBT</w:t>
            </w:r>
          </w:p>
        </w:tc>
        <w:tc>
          <w:tcPr>
            <w:tcW w:w="769" w:type="dxa"/>
            <w:tcMar>
              <w:top w:w="70" w:type="dxa"/>
              <w:left w:w="70" w:type="dxa"/>
              <w:bottom w:w="70" w:type="dxa"/>
              <w:right w:w="70" w:type="dxa"/>
            </w:tcMar>
          </w:tcPr>
          <w:p w14:paraId="502E45D3" w14:textId="77777777" w:rsidR="002147A7" w:rsidRDefault="002147A7" w:rsidP="005B034A">
            <w:pPr>
              <w:spacing w:after="0" w:line="240" w:lineRule="auto"/>
            </w:pPr>
            <w:r>
              <w:rPr>
                <w:rFonts w:ascii="Apercu Pro" w:eastAsia="Apercu Pro" w:hAnsi="Apercu Pro" w:cs="Apercu Pro"/>
                <w:sz w:val="20"/>
              </w:rPr>
              <w:t>20 min</w:t>
            </w:r>
          </w:p>
        </w:tc>
        <w:tc>
          <w:tcPr>
            <w:tcW w:w="1935" w:type="dxa"/>
            <w:tcMar>
              <w:top w:w="70" w:type="dxa"/>
              <w:left w:w="70" w:type="dxa"/>
              <w:bottom w:w="70" w:type="dxa"/>
              <w:right w:w="70" w:type="dxa"/>
            </w:tcMar>
          </w:tcPr>
          <w:p w14:paraId="41B57C00" w14:textId="3C084864" w:rsidR="2731EE6D" w:rsidRDefault="2731EE6D" w:rsidP="2731EE6D">
            <w:pPr>
              <w:spacing w:line="240" w:lineRule="auto"/>
            </w:pPr>
            <w:r w:rsidRPr="2731EE6D">
              <w:rPr>
                <w:rFonts w:ascii="Apercu Pro" w:eastAsia="Apercu Pro" w:hAnsi="Apercu Pro" w:cs="Apercu Pro"/>
                <w:sz w:val="20"/>
                <w:szCs w:val="20"/>
              </w:rPr>
              <w:t>~8/24</w:t>
            </w:r>
          </w:p>
        </w:tc>
        <w:tc>
          <w:tcPr>
            <w:tcW w:w="2079" w:type="dxa"/>
          </w:tcPr>
          <w:p w14:paraId="34980358" w14:textId="44F9A3E9" w:rsidR="00BE6CAD" w:rsidRDefault="00BE6CAD" w:rsidP="005B034A">
            <w:pPr>
              <w:spacing w:after="0" w:line="240" w:lineRule="auto"/>
              <w:rPr>
                <w:rFonts w:ascii="Apercu Pro" w:hAnsi="Apercu Pro"/>
                <w:sz w:val="20"/>
                <w:szCs w:val="20"/>
              </w:rPr>
            </w:pPr>
            <w:r>
              <w:rPr>
                <w:rFonts w:ascii="Apercu Pro" w:hAnsi="Apercu Pro"/>
                <w:sz w:val="20"/>
                <w:szCs w:val="20"/>
              </w:rPr>
              <w:t>2</w:t>
            </w:r>
            <w:r w:rsidR="00CE6321">
              <w:rPr>
                <w:rFonts w:ascii="Apercu Pro" w:hAnsi="Apercu Pro"/>
                <w:sz w:val="20"/>
                <w:szCs w:val="20"/>
              </w:rPr>
              <w:t>, 3, 4</w:t>
            </w:r>
          </w:p>
        </w:tc>
        <w:tc>
          <w:tcPr>
            <w:tcW w:w="1281" w:type="dxa"/>
          </w:tcPr>
          <w:p w14:paraId="16690C83" w14:textId="5BF9727E" w:rsidR="00103B5B" w:rsidRDefault="00103B5B" w:rsidP="005B034A">
            <w:pPr>
              <w:spacing w:after="0" w:line="240" w:lineRule="auto"/>
              <w:rPr>
                <w:rFonts w:ascii="Apercu Pro" w:hAnsi="Apercu Pro"/>
                <w:sz w:val="20"/>
                <w:szCs w:val="20"/>
              </w:rPr>
            </w:pPr>
            <w:r>
              <w:rPr>
                <w:rFonts w:ascii="Apercu Pro" w:hAnsi="Apercu Pro"/>
                <w:sz w:val="20"/>
                <w:szCs w:val="20"/>
              </w:rPr>
              <w:t>3</w:t>
            </w:r>
          </w:p>
        </w:tc>
        <w:tc>
          <w:tcPr>
            <w:tcW w:w="6419" w:type="dxa"/>
            <w:tcMar>
              <w:top w:w="70" w:type="dxa"/>
              <w:left w:w="70" w:type="dxa"/>
              <w:bottom w:w="70" w:type="dxa"/>
              <w:right w:w="70" w:type="dxa"/>
            </w:tcMar>
          </w:tcPr>
          <w:p w14:paraId="1A398F1D" w14:textId="3336B9B0" w:rsidR="002147A7" w:rsidRDefault="00C54D83" w:rsidP="005B034A">
            <w:pPr>
              <w:spacing w:after="0" w:line="240" w:lineRule="auto"/>
            </w:pPr>
            <w:r>
              <w:rPr>
                <w:rFonts w:ascii="Apercu Pro" w:hAnsi="Apercu Pro"/>
                <w:sz w:val="20"/>
                <w:szCs w:val="20"/>
              </w:rPr>
              <w:t>C</w:t>
            </w:r>
            <w:r w:rsidR="002147A7" w:rsidRPr="00DD1010">
              <w:rPr>
                <w:rFonts w:ascii="Apercu Pro" w:hAnsi="Apercu Pro"/>
                <w:sz w:val="20"/>
                <w:szCs w:val="20"/>
              </w:rPr>
              <w:t>larify the Expert’s role, the customer’s role, and the tools used during activation support. Experts should learn what they guide, verify, and explain; what the customer may need to complete; and when to use the Activation Guided Flow, ACSS, TRG, or Activation Resolver.</w:t>
            </w:r>
          </w:p>
        </w:tc>
      </w:tr>
      <w:tr w:rsidR="002147A7" w14:paraId="60B7E0E0" w14:textId="77777777" w:rsidTr="2731EE6D">
        <w:trPr>
          <w:cantSplit/>
          <w:trHeight w:val="302"/>
          <w:jc w:val="center"/>
        </w:trPr>
        <w:tc>
          <w:tcPr>
            <w:tcW w:w="1538" w:type="dxa"/>
            <w:tcMar>
              <w:top w:w="70" w:type="dxa"/>
              <w:left w:w="70" w:type="dxa"/>
              <w:bottom w:w="70" w:type="dxa"/>
              <w:right w:w="70" w:type="dxa"/>
            </w:tcMar>
          </w:tcPr>
          <w:p w14:paraId="41268C9A" w14:textId="77777777" w:rsidR="002147A7" w:rsidRDefault="002147A7" w:rsidP="005B034A">
            <w:pPr>
              <w:spacing w:after="0" w:line="240" w:lineRule="auto"/>
            </w:pPr>
            <w:r>
              <w:rPr>
                <w:rFonts w:ascii="Apercu Pro" w:eastAsia="Apercu Pro" w:hAnsi="Apercu Pro" w:cs="Apercu Pro"/>
                <w:sz w:val="20"/>
              </w:rPr>
              <w:t>Activation Process</w:t>
            </w:r>
          </w:p>
        </w:tc>
        <w:tc>
          <w:tcPr>
            <w:tcW w:w="1019" w:type="dxa"/>
            <w:tcMar>
              <w:top w:w="70" w:type="dxa"/>
              <w:left w:w="70" w:type="dxa"/>
              <w:bottom w:w="70" w:type="dxa"/>
              <w:right w:w="70" w:type="dxa"/>
            </w:tcMar>
          </w:tcPr>
          <w:p w14:paraId="7EECDA44" w14:textId="77777777" w:rsidR="002147A7" w:rsidRDefault="002147A7" w:rsidP="005B034A">
            <w:pPr>
              <w:spacing w:after="0" w:line="240" w:lineRule="auto"/>
            </w:pPr>
            <w:r>
              <w:rPr>
                <w:rFonts w:ascii="Apercu Pro" w:eastAsia="Apercu Pro" w:hAnsi="Apercu Pro" w:cs="Apercu Pro"/>
                <w:sz w:val="20"/>
              </w:rPr>
              <w:t>CBT</w:t>
            </w:r>
          </w:p>
        </w:tc>
        <w:tc>
          <w:tcPr>
            <w:tcW w:w="769" w:type="dxa"/>
            <w:tcMar>
              <w:top w:w="70" w:type="dxa"/>
              <w:left w:w="70" w:type="dxa"/>
              <w:bottom w:w="70" w:type="dxa"/>
              <w:right w:w="70" w:type="dxa"/>
            </w:tcMar>
          </w:tcPr>
          <w:p w14:paraId="5F7E593D" w14:textId="77777777" w:rsidR="002147A7" w:rsidRDefault="002147A7" w:rsidP="005B034A">
            <w:pPr>
              <w:spacing w:after="0" w:line="240" w:lineRule="auto"/>
            </w:pPr>
            <w:r>
              <w:rPr>
                <w:rFonts w:ascii="Apercu Pro" w:eastAsia="Apercu Pro" w:hAnsi="Apercu Pro" w:cs="Apercu Pro"/>
                <w:sz w:val="20"/>
              </w:rPr>
              <w:t>30 min</w:t>
            </w:r>
          </w:p>
        </w:tc>
        <w:tc>
          <w:tcPr>
            <w:tcW w:w="1935" w:type="dxa"/>
            <w:tcMar>
              <w:top w:w="70" w:type="dxa"/>
              <w:left w:w="70" w:type="dxa"/>
              <w:bottom w:w="70" w:type="dxa"/>
              <w:right w:w="70" w:type="dxa"/>
            </w:tcMar>
          </w:tcPr>
          <w:p w14:paraId="4FA99A90" w14:textId="1B1490E2" w:rsidR="2731EE6D" w:rsidRDefault="2731EE6D" w:rsidP="2731EE6D">
            <w:pPr>
              <w:spacing w:line="240" w:lineRule="auto"/>
            </w:pPr>
            <w:r w:rsidRPr="2731EE6D">
              <w:rPr>
                <w:rFonts w:ascii="Apercu Pro" w:eastAsia="Apercu Pro" w:hAnsi="Apercu Pro" w:cs="Apercu Pro"/>
                <w:sz w:val="20"/>
                <w:szCs w:val="20"/>
              </w:rPr>
              <w:t>~8/24</w:t>
            </w:r>
          </w:p>
        </w:tc>
        <w:tc>
          <w:tcPr>
            <w:tcW w:w="2079" w:type="dxa"/>
          </w:tcPr>
          <w:p w14:paraId="57EAAD86" w14:textId="0AD68649" w:rsidR="00C65599" w:rsidRDefault="2731EE6D" w:rsidP="005B034A">
            <w:pPr>
              <w:spacing w:after="0" w:line="240" w:lineRule="auto"/>
              <w:rPr>
                <w:rFonts w:ascii="Apercu Pro" w:hAnsi="Apercu Pro"/>
                <w:sz w:val="20"/>
                <w:szCs w:val="20"/>
              </w:rPr>
            </w:pPr>
            <w:r w:rsidRPr="2731EE6D">
              <w:rPr>
                <w:rFonts w:ascii="Apercu Pro" w:hAnsi="Apercu Pro"/>
                <w:sz w:val="20"/>
                <w:szCs w:val="20"/>
              </w:rPr>
              <w:t>5, 6, 7, 8, 9,10, 11</w:t>
            </w:r>
          </w:p>
        </w:tc>
        <w:tc>
          <w:tcPr>
            <w:tcW w:w="1281" w:type="dxa"/>
          </w:tcPr>
          <w:p w14:paraId="1A49A16A" w14:textId="69728E53" w:rsidR="00F22BF5" w:rsidRDefault="00F22BF5" w:rsidP="005B034A">
            <w:pPr>
              <w:spacing w:after="0" w:line="240" w:lineRule="auto"/>
              <w:rPr>
                <w:rFonts w:ascii="Apercu Pro" w:hAnsi="Apercu Pro"/>
                <w:sz w:val="20"/>
                <w:szCs w:val="20"/>
              </w:rPr>
            </w:pPr>
            <w:r>
              <w:rPr>
                <w:rFonts w:ascii="Apercu Pro" w:hAnsi="Apercu Pro"/>
                <w:sz w:val="20"/>
                <w:szCs w:val="20"/>
              </w:rPr>
              <w:t>16</w:t>
            </w:r>
          </w:p>
        </w:tc>
        <w:tc>
          <w:tcPr>
            <w:tcW w:w="6419" w:type="dxa"/>
            <w:tcMar>
              <w:top w:w="70" w:type="dxa"/>
              <w:left w:w="70" w:type="dxa"/>
              <w:bottom w:w="70" w:type="dxa"/>
              <w:right w:w="70" w:type="dxa"/>
            </w:tcMar>
          </w:tcPr>
          <w:p w14:paraId="775709E7" w14:textId="235CA9B7" w:rsidR="002147A7" w:rsidRDefault="2731EE6D" w:rsidP="005B034A">
            <w:pPr>
              <w:spacing w:after="0" w:line="240" w:lineRule="auto"/>
            </w:pPr>
            <w:r w:rsidRPr="2731EE6D">
              <w:rPr>
                <w:rFonts w:ascii="Apercu Pro" w:hAnsi="Apercu Pro"/>
                <w:sz w:val="20"/>
                <w:szCs w:val="20"/>
              </w:rPr>
              <w:t>Teach the</w:t>
            </w:r>
            <w:r w:rsidRPr="2731EE6D">
              <w:rPr>
                <w:rFonts w:ascii="Apercu Pro" w:eastAsia="Apercu Pro" w:hAnsi="Apercu Pro" w:cs="Apercu Pro"/>
                <w:sz w:val="20"/>
                <w:szCs w:val="20"/>
              </w:rPr>
              <w:t xml:space="preserve"> standard phone activation </w:t>
            </w:r>
            <w:r w:rsidRPr="2731EE6D">
              <w:rPr>
                <w:rFonts w:ascii="Apercu Pro" w:hAnsi="Apercu Pro"/>
                <w:sz w:val="20"/>
                <w:szCs w:val="20"/>
              </w:rPr>
              <w:t xml:space="preserve">process </w:t>
            </w:r>
            <w:r w:rsidRPr="2731EE6D">
              <w:rPr>
                <w:rFonts w:ascii="Apercu Pro" w:eastAsia="Apercu Pro" w:hAnsi="Apercu Pro" w:cs="Apercu Pro"/>
                <w:sz w:val="20"/>
                <w:szCs w:val="20"/>
              </w:rPr>
              <w:t xml:space="preserve">and </w:t>
            </w:r>
            <w:r w:rsidRPr="2731EE6D">
              <w:rPr>
                <w:rFonts w:ascii="Apercu Pro" w:hAnsi="Apercu Pro"/>
                <w:sz w:val="20"/>
                <w:szCs w:val="20"/>
              </w:rPr>
              <w:t xml:space="preserve">how steps may vary by device type or scenario. Experts should learn </w:t>
            </w:r>
            <w:r w:rsidRPr="2731EE6D">
              <w:rPr>
                <w:rFonts w:ascii="Apercu Pro" w:eastAsia="Apercu Pro" w:hAnsi="Apercu Pro" w:cs="Apercu Pro"/>
                <w:sz w:val="20"/>
                <w:szCs w:val="20"/>
              </w:rPr>
              <w:t xml:space="preserve">activation paths for Apple, Samsung, </w:t>
            </w:r>
            <w:r w:rsidRPr="2731EE6D">
              <w:rPr>
                <w:rFonts w:ascii="Apercu Pro" w:hAnsi="Apercu Pro"/>
                <w:sz w:val="20"/>
                <w:szCs w:val="20"/>
              </w:rPr>
              <w:t xml:space="preserve">other </w:t>
            </w:r>
            <w:r w:rsidRPr="2731EE6D">
              <w:rPr>
                <w:rFonts w:ascii="Apercu Pro" w:eastAsia="Apercu Pro" w:hAnsi="Apercu Pro" w:cs="Apercu Pro"/>
                <w:sz w:val="20"/>
                <w:szCs w:val="20"/>
              </w:rPr>
              <w:t>Android</w:t>
            </w:r>
            <w:r w:rsidRPr="2731EE6D">
              <w:rPr>
                <w:rFonts w:ascii="Apercu Pro" w:hAnsi="Apercu Pro"/>
                <w:sz w:val="20"/>
                <w:szCs w:val="20"/>
              </w:rPr>
              <w:t xml:space="preserve"> devices such as Google Pixel</w:t>
            </w:r>
            <w:r w:rsidRPr="2731EE6D">
              <w:rPr>
                <w:rFonts w:ascii="Apercu Pro" w:eastAsia="Apercu Pro" w:hAnsi="Apercu Pro" w:cs="Apercu Pro"/>
                <w:sz w:val="20"/>
                <w:szCs w:val="20"/>
              </w:rPr>
              <w:t xml:space="preserve">, and </w:t>
            </w:r>
            <w:r w:rsidRPr="2731EE6D">
              <w:rPr>
                <w:rFonts w:ascii="Apercu Pro" w:hAnsi="Apercu Pro"/>
                <w:sz w:val="20"/>
                <w:szCs w:val="20"/>
              </w:rPr>
              <w:t>Gizmo Watches, along with key decision points and signs that the happy path has stopped working</w:t>
            </w:r>
            <w:r w:rsidRPr="2731EE6D">
              <w:rPr>
                <w:rFonts w:ascii="Apercu Pro" w:eastAsia="Apercu Pro" w:hAnsi="Apercu Pro" w:cs="Apercu Pro"/>
                <w:sz w:val="20"/>
                <w:szCs w:val="20"/>
              </w:rPr>
              <w:t xml:space="preserve">. </w:t>
            </w:r>
          </w:p>
          <w:p w14:paraId="47F981CE" w14:textId="6F5EBBE4" w:rsidR="2731EE6D" w:rsidRDefault="2731EE6D" w:rsidP="2731EE6D">
            <w:pPr>
              <w:spacing w:after="0" w:line="240" w:lineRule="auto"/>
              <w:rPr>
                <w:rFonts w:ascii="Apercu Pro" w:eastAsia="Apercu Pro" w:hAnsi="Apercu Pro" w:cs="Apercu Pro"/>
                <w:sz w:val="20"/>
                <w:szCs w:val="20"/>
              </w:rPr>
            </w:pPr>
          </w:p>
          <w:p w14:paraId="66BC3A9C" w14:textId="77996A5B" w:rsidR="2731EE6D" w:rsidRDefault="2731EE6D" w:rsidP="2731EE6D">
            <w:pPr>
              <w:spacing w:after="0" w:line="240" w:lineRule="auto"/>
              <w:rPr>
                <w:rFonts w:ascii="Apercu Pro" w:hAnsi="Apercu Pro"/>
                <w:sz w:val="20"/>
                <w:szCs w:val="20"/>
              </w:rPr>
            </w:pPr>
            <w:r w:rsidRPr="2731EE6D">
              <w:rPr>
                <w:rFonts w:ascii="Apercu Pro" w:hAnsi="Apercu Pro"/>
                <w:sz w:val="20"/>
                <w:szCs w:val="20"/>
              </w:rPr>
              <w:t>Educate Experts how to respond when activation does not follow the happy path. Experts should learn common failure patterns, how to identify why activation failed, and how to use the Activation Guided Flow, ACSS, TRG, and Activation Resolver to pivot before escalating too early.</w:t>
            </w:r>
          </w:p>
          <w:p w14:paraId="58C1B981" w14:textId="367E230D" w:rsidR="2731EE6D" w:rsidRDefault="2731EE6D" w:rsidP="2731EE6D">
            <w:pPr>
              <w:spacing w:after="0" w:line="240" w:lineRule="auto"/>
              <w:rPr>
                <w:rFonts w:ascii="Apercu Pro" w:eastAsia="Apercu Pro" w:hAnsi="Apercu Pro" w:cs="Apercu Pro"/>
                <w:sz w:val="20"/>
                <w:szCs w:val="20"/>
              </w:rPr>
            </w:pPr>
          </w:p>
          <w:p w14:paraId="39AA43FA" w14:textId="77777777" w:rsidR="002147A7" w:rsidRDefault="002147A7" w:rsidP="005B034A">
            <w:pPr>
              <w:spacing w:after="0" w:line="240" w:lineRule="auto"/>
            </w:pPr>
          </w:p>
          <w:p w14:paraId="0D3260CA" w14:textId="06EA6F5F" w:rsidR="002147A7" w:rsidRDefault="002147A7" w:rsidP="005B034A">
            <w:pPr>
              <w:spacing w:after="0" w:line="240" w:lineRule="auto"/>
            </w:pPr>
            <w:r w:rsidRPr="00C54D83">
              <w:rPr>
                <w:rFonts w:ascii="Apercu Pro" w:eastAsia="Apercu Pro" w:hAnsi="Apercu Pro" w:cs="Apercu Pro"/>
                <w:sz w:val="20"/>
              </w:rPr>
              <w:t>This CBT will end with a formative knowledge check.</w:t>
            </w:r>
          </w:p>
        </w:tc>
      </w:tr>
      <w:tr w:rsidR="002147A7" w14:paraId="7DE76C4C" w14:textId="77777777" w:rsidTr="2731EE6D">
        <w:trPr>
          <w:cantSplit/>
          <w:trHeight w:val="302"/>
          <w:jc w:val="center"/>
        </w:trPr>
        <w:tc>
          <w:tcPr>
            <w:tcW w:w="1538" w:type="dxa"/>
            <w:tcMar>
              <w:top w:w="70" w:type="dxa"/>
              <w:left w:w="70" w:type="dxa"/>
              <w:bottom w:w="70" w:type="dxa"/>
              <w:right w:w="70" w:type="dxa"/>
            </w:tcMar>
          </w:tcPr>
          <w:p w14:paraId="69F24654" w14:textId="77777777" w:rsidR="002147A7" w:rsidRDefault="002147A7" w:rsidP="005B034A">
            <w:pPr>
              <w:spacing w:after="0" w:line="240" w:lineRule="auto"/>
            </w:pPr>
            <w:r>
              <w:rPr>
                <w:rFonts w:ascii="Apercu Pro" w:eastAsia="Apercu Pro" w:hAnsi="Apercu Pro" w:cs="Apercu Pro"/>
                <w:sz w:val="20"/>
              </w:rPr>
              <w:t>Content Transfer Fundamentals</w:t>
            </w:r>
          </w:p>
        </w:tc>
        <w:tc>
          <w:tcPr>
            <w:tcW w:w="1019" w:type="dxa"/>
            <w:tcMar>
              <w:top w:w="70" w:type="dxa"/>
              <w:left w:w="70" w:type="dxa"/>
              <w:bottom w:w="70" w:type="dxa"/>
              <w:right w:w="70" w:type="dxa"/>
            </w:tcMar>
          </w:tcPr>
          <w:p w14:paraId="0E81022C" w14:textId="77777777" w:rsidR="002147A7" w:rsidRDefault="002147A7" w:rsidP="005B034A">
            <w:pPr>
              <w:spacing w:after="0" w:line="240" w:lineRule="auto"/>
            </w:pPr>
            <w:r>
              <w:rPr>
                <w:rFonts w:ascii="Apercu Pro" w:eastAsia="Apercu Pro" w:hAnsi="Apercu Pro" w:cs="Apercu Pro"/>
                <w:sz w:val="20"/>
              </w:rPr>
              <w:t>Video</w:t>
            </w:r>
          </w:p>
        </w:tc>
        <w:tc>
          <w:tcPr>
            <w:tcW w:w="769" w:type="dxa"/>
            <w:tcMar>
              <w:top w:w="70" w:type="dxa"/>
              <w:left w:w="70" w:type="dxa"/>
              <w:bottom w:w="70" w:type="dxa"/>
              <w:right w:w="70" w:type="dxa"/>
            </w:tcMar>
          </w:tcPr>
          <w:p w14:paraId="063D1CEB" w14:textId="77777777" w:rsidR="002147A7" w:rsidRDefault="002147A7" w:rsidP="005B034A">
            <w:pPr>
              <w:spacing w:after="0" w:line="240" w:lineRule="auto"/>
            </w:pPr>
            <w:r>
              <w:rPr>
                <w:rFonts w:ascii="Apercu Pro" w:eastAsia="Apercu Pro" w:hAnsi="Apercu Pro" w:cs="Apercu Pro"/>
                <w:sz w:val="20"/>
              </w:rPr>
              <w:t>15 min</w:t>
            </w:r>
          </w:p>
        </w:tc>
        <w:tc>
          <w:tcPr>
            <w:tcW w:w="1935" w:type="dxa"/>
            <w:tcMar>
              <w:top w:w="70" w:type="dxa"/>
              <w:left w:w="70" w:type="dxa"/>
              <w:bottom w:w="70" w:type="dxa"/>
              <w:right w:w="70" w:type="dxa"/>
            </w:tcMar>
          </w:tcPr>
          <w:p w14:paraId="50430064" w14:textId="35A17079" w:rsidR="2731EE6D" w:rsidRDefault="2731EE6D" w:rsidP="2731EE6D">
            <w:pPr>
              <w:spacing w:line="240" w:lineRule="auto"/>
            </w:pPr>
            <w:r w:rsidRPr="2731EE6D">
              <w:rPr>
                <w:rFonts w:ascii="Apercu Pro" w:eastAsia="Apercu Pro" w:hAnsi="Apercu Pro" w:cs="Apercu Pro"/>
                <w:sz w:val="20"/>
                <w:szCs w:val="20"/>
              </w:rPr>
              <w:t>Current Course</w:t>
            </w:r>
          </w:p>
        </w:tc>
        <w:tc>
          <w:tcPr>
            <w:tcW w:w="2079" w:type="dxa"/>
          </w:tcPr>
          <w:p w14:paraId="23722165" w14:textId="2BE1CA3A" w:rsidR="00214EAD" w:rsidRDefault="00214EAD" w:rsidP="005B034A">
            <w:pPr>
              <w:spacing w:after="0" w:line="240" w:lineRule="auto"/>
              <w:rPr>
                <w:rFonts w:ascii="Apercu Pro" w:hAnsi="Apercu Pro"/>
                <w:sz w:val="20"/>
                <w:szCs w:val="20"/>
              </w:rPr>
            </w:pPr>
            <w:r>
              <w:rPr>
                <w:rFonts w:ascii="Apercu Pro" w:hAnsi="Apercu Pro"/>
                <w:sz w:val="20"/>
                <w:szCs w:val="20"/>
              </w:rPr>
              <w:t>12</w:t>
            </w:r>
          </w:p>
        </w:tc>
        <w:tc>
          <w:tcPr>
            <w:tcW w:w="1281" w:type="dxa"/>
          </w:tcPr>
          <w:p w14:paraId="1988C502" w14:textId="6F568DBD" w:rsidR="00766312" w:rsidRDefault="00766312" w:rsidP="005B034A">
            <w:pPr>
              <w:spacing w:after="0" w:line="240" w:lineRule="auto"/>
              <w:rPr>
                <w:rFonts w:ascii="Apercu Pro" w:hAnsi="Apercu Pro"/>
                <w:sz w:val="20"/>
                <w:szCs w:val="20"/>
              </w:rPr>
            </w:pPr>
            <w:r>
              <w:rPr>
                <w:rFonts w:ascii="Apercu Pro" w:hAnsi="Apercu Pro"/>
                <w:sz w:val="20"/>
                <w:szCs w:val="20"/>
              </w:rPr>
              <w:t>1</w:t>
            </w:r>
            <w:r w:rsidR="008D7425">
              <w:rPr>
                <w:rFonts w:ascii="Apercu Pro" w:hAnsi="Apercu Pro"/>
                <w:sz w:val="20"/>
                <w:szCs w:val="20"/>
              </w:rPr>
              <w:t>1</w:t>
            </w:r>
          </w:p>
        </w:tc>
        <w:tc>
          <w:tcPr>
            <w:tcW w:w="6419" w:type="dxa"/>
            <w:tcMar>
              <w:top w:w="70" w:type="dxa"/>
              <w:left w:w="70" w:type="dxa"/>
              <w:bottom w:w="70" w:type="dxa"/>
              <w:right w:w="70" w:type="dxa"/>
            </w:tcMar>
          </w:tcPr>
          <w:p w14:paraId="718B090F" w14:textId="38818FA7" w:rsidR="002147A7" w:rsidRDefault="0018061D" w:rsidP="005B034A">
            <w:pPr>
              <w:spacing w:after="0" w:line="240" w:lineRule="auto"/>
            </w:pPr>
            <w:r>
              <w:rPr>
                <w:rFonts w:ascii="Apercu Pro" w:hAnsi="Apercu Pro"/>
                <w:sz w:val="20"/>
                <w:szCs w:val="20"/>
              </w:rPr>
              <w:t>T</w:t>
            </w:r>
            <w:r w:rsidR="002147A7" w:rsidRPr="00DD1010">
              <w:rPr>
                <w:rFonts w:ascii="Apercu Pro" w:hAnsi="Apercu Pro"/>
                <w:sz w:val="20"/>
                <w:szCs w:val="20"/>
              </w:rPr>
              <w:t>each Experts how to think through content transfer instead of memorizing every path. It should cover common transfer needs, backup versus restore, direct transfer, cloud or account sync, app-based transfer, key probing questions, and major transfer paths across iOS, Android, Samsung, Verizon Cloud, Google, iCloud, and computer backup.</w:t>
            </w:r>
          </w:p>
        </w:tc>
      </w:tr>
    </w:tbl>
    <w:p w14:paraId="076067F3" w14:textId="77777777" w:rsidR="00F66225" w:rsidRDefault="00F66225" w:rsidP="005B034A">
      <w:pPr>
        <w:spacing w:after="0" w:line="240" w:lineRule="auto"/>
        <w:rPr>
          <w:b/>
          <w:bCs/>
        </w:rPr>
      </w:pPr>
    </w:p>
    <w:p w14:paraId="780AE18B" w14:textId="786FA6F6" w:rsidR="008E527A" w:rsidRPr="00E51912" w:rsidRDefault="00E51912" w:rsidP="005B034A">
      <w:pPr>
        <w:pStyle w:val="Subtitle"/>
        <w:spacing w:after="0" w:line="240" w:lineRule="auto"/>
        <w:rPr>
          <w:rFonts w:hint="eastAsia"/>
        </w:rPr>
      </w:pPr>
      <w:r>
        <w:t>S</w:t>
      </w:r>
      <w:r w:rsidR="008E527A" w:rsidRPr="00E51912">
        <w:t>imulation Strategy </w:t>
      </w:r>
      <w:r w:rsidR="00F631E3">
        <w:t>(</w:t>
      </w:r>
      <w:r w:rsidR="00D77A1B">
        <w:t>~5 hours)</w:t>
      </w:r>
    </w:p>
    <w:p w14:paraId="4897E021" w14:textId="77777777" w:rsidR="0018061D" w:rsidRDefault="0018061D" w:rsidP="005B034A">
      <w:pPr>
        <w:spacing w:after="0" w:line="240" w:lineRule="auto"/>
      </w:pPr>
    </w:p>
    <w:p w14:paraId="547B9093" w14:textId="5D70B9E1" w:rsidR="008E527A" w:rsidRPr="008E527A" w:rsidRDefault="008E527A" w:rsidP="005B034A">
      <w:pPr>
        <w:spacing w:after="0" w:line="240" w:lineRule="auto"/>
      </w:pPr>
      <w:r w:rsidRPr="008E527A">
        <w:t>After completing the foundational video and CBT content, Experts should move into simulation-based practice. Simulations should give Experts the opportunity to apply what they learned in realistic customer scenarios. </w:t>
      </w:r>
    </w:p>
    <w:p w14:paraId="236633A4" w14:textId="77777777" w:rsidR="008E527A" w:rsidRPr="008E527A" w:rsidRDefault="008E527A" w:rsidP="005B034A">
      <w:pPr>
        <w:spacing w:after="0" w:line="240" w:lineRule="auto"/>
      </w:pPr>
      <w:r w:rsidRPr="008E527A">
        <w:t>Each simulation should have a unique ID number so scenarios can be tracked, assigned, updated, and referenced consistently. </w:t>
      </w:r>
    </w:p>
    <w:p w14:paraId="7AEB6FC8" w14:textId="77777777" w:rsidR="00346EDF" w:rsidRDefault="008E527A" w:rsidP="005B034A">
      <w:pPr>
        <w:spacing w:after="0" w:line="240" w:lineRule="auto"/>
      </w:pPr>
      <w:r w:rsidRPr="008E527A">
        <w:t>The simulations should build in complexity over time. Experts should begin with initial probing and happy-path activation scenarios, then progress into scenarios that include errors, failed activations, and device-specific complexity.</w:t>
      </w:r>
      <w:r w:rsidR="00F631E3" w:rsidRPr="00F631E3">
        <w:t xml:space="preserve"> </w:t>
      </w:r>
    </w:p>
    <w:p w14:paraId="52D1C7CB" w14:textId="77777777" w:rsidR="0018061D" w:rsidRDefault="0018061D" w:rsidP="005B034A">
      <w:pPr>
        <w:spacing w:after="0" w:line="240" w:lineRule="auto"/>
        <w:rPr>
          <w:b/>
          <w:bCs/>
        </w:rPr>
      </w:pPr>
    </w:p>
    <w:p w14:paraId="7E673440" w14:textId="057E2157" w:rsidR="00346EDF" w:rsidRDefault="009A72F9" w:rsidP="005B034A">
      <w:pPr>
        <w:spacing w:after="0" w:line="240" w:lineRule="auto"/>
      </w:pPr>
      <w:r w:rsidRPr="009A72F9">
        <w:rPr>
          <w:b/>
          <w:bCs/>
        </w:rPr>
        <w:t>Total Simulations</w:t>
      </w:r>
      <w:r>
        <w:t>- 35</w:t>
      </w:r>
    </w:p>
    <w:p w14:paraId="45E1DA5A" w14:textId="77777777" w:rsidR="0018061D" w:rsidRDefault="0018061D" w:rsidP="005B034A">
      <w:pPr>
        <w:spacing w:after="0" w:line="240" w:lineRule="auto"/>
      </w:pPr>
    </w:p>
    <w:p w14:paraId="6E9F9D66" w14:textId="7A08434A" w:rsidR="000A38F7" w:rsidRDefault="00F631E3" w:rsidP="005B034A">
      <w:pPr>
        <w:spacing w:after="0" w:line="240" w:lineRule="auto"/>
      </w:pPr>
      <w:r w:rsidRPr="00270A7C">
        <w:rPr>
          <w:noProof/>
        </w:rPr>
        <w:drawing>
          <wp:inline distT="0" distB="0" distL="0" distR="0" wp14:anchorId="38CA2085" wp14:editId="38F8D685">
            <wp:extent cx="5758004" cy="2675380"/>
            <wp:effectExtent l="0" t="0" r="0" b="0"/>
            <wp:docPr id="183338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87161" name=""/>
                    <pic:cNvPicPr/>
                  </pic:nvPicPr>
                  <pic:blipFill>
                    <a:blip r:embed="rId26"/>
                    <a:stretch>
                      <a:fillRect/>
                    </a:stretch>
                  </pic:blipFill>
                  <pic:spPr>
                    <a:xfrm>
                      <a:off x="0" y="0"/>
                      <a:ext cx="5829090" cy="2708409"/>
                    </a:xfrm>
                    <a:prstGeom prst="rect">
                      <a:avLst/>
                    </a:prstGeom>
                  </pic:spPr>
                </pic:pic>
              </a:graphicData>
            </a:graphic>
          </wp:inline>
        </w:drawing>
      </w:r>
    </w:p>
    <w:p w14:paraId="542A0BCA" w14:textId="7965CF1D" w:rsidR="005447AC" w:rsidRDefault="00F7731C" w:rsidP="005B034A">
      <w:pPr>
        <w:spacing w:after="0" w:line="240" w:lineRule="auto"/>
      </w:pPr>
      <w:r w:rsidRPr="00F7731C">
        <w:rPr>
          <w:noProof/>
        </w:rPr>
        <w:drawing>
          <wp:inline distT="0" distB="0" distL="0" distR="0" wp14:anchorId="6A1D5314" wp14:editId="2B43C863">
            <wp:extent cx="5943600" cy="2744470"/>
            <wp:effectExtent l="0" t="0" r="0" b="0"/>
            <wp:docPr id="181742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0112" name=""/>
                    <pic:cNvPicPr/>
                  </pic:nvPicPr>
                  <pic:blipFill>
                    <a:blip r:embed="rId27"/>
                    <a:stretch>
                      <a:fillRect/>
                    </a:stretch>
                  </pic:blipFill>
                  <pic:spPr>
                    <a:xfrm>
                      <a:off x="0" y="0"/>
                      <a:ext cx="5943600" cy="2744470"/>
                    </a:xfrm>
                    <a:prstGeom prst="rect">
                      <a:avLst/>
                    </a:prstGeom>
                  </pic:spPr>
                </pic:pic>
              </a:graphicData>
            </a:graphic>
          </wp:inline>
        </w:drawing>
      </w:r>
      <w:r w:rsidR="00375209" w:rsidRPr="00375209">
        <w:rPr>
          <w:noProof/>
        </w:rPr>
        <w:drawing>
          <wp:inline distT="0" distB="0" distL="0" distR="0" wp14:anchorId="3471C9B6" wp14:editId="7303D846">
            <wp:extent cx="5943600" cy="2539365"/>
            <wp:effectExtent l="0" t="0" r="0" b="0"/>
            <wp:docPr id="93736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9061" name=""/>
                    <pic:cNvPicPr/>
                  </pic:nvPicPr>
                  <pic:blipFill>
                    <a:blip r:embed="rId28"/>
                    <a:stretch>
                      <a:fillRect/>
                    </a:stretch>
                  </pic:blipFill>
                  <pic:spPr>
                    <a:xfrm>
                      <a:off x="0" y="0"/>
                      <a:ext cx="5943600" cy="2539365"/>
                    </a:xfrm>
                    <a:prstGeom prst="rect">
                      <a:avLst/>
                    </a:prstGeom>
                  </pic:spPr>
                </pic:pic>
              </a:graphicData>
            </a:graphic>
          </wp:inline>
        </w:drawing>
      </w:r>
      <w:r w:rsidR="00F631E3" w:rsidRPr="00F631E3">
        <w:rPr>
          <w:noProof/>
        </w:rPr>
        <w:drawing>
          <wp:inline distT="0" distB="0" distL="0" distR="0" wp14:anchorId="4B4578CD" wp14:editId="0025CBFA">
            <wp:extent cx="5943600" cy="728345"/>
            <wp:effectExtent l="0" t="0" r="0" b="0"/>
            <wp:docPr id="12869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79639" name=""/>
                    <pic:cNvPicPr/>
                  </pic:nvPicPr>
                  <pic:blipFill>
                    <a:blip r:embed="rId29"/>
                    <a:stretch>
                      <a:fillRect/>
                    </a:stretch>
                  </pic:blipFill>
                  <pic:spPr>
                    <a:xfrm>
                      <a:off x="0" y="0"/>
                      <a:ext cx="5943600" cy="728345"/>
                    </a:xfrm>
                    <a:prstGeom prst="rect">
                      <a:avLst/>
                    </a:prstGeom>
                  </pic:spPr>
                </pic:pic>
              </a:graphicData>
            </a:graphic>
          </wp:inline>
        </w:drawing>
      </w:r>
    </w:p>
    <w:p w14:paraId="6657686E" w14:textId="76B549E3" w:rsidR="00270A7C" w:rsidRDefault="00270A7C" w:rsidP="005B034A">
      <w:pPr>
        <w:spacing w:after="0" w:line="240" w:lineRule="auto"/>
      </w:pPr>
    </w:p>
    <w:p w14:paraId="62F6A3E0" w14:textId="5E4D1840" w:rsidR="00F2184C" w:rsidRPr="00DB281B" w:rsidRDefault="00F2184C" w:rsidP="005B034A">
      <w:pPr>
        <w:pStyle w:val="Heading2"/>
        <w:spacing w:before="0" w:after="0" w:line="240" w:lineRule="auto"/>
        <w:rPr>
          <w:rFonts w:hint="eastAsia"/>
          <w:u w:val="single"/>
        </w:rPr>
      </w:pPr>
      <w:bookmarkStart w:id="73" w:name="_Toc236830918"/>
      <w:r w:rsidRPr="00DB281B">
        <w:rPr>
          <w:u w:val="single"/>
        </w:rPr>
        <w:t>Learning Block</w:t>
      </w:r>
      <w:r w:rsidR="00567E1A" w:rsidRPr="00DB281B">
        <w:rPr>
          <w:u w:val="single"/>
        </w:rPr>
        <w:t xml:space="preserve"> 12</w:t>
      </w:r>
      <w:r w:rsidRPr="00DB281B">
        <w:rPr>
          <w:u w:val="single"/>
        </w:rPr>
        <w:t xml:space="preserve">: </w:t>
      </w:r>
      <w:r w:rsidR="0023480D">
        <w:rPr>
          <w:u w:val="single"/>
        </w:rPr>
        <w:t>Call Flow Stage2</w:t>
      </w:r>
      <w:r w:rsidR="0018061D">
        <w:rPr>
          <w:u w:val="single"/>
        </w:rPr>
        <w:t xml:space="preserve">: </w:t>
      </w:r>
      <w:r w:rsidR="00FB2A72">
        <w:rPr>
          <w:u w:val="single"/>
        </w:rPr>
        <w:t>Solve &amp; Test</w:t>
      </w:r>
      <w:r w:rsidR="00FC57D2">
        <w:rPr>
          <w:u w:val="single"/>
        </w:rPr>
        <w:t xml:space="preserve"> </w:t>
      </w:r>
      <w:r w:rsidR="00FB2A72">
        <w:rPr>
          <w:u w:val="single"/>
        </w:rPr>
        <w:t xml:space="preserve">- </w:t>
      </w:r>
      <w:r w:rsidRPr="00DB281B">
        <w:rPr>
          <w:u w:val="single"/>
        </w:rPr>
        <w:t>Carrier Account</w:t>
      </w:r>
      <w:bookmarkEnd w:id="73"/>
    </w:p>
    <w:p w14:paraId="2185A15F" w14:textId="77777777" w:rsidR="0018061D" w:rsidRDefault="0018061D" w:rsidP="005B034A">
      <w:pPr>
        <w:pStyle w:val="Subtitle"/>
        <w:spacing w:after="0" w:line="240" w:lineRule="auto"/>
        <w:rPr>
          <w:rFonts w:hint="eastAsia"/>
        </w:rPr>
      </w:pPr>
    </w:p>
    <w:p w14:paraId="05FB4E61" w14:textId="04829B1F" w:rsidR="002F5BC5" w:rsidRDefault="002F5BC5" w:rsidP="005B034A">
      <w:pPr>
        <w:pStyle w:val="Subtitle"/>
        <w:spacing w:after="0" w:line="240" w:lineRule="auto"/>
        <w:rPr>
          <w:rFonts w:hint="eastAsia"/>
        </w:rPr>
      </w:pPr>
      <w:r>
        <w:t>Purpose of the Learning Block</w:t>
      </w:r>
    </w:p>
    <w:p w14:paraId="0E3DA091" w14:textId="77777777" w:rsidR="0018061D" w:rsidRDefault="0018061D" w:rsidP="005B034A">
      <w:pPr>
        <w:spacing w:after="0" w:line="240" w:lineRule="auto"/>
      </w:pPr>
    </w:p>
    <w:p w14:paraId="388C73F2" w14:textId="1E8C7A54" w:rsidR="00582920" w:rsidRDefault="0023480D" w:rsidP="005B034A">
      <w:pPr>
        <w:spacing w:after="0" w:line="240" w:lineRule="auto"/>
      </w:pPr>
      <w:r w:rsidRPr="0023480D">
        <w:t xml:space="preserve">The Carrier Account learning block introduces Experts to common Verizon account concerns within the </w:t>
      </w:r>
      <w:r w:rsidR="00E82ACE" w:rsidRPr="00E82ACE">
        <w:t>solve and test</w:t>
      </w:r>
      <w:r w:rsidRPr="0023480D">
        <w:t xml:space="preserve"> stage of the call flow. By the end of the block, Experts should be able to identify the customer’s account need, select the appropriate support path, and use myVerizon, ACSS, Guided Flows, and approved resources to locate information, complete supported workflows, and determine the correct </w:t>
      </w:r>
      <w:r w:rsidR="007E3148" w:rsidRPr="007E3148">
        <w:t>next step</w:t>
      </w:r>
      <w:r w:rsidRPr="0023480D">
        <w:t>. Experts will spend most of the learning block applying these skills through realistic Training Assist and Assima simulations involving account research, billing review, self-service guidance, tool integration, and blocked-path decision-making. Throughout each interaction, Experts will practice protecting customer information, explaining account findings clearly, confirming the result, and setting accurate expectations before closing or transferring the interaction.</w:t>
      </w:r>
    </w:p>
    <w:p w14:paraId="4E44BCB5" w14:textId="77777777" w:rsidR="00B70BB8" w:rsidRDefault="00B70BB8" w:rsidP="005B034A">
      <w:pPr>
        <w:spacing w:after="0" w:line="240" w:lineRule="auto"/>
        <w:rPr>
          <w:b/>
          <w:bCs/>
        </w:rPr>
      </w:pPr>
    </w:p>
    <w:p w14:paraId="38070FEB" w14:textId="77777777" w:rsidR="00582920" w:rsidRPr="001A27C6" w:rsidRDefault="00582920" w:rsidP="005B034A">
      <w:pPr>
        <w:pStyle w:val="Subtitle"/>
        <w:spacing w:after="0" w:line="240" w:lineRule="auto"/>
        <w:rPr>
          <w:rFonts w:hint="eastAsia"/>
        </w:rPr>
      </w:pPr>
      <w:r w:rsidRPr="001A27C6">
        <w:t>Learning Objectives</w:t>
      </w:r>
    </w:p>
    <w:p w14:paraId="24F240E2" w14:textId="77777777" w:rsidR="00FC57D2" w:rsidRDefault="00FC57D2" w:rsidP="005B034A">
      <w:pPr>
        <w:spacing w:after="0" w:line="240" w:lineRule="auto"/>
      </w:pPr>
    </w:p>
    <w:p w14:paraId="01FA8D48" w14:textId="77777777" w:rsidR="00582920" w:rsidRDefault="00582920" w:rsidP="005B034A">
      <w:pPr>
        <w:spacing w:after="0" w:line="240" w:lineRule="auto"/>
      </w:pPr>
      <w:r>
        <w:t>By the end of this block, Experts should be able to:</w:t>
      </w:r>
    </w:p>
    <w:p w14:paraId="19B7C135" w14:textId="77777777" w:rsidR="00B70BB8" w:rsidRDefault="00B70BB8" w:rsidP="00986EED">
      <w:pPr>
        <w:pStyle w:val="ListParagraph"/>
        <w:numPr>
          <w:ilvl w:val="0"/>
          <w:numId w:val="82"/>
        </w:numPr>
        <w:spacing w:after="0" w:line="240" w:lineRule="auto"/>
      </w:pPr>
      <w:r>
        <w:t>Classify common Verizon account concerns, including billing, payments, plans, features, usage, digital access, PIN or password support, account-manager requests, line status, plan changes, and payment arrangements.</w:t>
      </w:r>
    </w:p>
    <w:p w14:paraId="397BC22E" w14:textId="77777777" w:rsidR="00B70BB8" w:rsidRDefault="00B70BB8" w:rsidP="00986EED">
      <w:pPr>
        <w:pStyle w:val="ListParagraph"/>
        <w:numPr>
          <w:ilvl w:val="0"/>
          <w:numId w:val="82"/>
        </w:numPr>
        <w:spacing w:after="0" w:line="240" w:lineRule="auto"/>
      </w:pPr>
      <w:r>
        <w:t>Ask purposeful questions to identify the customer’s goal, affected line, current account state, and desired outcome before selecting a support path.</w:t>
      </w:r>
    </w:p>
    <w:p w14:paraId="5BD533D4" w14:textId="77777777" w:rsidR="00B70BB8" w:rsidRDefault="00B70BB8" w:rsidP="00986EED">
      <w:pPr>
        <w:pStyle w:val="ListParagraph"/>
        <w:numPr>
          <w:ilvl w:val="0"/>
          <w:numId w:val="82"/>
        </w:numPr>
        <w:spacing w:after="0" w:line="240" w:lineRule="auto"/>
      </w:pPr>
      <w:r>
        <w:t>Determine whether the customer’s concern should be addressed through myVerizon self-service, ACSS research, a Guided Flow, another approved resource, or transfer.</w:t>
      </w:r>
    </w:p>
    <w:p w14:paraId="1D32330B" w14:textId="77777777" w:rsidR="00B70BB8" w:rsidRDefault="00B70BB8" w:rsidP="00986EED">
      <w:pPr>
        <w:pStyle w:val="ListParagraph"/>
        <w:numPr>
          <w:ilvl w:val="0"/>
          <w:numId w:val="82"/>
        </w:numPr>
        <w:spacing w:after="0" w:line="240" w:lineRule="auto"/>
      </w:pPr>
      <w:r>
        <w:t>Navigate the ACSS Bill, Plan, Usage, and Digital areas to locate and interpret the account information required for the customer’s concern.</w:t>
      </w:r>
    </w:p>
    <w:p w14:paraId="29DCFD79" w14:textId="77777777" w:rsidR="00B70BB8" w:rsidRDefault="00B70BB8" w:rsidP="00986EED">
      <w:pPr>
        <w:pStyle w:val="ListParagraph"/>
        <w:numPr>
          <w:ilvl w:val="0"/>
          <w:numId w:val="82"/>
        </w:numPr>
        <w:spacing w:after="0" w:line="240" w:lineRule="auto"/>
      </w:pPr>
      <w:r>
        <w:t>Guide supported myVerizon actions while keeping security, authentication, consent, and account-control steps with the customer.</w:t>
      </w:r>
    </w:p>
    <w:p w14:paraId="1DF4C195" w14:textId="77777777" w:rsidR="00B70BB8" w:rsidRDefault="00B70BB8" w:rsidP="00986EED">
      <w:pPr>
        <w:pStyle w:val="ListParagraph"/>
        <w:numPr>
          <w:ilvl w:val="0"/>
          <w:numId w:val="82"/>
        </w:numPr>
        <w:spacing w:after="0" w:line="240" w:lineRule="auto"/>
      </w:pPr>
      <w:r>
        <w:t>Explain account findings and supported actions in clear, customer-friendly language without guessing or promising an outcome that has not been confirmed.</w:t>
      </w:r>
    </w:p>
    <w:p w14:paraId="26FBBA23" w14:textId="51B33490" w:rsidR="00582920" w:rsidRPr="00497CAF" w:rsidRDefault="00B70BB8" w:rsidP="00986EED">
      <w:pPr>
        <w:pStyle w:val="ListParagraph"/>
        <w:numPr>
          <w:ilvl w:val="0"/>
          <w:numId w:val="82"/>
        </w:numPr>
        <w:spacing w:after="0" w:line="240" w:lineRule="auto"/>
        <w:rPr>
          <w:b/>
          <w:bCs/>
        </w:rPr>
      </w:pPr>
      <w:r>
        <w:t>Adjust the support path when the initial workflow does not resolve the concern and confirm the account state, line status, completed action, or next step before closing the interaction.</w:t>
      </w:r>
    </w:p>
    <w:p w14:paraId="7032ECA2" w14:textId="77777777" w:rsidR="00497CAF" w:rsidRPr="00B70BB8" w:rsidRDefault="00497CAF" w:rsidP="005B034A">
      <w:pPr>
        <w:pStyle w:val="ListParagraph"/>
        <w:spacing w:after="0" w:line="240" w:lineRule="auto"/>
        <w:rPr>
          <w:b/>
          <w:bCs/>
        </w:rPr>
      </w:pPr>
    </w:p>
    <w:p w14:paraId="338083FE" w14:textId="77777777" w:rsidR="00EC2059" w:rsidRDefault="00EC2059" w:rsidP="005B034A">
      <w:pPr>
        <w:pStyle w:val="Subtitle"/>
        <w:spacing w:after="0" w:line="240" w:lineRule="auto"/>
        <w:rPr>
          <w:rFonts w:hint="eastAsia"/>
        </w:rPr>
      </w:pPr>
      <w:r>
        <w:t>Key Questions Answered</w:t>
      </w:r>
    </w:p>
    <w:p w14:paraId="60F67AA6" w14:textId="77777777" w:rsidR="00FC57D2" w:rsidRDefault="00FC57D2" w:rsidP="005B034A">
      <w:pPr>
        <w:spacing w:after="0" w:line="240" w:lineRule="auto"/>
      </w:pPr>
    </w:p>
    <w:p w14:paraId="64546430" w14:textId="77777777" w:rsidR="00EC2059" w:rsidRDefault="00EC2059" w:rsidP="005B034A">
      <w:pPr>
        <w:spacing w:after="0" w:line="240" w:lineRule="auto"/>
      </w:pPr>
      <w:r>
        <w:t>The learning block should help Experts answer the following questions: </w:t>
      </w:r>
    </w:p>
    <w:p w14:paraId="36501BAF" w14:textId="77777777" w:rsidR="00FC57D2" w:rsidRDefault="00FC57D2" w:rsidP="005B034A">
      <w:pPr>
        <w:spacing w:after="0" w:line="240" w:lineRule="auto"/>
        <w:rPr>
          <w:b/>
          <w:bCs/>
        </w:rPr>
      </w:pPr>
    </w:p>
    <w:p w14:paraId="2C70282B" w14:textId="77777777" w:rsidR="008D2079" w:rsidRPr="008D2079" w:rsidRDefault="008D2079" w:rsidP="005B034A">
      <w:pPr>
        <w:spacing w:after="0" w:line="240" w:lineRule="auto"/>
        <w:rPr>
          <w:b/>
          <w:bCs/>
        </w:rPr>
      </w:pPr>
      <w:r w:rsidRPr="008D2079">
        <w:rPr>
          <w:b/>
          <w:bCs/>
        </w:rPr>
        <w:t>Account Concern Identification</w:t>
      </w:r>
    </w:p>
    <w:p w14:paraId="65C1D6AE" w14:textId="77777777" w:rsidR="008D2079" w:rsidRPr="008D2079" w:rsidRDefault="008D2079" w:rsidP="00986EED">
      <w:pPr>
        <w:numPr>
          <w:ilvl w:val="0"/>
          <w:numId w:val="83"/>
        </w:numPr>
        <w:spacing w:after="0" w:line="240" w:lineRule="auto"/>
      </w:pPr>
      <w:r w:rsidRPr="008D2079">
        <w:t xml:space="preserve">What account concern is the customer contacting Asurion about? </w:t>
      </w:r>
    </w:p>
    <w:p w14:paraId="5855C1FA" w14:textId="77777777" w:rsidR="008D2079" w:rsidRPr="008D2079" w:rsidRDefault="008D2079" w:rsidP="00986EED">
      <w:pPr>
        <w:numPr>
          <w:ilvl w:val="0"/>
          <w:numId w:val="83"/>
        </w:numPr>
        <w:spacing w:after="0" w:line="240" w:lineRule="auto"/>
      </w:pPr>
      <w:r w:rsidRPr="008D2079">
        <w:t xml:space="preserve">What information must Experts gather to understand the customer’s goal, affected line, account status, and desired outcome? </w:t>
      </w:r>
    </w:p>
    <w:p w14:paraId="32C11082" w14:textId="77777777" w:rsidR="00FC57D2" w:rsidRDefault="00FC57D2" w:rsidP="005B034A">
      <w:pPr>
        <w:spacing w:after="0" w:line="240" w:lineRule="auto"/>
        <w:rPr>
          <w:b/>
          <w:bCs/>
        </w:rPr>
      </w:pPr>
    </w:p>
    <w:p w14:paraId="6CFF7BD2" w14:textId="77777777" w:rsidR="008D2079" w:rsidRPr="008D2079" w:rsidRDefault="008D2079" w:rsidP="005B034A">
      <w:pPr>
        <w:spacing w:after="0" w:line="240" w:lineRule="auto"/>
        <w:rPr>
          <w:b/>
          <w:bCs/>
        </w:rPr>
      </w:pPr>
      <w:r w:rsidRPr="008D2079">
        <w:rPr>
          <w:b/>
          <w:bCs/>
        </w:rPr>
        <w:t>Tool and Support Path Selection</w:t>
      </w:r>
    </w:p>
    <w:p w14:paraId="203E05A0" w14:textId="77777777" w:rsidR="008D2079" w:rsidRPr="008D2079" w:rsidRDefault="008D2079" w:rsidP="00986EED">
      <w:pPr>
        <w:numPr>
          <w:ilvl w:val="0"/>
          <w:numId w:val="84"/>
        </w:numPr>
        <w:spacing w:after="0" w:line="240" w:lineRule="auto"/>
      </w:pPr>
      <w:r w:rsidRPr="008D2079">
        <w:t xml:space="preserve">Should the Expert use myVerizon, ACSS, a Guided Flow, another approved resource, or a transfer path? </w:t>
      </w:r>
    </w:p>
    <w:p w14:paraId="066A98FB" w14:textId="77777777" w:rsidR="008D2079" w:rsidRPr="008D2079" w:rsidRDefault="008D2079" w:rsidP="00986EED">
      <w:pPr>
        <w:numPr>
          <w:ilvl w:val="0"/>
          <w:numId w:val="84"/>
        </w:numPr>
        <w:spacing w:after="0" w:line="240" w:lineRule="auto"/>
      </w:pPr>
      <w:r w:rsidRPr="008D2079">
        <w:t xml:space="preserve">How do Experts determine the best starting path for the customer’s account concern? </w:t>
      </w:r>
    </w:p>
    <w:p w14:paraId="145ED406" w14:textId="77777777" w:rsidR="00FC57D2" w:rsidRDefault="00FC57D2" w:rsidP="005B034A">
      <w:pPr>
        <w:spacing w:after="0" w:line="240" w:lineRule="auto"/>
        <w:rPr>
          <w:b/>
          <w:bCs/>
        </w:rPr>
      </w:pPr>
    </w:p>
    <w:p w14:paraId="427B7E18" w14:textId="77777777" w:rsidR="008D2079" w:rsidRPr="008D2079" w:rsidRDefault="008D2079" w:rsidP="005B034A">
      <w:pPr>
        <w:spacing w:after="0" w:line="240" w:lineRule="auto"/>
        <w:rPr>
          <w:b/>
          <w:bCs/>
        </w:rPr>
      </w:pPr>
      <w:r w:rsidRPr="008D2079">
        <w:rPr>
          <w:b/>
          <w:bCs/>
        </w:rPr>
        <w:t>Self-Service and Customer Responsibilities</w:t>
      </w:r>
    </w:p>
    <w:p w14:paraId="16A13F4E" w14:textId="77777777" w:rsidR="008D2079" w:rsidRPr="008D2079" w:rsidRDefault="008D2079" w:rsidP="00986EED">
      <w:pPr>
        <w:numPr>
          <w:ilvl w:val="0"/>
          <w:numId w:val="85"/>
        </w:numPr>
        <w:spacing w:after="0" w:line="240" w:lineRule="auto"/>
      </w:pPr>
      <w:r w:rsidRPr="008D2079">
        <w:t xml:space="preserve">Which account actions can Experts guide through myVerizon self-service? </w:t>
      </w:r>
    </w:p>
    <w:p w14:paraId="43064BFB" w14:textId="77777777" w:rsidR="008D2079" w:rsidRPr="008D2079" w:rsidRDefault="008D2079" w:rsidP="00986EED">
      <w:pPr>
        <w:numPr>
          <w:ilvl w:val="0"/>
          <w:numId w:val="85"/>
        </w:numPr>
        <w:spacing w:after="0" w:line="240" w:lineRule="auto"/>
      </w:pPr>
      <w:r w:rsidRPr="008D2079">
        <w:t xml:space="preserve">Which security, authentication, consent, or account-control actions must the customer complete themselves? </w:t>
      </w:r>
    </w:p>
    <w:p w14:paraId="639DC24F" w14:textId="77777777" w:rsidR="008D2079" w:rsidRPr="008D2079" w:rsidRDefault="008D2079" w:rsidP="00986EED">
      <w:pPr>
        <w:numPr>
          <w:ilvl w:val="0"/>
          <w:numId w:val="85"/>
        </w:numPr>
        <w:spacing w:after="0" w:line="240" w:lineRule="auto"/>
      </w:pPr>
      <w:r w:rsidRPr="008D2079">
        <w:t xml:space="preserve">How do Experts support self-service while keeping the customer in control? </w:t>
      </w:r>
    </w:p>
    <w:p w14:paraId="2268B4D3" w14:textId="77777777" w:rsidR="00FC57D2" w:rsidRDefault="00FC57D2" w:rsidP="005B034A">
      <w:pPr>
        <w:spacing w:after="0" w:line="240" w:lineRule="auto"/>
        <w:rPr>
          <w:b/>
          <w:bCs/>
        </w:rPr>
      </w:pPr>
    </w:p>
    <w:p w14:paraId="363440A5" w14:textId="77777777" w:rsidR="008D2079" w:rsidRPr="008D2079" w:rsidRDefault="008D2079" w:rsidP="005B034A">
      <w:pPr>
        <w:spacing w:after="0" w:line="240" w:lineRule="auto"/>
        <w:rPr>
          <w:b/>
          <w:bCs/>
        </w:rPr>
      </w:pPr>
      <w:r w:rsidRPr="008D2079">
        <w:rPr>
          <w:b/>
          <w:bCs/>
        </w:rPr>
        <w:t>Account Research and Customer Explanation</w:t>
      </w:r>
    </w:p>
    <w:p w14:paraId="0DA0BBA8" w14:textId="77777777" w:rsidR="008D2079" w:rsidRPr="008D2079" w:rsidRDefault="008D2079" w:rsidP="00986EED">
      <w:pPr>
        <w:numPr>
          <w:ilvl w:val="0"/>
          <w:numId w:val="86"/>
        </w:numPr>
        <w:spacing w:after="0" w:line="240" w:lineRule="auto"/>
      </w:pPr>
      <w:r w:rsidRPr="008D2079">
        <w:t xml:space="preserve">Where should Experts locate billing, plan, usage, digital-access, feature, or line-status information? </w:t>
      </w:r>
    </w:p>
    <w:p w14:paraId="6A4BDAF8" w14:textId="77777777" w:rsidR="008D2079" w:rsidRPr="008D2079" w:rsidRDefault="008D2079" w:rsidP="00986EED">
      <w:pPr>
        <w:numPr>
          <w:ilvl w:val="0"/>
          <w:numId w:val="86"/>
        </w:numPr>
        <w:spacing w:after="0" w:line="240" w:lineRule="auto"/>
      </w:pPr>
      <w:r w:rsidRPr="008D2079">
        <w:t xml:space="preserve">How should Experts explain account findings, billing terms, plan features, account status, and next steps in clear, customer-friendly language? </w:t>
      </w:r>
    </w:p>
    <w:p w14:paraId="7B1C4C1C" w14:textId="77777777" w:rsidR="008D2079" w:rsidRPr="008D2079" w:rsidRDefault="008D2079" w:rsidP="00986EED">
      <w:pPr>
        <w:numPr>
          <w:ilvl w:val="0"/>
          <w:numId w:val="86"/>
        </w:numPr>
        <w:spacing w:after="0" w:line="240" w:lineRule="auto"/>
      </w:pPr>
      <w:r w:rsidRPr="008D2079">
        <w:t xml:space="preserve">How do Experts avoid guessing or promising an account outcome that has not been confirmed? </w:t>
      </w:r>
    </w:p>
    <w:p w14:paraId="2D314D7D" w14:textId="77777777" w:rsidR="00FC57D2" w:rsidRDefault="00FC57D2" w:rsidP="005B034A">
      <w:pPr>
        <w:spacing w:after="0" w:line="240" w:lineRule="auto"/>
        <w:rPr>
          <w:b/>
          <w:bCs/>
        </w:rPr>
      </w:pPr>
    </w:p>
    <w:p w14:paraId="07A0BD38" w14:textId="77777777" w:rsidR="008D2079" w:rsidRPr="008D2079" w:rsidRDefault="008D2079" w:rsidP="005B034A">
      <w:pPr>
        <w:spacing w:after="0" w:line="240" w:lineRule="auto"/>
        <w:rPr>
          <w:b/>
          <w:bCs/>
        </w:rPr>
      </w:pPr>
      <w:r w:rsidRPr="008D2079">
        <w:rPr>
          <w:b/>
          <w:bCs/>
        </w:rPr>
        <w:t>Path Recovery</w:t>
      </w:r>
    </w:p>
    <w:p w14:paraId="3C87C850" w14:textId="77777777" w:rsidR="008D2079" w:rsidRPr="008D2079" w:rsidRDefault="008D2079" w:rsidP="00986EED">
      <w:pPr>
        <w:numPr>
          <w:ilvl w:val="0"/>
          <w:numId w:val="87"/>
        </w:numPr>
        <w:spacing w:after="0" w:line="240" w:lineRule="auto"/>
      </w:pPr>
      <w:r w:rsidRPr="008D2079">
        <w:t xml:space="preserve">What should Experts do when the first tool, self-service process, or workflow does not resolve the concern? </w:t>
      </w:r>
    </w:p>
    <w:p w14:paraId="401C7D07" w14:textId="77777777" w:rsidR="008D2079" w:rsidRPr="008D2079" w:rsidRDefault="008D2079" w:rsidP="00986EED">
      <w:pPr>
        <w:numPr>
          <w:ilvl w:val="0"/>
          <w:numId w:val="87"/>
        </w:numPr>
        <w:spacing w:after="0" w:line="240" w:lineRule="auto"/>
      </w:pPr>
      <w:r w:rsidRPr="008D2079">
        <w:t xml:space="preserve">When should Experts select another approved resource, use a Guided Flow, or transfer the customer? </w:t>
      </w:r>
    </w:p>
    <w:p w14:paraId="75CF71E0" w14:textId="77777777" w:rsidR="00FC57D2" w:rsidRDefault="00FC57D2" w:rsidP="005B034A">
      <w:pPr>
        <w:spacing w:after="0" w:line="240" w:lineRule="auto"/>
        <w:rPr>
          <w:b/>
          <w:bCs/>
        </w:rPr>
      </w:pPr>
    </w:p>
    <w:p w14:paraId="1FF558D3" w14:textId="77777777" w:rsidR="008D2079" w:rsidRPr="008D2079" w:rsidRDefault="008D2079" w:rsidP="005B034A">
      <w:pPr>
        <w:spacing w:after="0" w:line="240" w:lineRule="auto"/>
        <w:rPr>
          <w:b/>
          <w:bCs/>
        </w:rPr>
      </w:pPr>
      <w:r w:rsidRPr="008D2079">
        <w:rPr>
          <w:b/>
          <w:bCs/>
        </w:rPr>
        <w:t>Outcome Confirmation</w:t>
      </w:r>
    </w:p>
    <w:p w14:paraId="225D63FB" w14:textId="77777777" w:rsidR="008D2079" w:rsidRPr="008D2079" w:rsidRDefault="008D2079" w:rsidP="00986EED">
      <w:pPr>
        <w:numPr>
          <w:ilvl w:val="0"/>
          <w:numId w:val="88"/>
        </w:numPr>
        <w:spacing w:after="0" w:line="240" w:lineRule="auto"/>
      </w:pPr>
      <w:r w:rsidRPr="008D2079">
        <w:t xml:space="preserve">What account state, line status, action, or next step should Experts confirm before ending the interaction? </w:t>
      </w:r>
    </w:p>
    <w:p w14:paraId="73D1590A" w14:textId="77777777" w:rsidR="008D2079" w:rsidRPr="008D2079" w:rsidRDefault="008D2079" w:rsidP="00986EED">
      <w:pPr>
        <w:numPr>
          <w:ilvl w:val="0"/>
          <w:numId w:val="88"/>
        </w:numPr>
        <w:spacing w:after="0" w:line="240" w:lineRule="auto"/>
      </w:pPr>
      <w:r w:rsidRPr="008D2079">
        <w:t>How should Experts recap what was completed, what remains, and what the customer should expect next?</w:t>
      </w:r>
    </w:p>
    <w:p w14:paraId="0B0C6F99" w14:textId="77777777" w:rsidR="001A27C6" w:rsidRDefault="001A27C6" w:rsidP="005B034A">
      <w:pPr>
        <w:spacing w:after="0" w:line="240" w:lineRule="auto"/>
      </w:pPr>
    </w:p>
    <w:p w14:paraId="6C78BCFC" w14:textId="3AC8254E" w:rsidR="001A27C6" w:rsidRPr="00D43EDB" w:rsidRDefault="00CF0E19" w:rsidP="005B034A">
      <w:pPr>
        <w:pStyle w:val="Subtitle"/>
        <w:spacing w:after="0" w:line="240" w:lineRule="auto"/>
        <w:rPr>
          <w:rFonts w:hint="eastAsia"/>
        </w:rPr>
      </w:pPr>
      <w:r>
        <w:t>Core Capabilities</w:t>
      </w:r>
    </w:p>
    <w:p w14:paraId="55EC9309" w14:textId="77777777" w:rsidR="00FC57D2" w:rsidRDefault="00FC57D2" w:rsidP="005B034A">
      <w:pPr>
        <w:spacing w:after="0" w:line="240" w:lineRule="auto"/>
        <w:rPr>
          <w:rFonts w:eastAsia="Times New Roman" w:cs="Times New Roman"/>
          <w:kern w:val="0"/>
          <w14:ligatures w14:val="none"/>
        </w:rPr>
      </w:pPr>
    </w:p>
    <w:p w14:paraId="74566134" w14:textId="77777777" w:rsidR="00C76594" w:rsidRPr="00C76594" w:rsidRDefault="00C76594" w:rsidP="005B034A">
      <w:pPr>
        <w:spacing w:after="0" w:line="240" w:lineRule="auto"/>
        <w:rPr>
          <w:rFonts w:eastAsia="Times New Roman" w:cs="Times New Roman"/>
          <w:kern w:val="0"/>
          <w14:ligatures w14:val="none"/>
        </w:rPr>
      </w:pPr>
      <w:r w:rsidRPr="00C76594">
        <w:rPr>
          <w:rFonts w:eastAsia="Times New Roman" w:cs="Times New Roman"/>
          <w:kern w:val="0"/>
          <w14:ligatures w14:val="none"/>
        </w:rPr>
        <w:t>Upon successful completion of this learning block, Experts are prepared to:</w:t>
      </w:r>
    </w:p>
    <w:p w14:paraId="30DBF31D" w14:textId="77777777" w:rsidR="00C76594" w:rsidRPr="00C76594" w:rsidRDefault="00C76594" w:rsidP="00986EED">
      <w:pPr>
        <w:numPr>
          <w:ilvl w:val="0"/>
          <w:numId w:val="139"/>
        </w:numPr>
        <w:spacing w:after="0" w:line="240" w:lineRule="auto"/>
        <w:rPr>
          <w:rFonts w:eastAsia="Times New Roman" w:cs="Times New Roman"/>
          <w:kern w:val="0"/>
          <w14:ligatures w14:val="none"/>
        </w:rPr>
      </w:pPr>
      <w:r w:rsidRPr="00C76594">
        <w:rPr>
          <w:rFonts w:eastAsia="Times New Roman" w:cs="Times New Roman"/>
          <w:kern w:val="0"/>
          <w14:ligatures w14:val="none"/>
        </w:rPr>
        <w:t>Support common carrier account requests by identifying customer needs, selecting the appropriate workflow, and guiding customers through supported account-related activities.</w:t>
      </w:r>
    </w:p>
    <w:p w14:paraId="010A76AE" w14:textId="77777777" w:rsidR="00C76594" w:rsidRPr="00C76594" w:rsidRDefault="00C76594" w:rsidP="00986EED">
      <w:pPr>
        <w:numPr>
          <w:ilvl w:val="0"/>
          <w:numId w:val="139"/>
        </w:numPr>
        <w:spacing w:after="0" w:line="240" w:lineRule="auto"/>
        <w:rPr>
          <w:rFonts w:eastAsia="Times New Roman" w:cs="Times New Roman"/>
          <w:kern w:val="0"/>
          <w14:ligatures w14:val="none"/>
        </w:rPr>
      </w:pPr>
      <w:r w:rsidRPr="00C76594">
        <w:rPr>
          <w:rFonts w:eastAsia="Times New Roman" w:cs="Times New Roman"/>
          <w:kern w:val="0"/>
          <w14:ligatures w14:val="none"/>
        </w:rPr>
        <w:t>Use carrier account tools, approved resources, and self-service options to accurately research, interpret, and communicate account information.</w:t>
      </w:r>
    </w:p>
    <w:p w14:paraId="0977AE35" w14:textId="77777777" w:rsidR="00C76594" w:rsidRPr="00C76594" w:rsidRDefault="00C76594" w:rsidP="00986EED">
      <w:pPr>
        <w:numPr>
          <w:ilvl w:val="0"/>
          <w:numId w:val="139"/>
        </w:numPr>
        <w:spacing w:after="0" w:line="240" w:lineRule="auto"/>
        <w:rPr>
          <w:rFonts w:eastAsia="Times New Roman" w:cs="Times New Roman"/>
          <w:kern w:val="0"/>
          <w14:ligatures w14:val="none"/>
        </w:rPr>
      </w:pPr>
      <w:r w:rsidRPr="00C76594">
        <w:rPr>
          <w:rFonts w:eastAsia="Times New Roman" w:cs="Times New Roman"/>
          <w:kern w:val="0"/>
          <w14:ligatures w14:val="none"/>
        </w:rPr>
        <w:t>Determine the appropriate support path by distinguishing between actions that can be completed by the Expert, guided through self-service, or require escalation or transfer.</w:t>
      </w:r>
    </w:p>
    <w:p w14:paraId="4F62D52F" w14:textId="77777777" w:rsidR="00C76594" w:rsidRPr="00C76594" w:rsidRDefault="00C76594" w:rsidP="00986EED">
      <w:pPr>
        <w:numPr>
          <w:ilvl w:val="0"/>
          <w:numId w:val="139"/>
        </w:numPr>
        <w:spacing w:after="0" w:line="240" w:lineRule="auto"/>
        <w:rPr>
          <w:rFonts w:eastAsia="Times New Roman" w:cs="Times New Roman"/>
          <w:kern w:val="0"/>
          <w14:ligatures w14:val="none"/>
        </w:rPr>
      </w:pPr>
      <w:r w:rsidRPr="00C76594">
        <w:rPr>
          <w:rFonts w:eastAsia="Times New Roman" w:cs="Times New Roman"/>
          <w:kern w:val="0"/>
          <w14:ligatures w14:val="none"/>
        </w:rPr>
        <w:t>Explain account information, billing details, plan features, usage, and next steps using clear, customer-friendly language while maintaining customer ownership throughout the interaction.</w:t>
      </w:r>
    </w:p>
    <w:p w14:paraId="1D995EAE" w14:textId="77777777" w:rsidR="00C76594" w:rsidRPr="00C76594" w:rsidRDefault="00C76594" w:rsidP="00986EED">
      <w:pPr>
        <w:numPr>
          <w:ilvl w:val="0"/>
          <w:numId w:val="139"/>
        </w:numPr>
        <w:spacing w:after="0" w:line="240" w:lineRule="auto"/>
        <w:rPr>
          <w:rFonts w:eastAsia="Times New Roman" w:cs="Times New Roman"/>
          <w:kern w:val="0"/>
          <w14:ligatures w14:val="none"/>
        </w:rPr>
      </w:pPr>
      <w:r w:rsidRPr="00C76594">
        <w:rPr>
          <w:rFonts w:eastAsia="Times New Roman" w:cs="Times New Roman"/>
          <w:kern w:val="0"/>
          <w14:ligatures w14:val="none"/>
        </w:rPr>
        <w:t>Adapt account support based on customer goals, account status, workflow outcomes, and available support options while maintaining compliance and minimizing customer effort.</w:t>
      </w:r>
    </w:p>
    <w:p w14:paraId="1FD1F8FA" w14:textId="77777777" w:rsidR="00C76594" w:rsidRPr="00C76594" w:rsidRDefault="00C76594" w:rsidP="00986EED">
      <w:pPr>
        <w:numPr>
          <w:ilvl w:val="0"/>
          <w:numId w:val="139"/>
        </w:numPr>
        <w:spacing w:after="0" w:line="240" w:lineRule="auto"/>
        <w:rPr>
          <w:rFonts w:eastAsia="Times New Roman" w:cs="Times New Roman"/>
          <w:kern w:val="0"/>
          <w14:ligatures w14:val="none"/>
        </w:rPr>
      </w:pPr>
      <w:r w:rsidRPr="00C76594">
        <w:rPr>
          <w:rFonts w:eastAsia="Times New Roman" w:cs="Times New Roman"/>
          <w:kern w:val="0"/>
          <w14:ligatures w14:val="none"/>
        </w:rPr>
        <w:t>Build the carrier account support capabilities required to confidently resolve common account-related customer concerns in production.</w:t>
      </w:r>
    </w:p>
    <w:p w14:paraId="55495866" w14:textId="7B2FB306" w:rsidR="00C76594" w:rsidRPr="00C76594" w:rsidRDefault="00C76594" w:rsidP="005B034A">
      <w:pPr>
        <w:spacing w:after="0" w:line="240" w:lineRule="auto"/>
        <w:rPr>
          <w:rFonts w:ascii="Times New Roman" w:eastAsia="Times New Roman" w:hAnsi="Times New Roman" w:cs="Times New Roman"/>
          <w:kern w:val="0"/>
          <w14:ligatures w14:val="none"/>
        </w:rPr>
      </w:pPr>
    </w:p>
    <w:p w14:paraId="5764DC90" w14:textId="77777777" w:rsidR="00805C37" w:rsidRDefault="00805C37" w:rsidP="005B034A">
      <w:pPr>
        <w:pStyle w:val="Subtitle"/>
        <w:spacing w:after="0" w:line="240" w:lineRule="auto"/>
        <w:rPr>
          <w:rFonts w:hint="eastAsia"/>
        </w:rPr>
      </w:pPr>
      <w:r>
        <w:t>Assessment Methods</w:t>
      </w:r>
    </w:p>
    <w:p w14:paraId="536E5295" w14:textId="77777777" w:rsidR="00805C37" w:rsidRPr="006C363D" w:rsidRDefault="00805C37" w:rsidP="00986EED">
      <w:pPr>
        <w:numPr>
          <w:ilvl w:val="0"/>
          <w:numId w:val="30"/>
        </w:numPr>
        <w:spacing w:after="0" w:line="240" w:lineRule="auto"/>
      </w:pPr>
      <w:r w:rsidRPr="006C363D">
        <w:t xml:space="preserve">Knowledge Check </w:t>
      </w:r>
    </w:p>
    <w:p w14:paraId="4A6308E7" w14:textId="77777777" w:rsidR="00805C37" w:rsidRDefault="00805C37" w:rsidP="00986EED">
      <w:pPr>
        <w:numPr>
          <w:ilvl w:val="0"/>
          <w:numId w:val="30"/>
        </w:numPr>
        <w:spacing w:after="0" w:line="240" w:lineRule="auto"/>
      </w:pPr>
      <w:r w:rsidRPr="006C363D">
        <w:t xml:space="preserve">Simulation </w:t>
      </w:r>
    </w:p>
    <w:p w14:paraId="54595989" w14:textId="77777777" w:rsidR="00805C37" w:rsidRDefault="00805C37" w:rsidP="00986EED">
      <w:pPr>
        <w:numPr>
          <w:ilvl w:val="1"/>
          <w:numId w:val="30"/>
        </w:numPr>
        <w:spacing w:after="0" w:line="240" w:lineRule="auto"/>
      </w:pPr>
      <w:r>
        <w:t>Training Assist</w:t>
      </w:r>
    </w:p>
    <w:p w14:paraId="02CCD1E3" w14:textId="77777777" w:rsidR="00805C37" w:rsidRDefault="00805C37" w:rsidP="00986EED">
      <w:pPr>
        <w:numPr>
          <w:ilvl w:val="1"/>
          <w:numId w:val="30"/>
        </w:numPr>
        <w:spacing w:after="0" w:line="240" w:lineRule="auto"/>
      </w:pPr>
      <w:r>
        <w:t>Assima</w:t>
      </w:r>
    </w:p>
    <w:p w14:paraId="069CA146" w14:textId="03D0248A" w:rsidR="00805C37" w:rsidRDefault="00805C37" w:rsidP="00986EED">
      <w:pPr>
        <w:numPr>
          <w:ilvl w:val="2"/>
          <w:numId w:val="30"/>
        </w:numPr>
        <w:spacing w:after="0" w:line="240" w:lineRule="auto"/>
      </w:pPr>
      <w:r>
        <w:t>Expert Workspace</w:t>
      </w:r>
    </w:p>
    <w:p w14:paraId="38017DC7" w14:textId="64B5620A" w:rsidR="006B3407" w:rsidRDefault="006B3407" w:rsidP="00986EED">
      <w:pPr>
        <w:numPr>
          <w:ilvl w:val="2"/>
          <w:numId w:val="30"/>
        </w:numPr>
        <w:spacing w:after="0" w:line="240" w:lineRule="auto"/>
      </w:pPr>
      <w:r>
        <w:t>Guided Flow</w:t>
      </w:r>
    </w:p>
    <w:p w14:paraId="41E3A990" w14:textId="2F5B46C6" w:rsidR="00805C37" w:rsidRDefault="008D2079" w:rsidP="00986EED">
      <w:pPr>
        <w:numPr>
          <w:ilvl w:val="2"/>
          <w:numId w:val="30"/>
        </w:numPr>
        <w:spacing w:after="0" w:line="240" w:lineRule="auto"/>
      </w:pPr>
      <w:r>
        <w:t>ACSS</w:t>
      </w:r>
    </w:p>
    <w:p w14:paraId="78927EA7" w14:textId="77777777" w:rsidR="00805C37" w:rsidRPr="002B7CF9" w:rsidRDefault="00805C37" w:rsidP="005B034A">
      <w:pPr>
        <w:spacing w:after="0" w:line="240" w:lineRule="auto"/>
      </w:pPr>
    </w:p>
    <w:p w14:paraId="2711D09E" w14:textId="77777777" w:rsidR="00805C37" w:rsidRDefault="00805C37" w:rsidP="005B034A">
      <w:pPr>
        <w:pStyle w:val="Subtitle"/>
        <w:spacing w:after="0" w:line="240" w:lineRule="auto"/>
        <w:rPr>
          <w:rFonts w:hint="eastAsia"/>
        </w:rPr>
      </w:pPr>
      <w:r>
        <w:t>Minimum Performance Expectations</w:t>
      </w:r>
    </w:p>
    <w:p w14:paraId="56F81702" w14:textId="77777777" w:rsidR="00FC57D2" w:rsidRDefault="00FC57D2" w:rsidP="005B034A">
      <w:pPr>
        <w:spacing w:after="0" w:line="240" w:lineRule="auto"/>
      </w:pPr>
    </w:p>
    <w:p w14:paraId="3555E27B" w14:textId="77777777" w:rsidR="00922168" w:rsidRPr="00922168" w:rsidRDefault="00922168" w:rsidP="005B034A">
      <w:pPr>
        <w:spacing w:after="0" w:line="240" w:lineRule="auto"/>
      </w:pPr>
      <w:r w:rsidRPr="00922168">
        <w:t>Experts must demonstrate the ability to:</w:t>
      </w:r>
    </w:p>
    <w:p w14:paraId="3ADE66B8" w14:textId="77777777" w:rsidR="00922168" w:rsidRPr="00922168" w:rsidRDefault="00922168" w:rsidP="00986EED">
      <w:pPr>
        <w:numPr>
          <w:ilvl w:val="0"/>
          <w:numId w:val="125"/>
        </w:numPr>
        <w:spacing w:after="0" w:line="240" w:lineRule="auto"/>
      </w:pPr>
      <w:r w:rsidRPr="00922168">
        <w:t xml:space="preserve">Successfully complete all </w:t>
      </w:r>
      <w:r w:rsidRPr="00922168">
        <w:rPr>
          <w:b/>
          <w:bCs/>
        </w:rPr>
        <w:t>11 required Carrier Account simulations</w:t>
      </w:r>
      <w:r w:rsidRPr="00922168">
        <w:t xml:space="preserve">, including successful re-demonstration of any skill requiring coaching before progressing. </w:t>
      </w:r>
    </w:p>
    <w:p w14:paraId="0117791D" w14:textId="77777777" w:rsidR="00922168" w:rsidRPr="00922168" w:rsidRDefault="00922168" w:rsidP="00986EED">
      <w:pPr>
        <w:numPr>
          <w:ilvl w:val="0"/>
          <w:numId w:val="125"/>
        </w:numPr>
        <w:spacing w:after="0" w:line="240" w:lineRule="auto"/>
      </w:pPr>
      <w:r w:rsidRPr="00922168">
        <w:t xml:space="preserve">Correctly classify the customer’s concern as billing, payment, plan, feature, digital access, PIN or password, or line-status related and navigate to the appropriate ACSS area in </w:t>
      </w:r>
      <w:r w:rsidRPr="00922168">
        <w:rPr>
          <w:b/>
          <w:bCs/>
        </w:rPr>
        <w:t>100% of evaluated account-discovery scenarios</w:t>
      </w:r>
      <w:r w:rsidRPr="00922168">
        <w:t xml:space="preserve">. </w:t>
      </w:r>
    </w:p>
    <w:p w14:paraId="7C8DFFF5" w14:textId="77777777" w:rsidR="00922168" w:rsidRPr="00922168" w:rsidRDefault="00922168" w:rsidP="00986EED">
      <w:pPr>
        <w:numPr>
          <w:ilvl w:val="0"/>
          <w:numId w:val="125"/>
        </w:numPr>
        <w:spacing w:after="0" w:line="240" w:lineRule="auto"/>
      </w:pPr>
      <w:r w:rsidRPr="00922168">
        <w:t xml:space="preserve">Guide all </w:t>
      </w:r>
      <w:r w:rsidRPr="00922168">
        <w:rPr>
          <w:b/>
          <w:bCs/>
        </w:rPr>
        <w:t>5 required self-service and access activities</w:t>
      </w:r>
      <w:r w:rsidRPr="00922168">
        <w:t xml:space="preserve"> involving myVerizon access, PIN or temporary-password support, payment, Caller ID preferences, and line suspension while keeping authentication and account-control actions with the customer. </w:t>
      </w:r>
    </w:p>
    <w:p w14:paraId="6EA16392" w14:textId="77777777" w:rsidR="00922168" w:rsidRPr="00922168" w:rsidRDefault="00922168" w:rsidP="00986EED">
      <w:pPr>
        <w:numPr>
          <w:ilvl w:val="0"/>
          <w:numId w:val="125"/>
        </w:numPr>
        <w:spacing w:after="0" w:line="240" w:lineRule="auto"/>
      </w:pPr>
      <w:r w:rsidRPr="00922168">
        <w:t xml:space="preserve">Confirm completion of the requested account action in </w:t>
      </w:r>
      <w:r w:rsidRPr="00922168">
        <w:rPr>
          <w:b/>
          <w:bCs/>
        </w:rPr>
        <w:t>100% of applicable self-service scenarios</w:t>
      </w:r>
      <w:r w:rsidRPr="00922168">
        <w:t xml:space="preserve">, including verifying that a line has been suspended. </w:t>
      </w:r>
    </w:p>
    <w:p w14:paraId="4075D04D" w14:textId="77777777" w:rsidR="00922168" w:rsidRPr="00922168" w:rsidRDefault="00922168" w:rsidP="00986EED">
      <w:pPr>
        <w:numPr>
          <w:ilvl w:val="0"/>
          <w:numId w:val="125"/>
        </w:numPr>
        <w:spacing w:after="0" w:line="240" w:lineRule="auto"/>
      </w:pPr>
      <w:r w:rsidRPr="00922168">
        <w:t xml:space="preserve">Complete both required billing scenarios by locating and explaining the applicable bill information and correctly identifying when a credit request is outside the Expert’s scope. </w:t>
      </w:r>
    </w:p>
    <w:p w14:paraId="02C4E1FC" w14:textId="77777777" w:rsidR="00922168" w:rsidRPr="00922168" w:rsidRDefault="00922168" w:rsidP="00986EED">
      <w:pPr>
        <w:numPr>
          <w:ilvl w:val="0"/>
          <w:numId w:val="125"/>
        </w:numPr>
        <w:spacing w:after="0" w:line="240" w:lineRule="auto"/>
      </w:pPr>
      <w:r w:rsidRPr="00922168">
        <w:t xml:space="preserve">Explain account findings, billing information, and next steps in clear, customer-friendly language without guessing, promising a credit, or overstating the expected outcome. </w:t>
      </w:r>
    </w:p>
    <w:p w14:paraId="561E2303" w14:textId="77777777" w:rsidR="00922168" w:rsidRPr="00922168" w:rsidRDefault="00922168" w:rsidP="00986EED">
      <w:pPr>
        <w:numPr>
          <w:ilvl w:val="0"/>
          <w:numId w:val="125"/>
        </w:numPr>
        <w:spacing w:after="0" w:line="240" w:lineRule="auto"/>
      </w:pPr>
      <w:r w:rsidRPr="00922168">
        <w:t xml:space="preserve">Use approved resources to provide accurate international-calling guidance in </w:t>
      </w:r>
      <w:r w:rsidRPr="00922168">
        <w:rPr>
          <w:b/>
          <w:bCs/>
        </w:rPr>
        <w:t>1 of 1 account-maintenance scenario</w:t>
      </w:r>
      <w:r w:rsidRPr="00922168">
        <w:t xml:space="preserve">. </w:t>
      </w:r>
    </w:p>
    <w:p w14:paraId="5D321936" w14:textId="77777777" w:rsidR="00922168" w:rsidRPr="00922168" w:rsidRDefault="00922168" w:rsidP="00986EED">
      <w:pPr>
        <w:numPr>
          <w:ilvl w:val="0"/>
          <w:numId w:val="125"/>
        </w:numPr>
        <w:spacing w:after="0" w:line="240" w:lineRule="auto"/>
      </w:pPr>
      <w:r w:rsidRPr="00922168">
        <w:t xml:space="preserve">Adjust the support path when myVerizon, ACSS, or the initial self-service process does not resolve the concern, using another approved resource or transfer path rather than guessing. </w:t>
      </w:r>
    </w:p>
    <w:p w14:paraId="65FE0568" w14:textId="77777777" w:rsidR="00922168" w:rsidRPr="00922168" w:rsidRDefault="00922168" w:rsidP="00986EED">
      <w:pPr>
        <w:numPr>
          <w:ilvl w:val="0"/>
          <w:numId w:val="125"/>
        </w:numPr>
        <w:spacing w:after="0" w:line="240" w:lineRule="auto"/>
      </w:pPr>
      <w:r w:rsidRPr="00922168">
        <w:t xml:space="preserve">Successfully complete both </w:t>
      </w:r>
      <w:r w:rsidRPr="00922168">
        <w:rPr>
          <w:b/>
          <w:bCs/>
        </w:rPr>
        <w:t>Carrier Account end-to-end simulations with a score of at least 85% on each</w:t>
      </w:r>
      <w:r w:rsidRPr="00922168">
        <w:t xml:space="preserve">, including: </w:t>
      </w:r>
    </w:p>
    <w:p w14:paraId="5D2249FC" w14:textId="77777777" w:rsidR="00922168" w:rsidRPr="00922168" w:rsidRDefault="00922168" w:rsidP="00986EED">
      <w:pPr>
        <w:numPr>
          <w:ilvl w:val="1"/>
          <w:numId w:val="125"/>
        </w:numPr>
        <w:spacing w:after="0" w:line="240" w:lineRule="auto"/>
      </w:pPr>
      <w:r w:rsidRPr="00922168">
        <w:t xml:space="preserve">A locked-out-of-myVerizon interaction from verification through restored access or an approved next step. </w:t>
      </w:r>
    </w:p>
    <w:p w14:paraId="077D3546" w14:textId="77777777" w:rsidR="00922168" w:rsidRPr="00922168" w:rsidRDefault="00922168" w:rsidP="00986EED">
      <w:pPr>
        <w:numPr>
          <w:ilvl w:val="1"/>
          <w:numId w:val="125"/>
        </w:numPr>
        <w:spacing w:after="0" w:line="240" w:lineRule="auto"/>
      </w:pPr>
      <w:r w:rsidRPr="00922168">
        <w:t xml:space="preserve">A billing interaction involving account review, explanation, expectation-setting, and close. </w:t>
      </w:r>
    </w:p>
    <w:p w14:paraId="6971610B" w14:textId="77777777" w:rsidR="00922168" w:rsidRPr="00922168" w:rsidRDefault="00922168" w:rsidP="00986EED">
      <w:pPr>
        <w:numPr>
          <w:ilvl w:val="0"/>
          <w:numId w:val="125"/>
        </w:numPr>
        <w:spacing w:after="0" w:line="240" w:lineRule="auto"/>
      </w:pPr>
      <w:r w:rsidRPr="00922168">
        <w:t xml:space="preserve">Complete all evaluated activities with </w:t>
      </w:r>
      <w:r w:rsidRPr="00922168">
        <w:rPr>
          <w:b/>
          <w:bCs/>
        </w:rPr>
        <w:t>zero critical account, authorization, customer-data, or financial errors</w:t>
      </w:r>
      <w:r w:rsidRPr="00922168">
        <w:t>, including accessing the wrong account or line, requesting protected credentials, completing a customer-owned action, misrepresenting billing information, promising an unsupported credit, or confirming an action without validating the result.</w:t>
      </w:r>
    </w:p>
    <w:p w14:paraId="6FF616FB" w14:textId="77777777" w:rsidR="00922168" w:rsidRPr="00922168" w:rsidRDefault="00922168" w:rsidP="005B034A">
      <w:pPr>
        <w:spacing w:after="0" w:line="240" w:lineRule="auto"/>
      </w:pPr>
    </w:p>
    <w:p w14:paraId="653A4245" w14:textId="538BC120" w:rsidR="002A2E71" w:rsidRDefault="00902623" w:rsidP="005B034A">
      <w:pPr>
        <w:pStyle w:val="Subtitle"/>
        <w:spacing w:after="0" w:line="240" w:lineRule="auto"/>
        <w:rPr>
          <w:rFonts w:hint="eastAsia"/>
        </w:rPr>
      </w:pPr>
      <w:r>
        <w:t>Courses and Resources</w:t>
      </w:r>
      <w:r w:rsidR="3656D836">
        <w:t xml:space="preserve"> (~1 hour)</w:t>
      </w:r>
    </w:p>
    <w:p w14:paraId="7D132C30" w14:textId="77777777" w:rsidR="00FC57D2" w:rsidRPr="00FC57D2" w:rsidRDefault="00FC57D2" w:rsidP="00FC57D2"/>
    <w:tbl>
      <w:tblPr>
        <w:tblW w:w="13950"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646"/>
        <w:gridCol w:w="1022"/>
        <w:gridCol w:w="862"/>
        <w:gridCol w:w="1650"/>
        <w:gridCol w:w="2144"/>
        <w:gridCol w:w="1293"/>
        <w:gridCol w:w="5333"/>
      </w:tblGrid>
      <w:tr w:rsidR="00615574" w14:paraId="6AE90AA3" w14:textId="77777777" w:rsidTr="2731EE6D">
        <w:trPr>
          <w:cantSplit/>
          <w:trHeight w:val="81"/>
          <w:jc w:val="center"/>
        </w:trPr>
        <w:tc>
          <w:tcPr>
            <w:tcW w:w="1646" w:type="dxa"/>
            <w:shd w:val="clear" w:color="auto" w:fill="EAF2F8"/>
            <w:tcMar>
              <w:top w:w="70" w:type="dxa"/>
              <w:left w:w="70" w:type="dxa"/>
              <w:bottom w:w="70" w:type="dxa"/>
              <w:right w:w="70" w:type="dxa"/>
            </w:tcMar>
          </w:tcPr>
          <w:p w14:paraId="1DD044F3" w14:textId="3787D520" w:rsidR="00615574" w:rsidRDefault="00615574" w:rsidP="005B034A">
            <w:pPr>
              <w:spacing w:after="0" w:line="240" w:lineRule="auto"/>
            </w:pPr>
            <w:r>
              <w:rPr>
                <w:rFonts w:ascii="Apercu Pro" w:eastAsia="Apercu Pro" w:hAnsi="Apercu Pro" w:cs="Apercu Pro"/>
                <w:b/>
                <w:sz w:val="20"/>
              </w:rPr>
              <w:t xml:space="preserve">Course </w:t>
            </w:r>
          </w:p>
        </w:tc>
        <w:tc>
          <w:tcPr>
            <w:tcW w:w="1022" w:type="dxa"/>
            <w:shd w:val="clear" w:color="auto" w:fill="EAF2F8"/>
            <w:tcMar>
              <w:top w:w="70" w:type="dxa"/>
              <w:left w:w="70" w:type="dxa"/>
              <w:bottom w:w="70" w:type="dxa"/>
              <w:right w:w="70" w:type="dxa"/>
            </w:tcMar>
          </w:tcPr>
          <w:p w14:paraId="59F1EEAD" w14:textId="77777777" w:rsidR="00615574" w:rsidRDefault="00615574" w:rsidP="005B034A">
            <w:pPr>
              <w:spacing w:after="0" w:line="240" w:lineRule="auto"/>
            </w:pPr>
            <w:r>
              <w:rPr>
                <w:rFonts w:ascii="Apercu Pro" w:eastAsia="Apercu Pro" w:hAnsi="Apercu Pro" w:cs="Apercu Pro"/>
                <w:b/>
                <w:sz w:val="20"/>
              </w:rPr>
              <w:t>Modality</w:t>
            </w:r>
          </w:p>
        </w:tc>
        <w:tc>
          <w:tcPr>
            <w:tcW w:w="862" w:type="dxa"/>
            <w:shd w:val="clear" w:color="auto" w:fill="EAF2F8"/>
            <w:tcMar>
              <w:top w:w="70" w:type="dxa"/>
              <w:left w:w="70" w:type="dxa"/>
              <w:bottom w:w="70" w:type="dxa"/>
              <w:right w:w="70" w:type="dxa"/>
            </w:tcMar>
          </w:tcPr>
          <w:p w14:paraId="315E38DE" w14:textId="198D3405" w:rsidR="00615574" w:rsidRDefault="2731EE6D" w:rsidP="2731EE6D">
            <w:pPr>
              <w:spacing w:after="0" w:line="240" w:lineRule="auto"/>
            </w:pPr>
            <w:r w:rsidRPr="2731EE6D">
              <w:rPr>
                <w:rFonts w:ascii="Apercu Pro" w:eastAsia="Apercu Pro" w:hAnsi="Apercu Pro" w:cs="Apercu Pro"/>
                <w:b/>
                <w:bCs/>
                <w:sz w:val="20"/>
                <w:szCs w:val="20"/>
              </w:rPr>
              <w:t>Length</w:t>
            </w:r>
          </w:p>
        </w:tc>
        <w:tc>
          <w:tcPr>
            <w:tcW w:w="1650" w:type="dxa"/>
            <w:shd w:val="clear" w:color="auto" w:fill="EAF2F8"/>
            <w:tcMar>
              <w:top w:w="70" w:type="dxa"/>
              <w:left w:w="70" w:type="dxa"/>
              <w:bottom w:w="70" w:type="dxa"/>
              <w:right w:w="70" w:type="dxa"/>
            </w:tcMar>
          </w:tcPr>
          <w:p w14:paraId="7377CB29" w14:textId="2A0109F2" w:rsidR="2731EE6D" w:rsidRDefault="2731EE6D" w:rsidP="2731EE6D">
            <w:pPr>
              <w:spacing w:line="240" w:lineRule="auto"/>
            </w:pPr>
            <w:r w:rsidRPr="2731EE6D">
              <w:rPr>
                <w:rFonts w:ascii="Apercu Pro" w:eastAsia="Apercu Pro" w:hAnsi="Apercu Pro" w:cs="Apercu Pro"/>
                <w:b/>
                <w:bCs/>
                <w:sz w:val="20"/>
                <w:szCs w:val="20"/>
              </w:rPr>
              <w:t>Stakeholder Review</w:t>
            </w:r>
          </w:p>
        </w:tc>
        <w:tc>
          <w:tcPr>
            <w:tcW w:w="2144" w:type="dxa"/>
            <w:shd w:val="clear" w:color="auto" w:fill="EAF2F8"/>
          </w:tcPr>
          <w:p w14:paraId="69B3A5D9" w14:textId="0A286709" w:rsidR="00615574" w:rsidRDefault="00615574"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293" w:type="dxa"/>
            <w:shd w:val="clear" w:color="auto" w:fill="EAF2F8"/>
          </w:tcPr>
          <w:p w14:paraId="57C0C97D" w14:textId="76E315EB" w:rsidR="00615574" w:rsidRDefault="00615574"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5333" w:type="dxa"/>
            <w:shd w:val="clear" w:color="auto" w:fill="EAF2F8"/>
            <w:tcMar>
              <w:top w:w="70" w:type="dxa"/>
              <w:left w:w="70" w:type="dxa"/>
              <w:bottom w:w="70" w:type="dxa"/>
              <w:right w:w="70" w:type="dxa"/>
            </w:tcMar>
          </w:tcPr>
          <w:p w14:paraId="06B86435" w14:textId="326E97C2" w:rsidR="00615574" w:rsidRDefault="00615574" w:rsidP="005B034A">
            <w:pPr>
              <w:spacing w:after="0" w:line="240" w:lineRule="auto"/>
            </w:pPr>
            <w:r>
              <w:rPr>
                <w:rFonts w:ascii="Apercu Pro" w:eastAsia="Apercu Pro" w:hAnsi="Apercu Pro" w:cs="Apercu Pro"/>
                <w:b/>
                <w:sz w:val="20"/>
              </w:rPr>
              <w:t>High-Level Description</w:t>
            </w:r>
          </w:p>
        </w:tc>
      </w:tr>
      <w:tr w:rsidR="00615574" w14:paraId="129254F9" w14:textId="77777777" w:rsidTr="2731EE6D">
        <w:trPr>
          <w:cantSplit/>
          <w:trHeight w:val="163"/>
          <w:jc w:val="center"/>
        </w:trPr>
        <w:tc>
          <w:tcPr>
            <w:tcW w:w="1646" w:type="dxa"/>
            <w:tcMar>
              <w:top w:w="70" w:type="dxa"/>
              <w:left w:w="70" w:type="dxa"/>
              <w:bottom w:w="70" w:type="dxa"/>
              <w:right w:w="70" w:type="dxa"/>
            </w:tcMar>
          </w:tcPr>
          <w:p w14:paraId="0949F0B3" w14:textId="77777777" w:rsidR="00615574" w:rsidRDefault="00615574" w:rsidP="005B034A">
            <w:pPr>
              <w:spacing w:after="0" w:line="240" w:lineRule="auto"/>
            </w:pPr>
            <w:r>
              <w:rPr>
                <w:rFonts w:ascii="Apercu Pro" w:eastAsia="Apercu Pro" w:hAnsi="Apercu Pro" w:cs="Apercu Pro"/>
                <w:sz w:val="20"/>
              </w:rPr>
              <w:t>Intro to Carrier Account</w:t>
            </w:r>
          </w:p>
        </w:tc>
        <w:tc>
          <w:tcPr>
            <w:tcW w:w="1022" w:type="dxa"/>
            <w:tcMar>
              <w:top w:w="70" w:type="dxa"/>
              <w:left w:w="70" w:type="dxa"/>
              <w:bottom w:w="70" w:type="dxa"/>
              <w:right w:w="70" w:type="dxa"/>
            </w:tcMar>
          </w:tcPr>
          <w:p w14:paraId="74A3C2A3" w14:textId="77777777" w:rsidR="00615574" w:rsidRDefault="00615574" w:rsidP="005B034A">
            <w:pPr>
              <w:spacing w:after="0" w:line="240" w:lineRule="auto"/>
            </w:pPr>
            <w:r>
              <w:rPr>
                <w:rFonts w:ascii="Apercu Pro" w:eastAsia="Apercu Pro" w:hAnsi="Apercu Pro" w:cs="Apercu Pro"/>
                <w:sz w:val="20"/>
              </w:rPr>
              <w:t>Video</w:t>
            </w:r>
          </w:p>
        </w:tc>
        <w:tc>
          <w:tcPr>
            <w:tcW w:w="862" w:type="dxa"/>
            <w:tcMar>
              <w:top w:w="70" w:type="dxa"/>
              <w:left w:w="70" w:type="dxa"/>
              <w:bottom w:w="70" w:type="dxa"/>
              <w:right w:w="70" w:type="dxa"/>
            </w:tcMar>
          </w:tcPr>
          <w:p w14:paraId="496EEF96" w14:textId="77777777" w:rsidR="00615574" w:rsidRDefault="00615574" w:rsidP="005B034A">
            <w:pPr>
              <w:spacing w:after="0" w:line="240" w:lineRule="auto"/>
            </w:pPr>
            <w:r>
              <w:rPr>
                <w:rFonts w:ascii="Apercu Pro" w:eastAsia="Apercu Pro" w:hAnsi="Apercu Pro" w:cs="Apercu Pro"/>
                <w:sz w:val="20"/>
              </w:rPr>
              <w:t>10 min</w:t>
            </w:r>
          </w:p>
        </w:tc>
        <w:tc>
          <w:tcPr>
            <w:tcW w:w="1650" w:type="dxa"/>
            <w:tcMar>
              <w:top w:w="70" w:type="dxa"/>
              <w:left w:w="70" w:type="dxa"/>
              <w:bottom w:w="70" w:type="dxa"/>
              <w:right w:w="70" w:type="dxa"/>
            </w:tcMar>
          </w:tcPr>
          <w:p w14:paraId="27FE2921" w14:textId="54ABDB6F" w:rsidR="2731EE6D" w:rsidRDefault="2731EE6D" w:rsidP="2731EE6D">
            <w:pPr>
              <w:spacing w:line="240" w:lineRule="auto"/>
            </w:pPr>
            <w:r w:rsidRPr="2731EE6D">
              <w:rPr>
                <w:rFonts w:ascii="Apercu Pro" w:eastAsia="Apercu Pro" w:hAnsi="Apercu Pro" w:cs="Apercu Pro"/>
                <w:sz w:val="20"/>
                <w:szCs w:val="20"/>
              </w:rPr>
              <w:t>8/13</w:t>
            </w:r>
          </w:p>
        </w:tc>
        <w:tc>
          <w:tcPr>
            <w:tcW w:w="2144" w:type="dxa"/>
          </w:tcPr>
          <w:p w14:paraId="683C9518" w14:textId="3F996E3A" w:rsidR="00920F12" w:rsidRDefault="00920F12" w:rsidP="005B034A">
            <w:pPr>
              <w:spacing w:after="0" w:line="240" w:lineRule="auto"/>
              <w:rPr>
                <w:rFonts w:ascii="Apercu Pro" w:hAnsi="Apercu Pro"/>
                <w:sz w:val="20"/>
                <w:szCs w:val="20"/>
              </w:rPr>
            </w:pPr>
            <w:r>
              <w:rPr>
                <w:rFonts w:ascii="Apercu Pro" w:hAnsi="Apercu Pro"/>
                <w:sz w:val="20"/>
                <w:szCs w:val="20"/>
              </w:rPr>
              <w:t xml:space="preserve">N.A- Intro </w:t>
            </w:r>
          </w:p>
        </w:tc>
        <w:tc>
          <w:tcPr>
            <w:tcW w:w="1293" w:type="dxa"/>
          </w:tcPr>
          <w:p w14:paraId="3FC10487" w14:textId="744C4D0A" w:rsidR="00696110" w:rsidRDefault="00696110" w:rsidP="005B034A">
            <w:pPr>
              <w:spacing w:after="0" w:line="240" w:lineRule="auto"/>
              <w:rPr>
                <w:rFonts w:ascii="Apercu Pro" w:hAnsi="Apercu Pro"/>
                <w:sz w:val="20"/>
                <w:szCs w:val="20"/>
              </w:rPr>
            </w:pPr>
            <w:r>
              <w:rPr>
                <w:rFonts w:ascii="Apercu Pro" w:hAnsi="Apercu Pro"/>
                <w:sz w:val="20"/>
                <w:szCs w:val="20"/>
              </w:rPr>
              <w:t>0</w:t>
            </w:r>
          </w:p>
        </w:tc>
        <w:tc>
          <w:tcPr>
            <w:tcW w:w="5333" w:type="dxa"/>
            <w:tcMar>
              <w:top w:w="70" w:type="dxa"/>
              <w:left w:w="70" w:type="dxa"/>
              <w:bottom w:w="70" w:type="dxa"/>
              <w:right w:w="70" w:type="dxa"/>
            </w:tcMar>
          </w:tcPr>
          <w:p w14:paraId="3FEA1772" w14:textId="67429F0E" w:rsidR="00615574" w:rsidRDefault="000F3722" w:rsidP="005B034A">
            <w:pPr>
              <w:spacing w:after="0" w:line="240" w:lineRule="auto"/>
            </w:pPr>
            <w:r>
              <w:rPr>
                <w:rFonts w:ascii="Apercu Pro" w:hAnsi="Apercu Pro"/>
                <w:sz w:val="20"/>
                <w:szCs w:val="20"/>
              </w:rPr>
              <w:t>I</w:t>
            </w:r>
            <w:r w:rsidR="00615574" w:rsidRPr="00DD1010">
              <w:rPr>
                <w:rFonts w:ascii="Apercu Pro" w:hAnsi="Apercu Pro"/>
                <w:sz w:val="20"/>
                <w:szCs w:val="20"/>
              </w:rPr>
              <w:t>ntroduce the customer’s Verizon account, including how customers access account information through the app or web and how account roles affect what can be managed. It should set up why Experts need to identify the customer’s access level and account goal before choosing a support path.</w:t>
            </w:r>
          </w:p>
        </w:tc>
      </w:tr>
      <w:tr w:rsidR="00615574" w14:paraId="679FCECD" w14:textId="77777777" w:rsidTr="2731EE6D">
        <w:trPr>
          <w:cantSplit/>
          <w:trHeight w:val="163"/>
          <w:jc w:val="center"/>
        </w:trPr>
        <w:tc>
          <w:tcPr>
            <w:tcW w:w="1646" w:type="dxa"/>
            <w:tcMar>
              <w:top w:w="70" w:type="dxa"/>
              <w:left w:w="70" w:type="dxa"/>
              <w:bottom w:w="70" w:type="dxa"/>
              <w:right w:w="70" w:type="dxa"/>
            </w:tcMar>
          </w:tcPr>
          <w:p w14:paraId="12D27ECB" w14:textId="77777777" w:rsidR="00615574" w:rsidRDefault="00615574" w:rsidP="005B034A">
            <w:pPr>
              <w:spacing w:after="0" w:line="240" w:lineRule="auto"/>
            </w:pPr>
            <w:r>
              <w:rPr>
                <w:rFonts w:ascii="Apercu Pro" w:eastAsia="Apercu Pro" w:hAnsi="Apercu Pro" w:cs="Apercu Pro"/>
                <w:sz w:val="20"/>
              </w:rPr>
              <w:t>Account Concerns</w:t>
            </w:r>
          </w:p>
        </w:tc>
        <w:tc>
          <w:tcPr>
            <w:tcW w:w="1022" w:type="dxa"/>
            <w:tcMar>
              <w:top w:w="70" w:type="dxa"/>
              <w:left w:w="70" w:type="dxa"/>
              <w:bottom w:w="70" w:type="dxa"/>
              <w:right w:w="70" w:type="dxa"/>
            </w:tcMar>
          </w:tcPr>
          <w:p w14:paraId="3056FD46" w14:textId="77777777" w:rsidR="00615574" w:rsidRDefault="00615574" w:rsidP="005B034A">
            <w:pPr>
              <w:spacing w:after="0" w:line="240" w:lineRule="auto"/>
            </w:pPr>
            <w:r>
              <w:rPr>
                <w:rFonts w:ascii="Apercu Pro" w:eastAsia="Apercu Pro" w:hAnsi="Apercu Pro" w:cs="Apercu Pro"/>
                <w:sz w:val="20"/>
              </w:rPr>
              <w:t>CBT</w:t>
            </w:r>
          </w:p>
        </w:tc>
        <w:tc>
          <w:tcPr>
            <w:tcW w:w="862" w:type="dxa"/>
            <w:tcMar>
              <w:top w:w="70" w:type="dxa"/>
              <w:left w:w="70" w:type="dxa"/>
              <w:bottom w:w="70" w:type="dxa"/>
              <w:right w:w="70" w:type="dxa"/>
            </w:tcMar>
          </w:tcPr>
          <w:p w14:paraId="143F43DE" w14:textId="605F029C" w:rsidR="00615574" w:rsidRDefault="27A2B417" w:rsidP="005B034A">
            <w:pPr>
              <w:spacing w:after="0" w:line="240" w:lineRule="auto"/>
            </w:pPr>
            <w:r w:rsidRPr="27A2B417">
              <w:rPr>
                <w:rFonts w:ascii="Apercu Pro" w:eastAsia="Apercu Pro" w:hAnsi="Apercu Pro" w:cs="Apercu Pro"/>
                <w:sz w:val="20"/>
                <w:szCs w:val="20"/>
              </w:rPr>
              <w:t>30</w:t>
            </w:r>
            <w:r w:rsidR="00615574" w:rsidRPr="27A2B417">
              <w:rPr>
                <w:rFonts w:ascii="Apercu Pro" w:eastAsia="Apercu Pro" w:hAnsi="Apercu Pro" w:cs="Apercu Pro"/>
                <w:sz w:val="20"/>
                <w:szCs w:val="20"/>
              </w:rPr>
              <w:t xml:space="preserve"> min</w:t>
            </w:r>
          </w:p>
        </w:tc>
        <w:tc>
          <w:tcPr>
            <w:tcW w:w="1650" w:type="dxa"/>
            <w:tcMar>
              <w:top w:w="70" w:type="dxa"/>
              <w:left w:w="70" w:type="dxa"/>
              <w:bottom w:w="70" w:type="dxa"/>
              <w:right w:w="70" w:type="dxa"/>
            </w:tcMar>
          </w:tcPr>
          <w:p w14:paraId="3894600D" w14:textId="2FD170EB" w:rsidR="2731EE6D" w:rsidRDefault="2731EE6D" w:rsidP="2731EE6D">
            <w:pPr>
              <w:spacing w:line="240" w:lineRule="auto"/>
              <w:rPr>
                <w:rFonts w:ascii="Apercu Pro" w:eastAsia="Apercu Pro" w:hAnsi="Apercu Pro" w:cs="Apercu Pro"/>
                <w:sz w:val="20"/>
                <w:szCs w:val="20"/>
              </w:rPr>
            </w:pPr>
          </w:p>
        </w:tc>
        <w:tc>
          <w:tcPr>
            <w:tcW w:w="2144" w:type="dxa"/>
          </w:tcPr>
          <w:p w14:paraId="767F0574" w14:textId="7831E5FE" w:rsidR="00920F12" w:rsidRDefault="00920F12" w:rsidP="005B034A">
            <w:pPr>
              <w:spacing w:after="0" w:line="240" w:lineRule="auto"/>
              <w:rPr>
                <w:rFonts w:ascii="Apercu Pro" w:hAnsi="Apercu Pro"/>
                <w:sz w:val="20"/>
                <w:szCs w:val="20"/>
              </w:rPr>
            </w:pPr>
            <w:r>
              <w:rPr>
                <w:rFonts w:ascii="Apercu Pro" w:hAnsi="Apercu Pro"/>
                <w:sz w:val="20"/>
                <w:szCs w:val="20"/>
              </w:rPr>
              <w:t>1-8</w:t>
            </w:r>
          </w:p>
        </w:tc>
        <w:tc>
          <w:tcPr>
            <w:tcW w:w="1293" w:type="dxa"/>
          </w:tcPr>
          <w:p w14:paraId="23293E3F" w14:textId="2A6085B5" w:rsidR="00696110" w:rsidRDefault="00696110" w:rsidP="005B034A">
            <w:pPr>
              <w:spacing w:after="0" w:line="240" w:lineRule="auto"/>
              <w:rPr>
                <w:rFonts w:ascii="Apercu Pro" w:hAnsi="Apercu Pro"/>
                <w:sz w:val="20"/>
                <w:szCs w:val="20"/>
              </w:rPr>
            </w:pPr>
            <w:r>
              <w:rPr>
                <w:rFonts w:ascii="Apercu Pro" w:hAnsi="Apercu Pro"/>
                <w:sz w:val="20"/>
                <w:szCs w:val="20"/>
              </w:rPr>
              <w:t>11</w:t>
            </w:r>
          </w:p>
        </w:tc>
        <w:tc>
          <w:tcPr>
            <w:tcW w:w="5333" w:type="dxa"/>
            <w:tcMar>
              <w:top w:w="70" w:type="dxa"/>
              <w:left w:w="70" w:type="dxa"/>
              <w:bottom w:w="70" w:type="dxa"/>
              <w:right w:w="70" w:type="dxa"/>
            </w:tcMar>
          </w:tcPr>
          <w:p w14:paraId="75AD569D" w14:textId="6928B41D" w:rsidR="00615574" w:rsidRDefault="000F3722" w:rsidP="005B034A">
            <w:pPr>
              <w:spacing w:after="0" w:line="240" w:lineRule="auto"/>
              <w:rPr>
                <w:rFonts w:ascii="Apercu Pro" w:eastAsia="Apercu Pro" w:hAnsi="Apercu Pro" w:cs="Apercu Pro"/>
                <w:sz w:val="20"/>
              </w:rPr>
            </w:pPr>
            <w:r>
              <w:rPr>
                <w:rFonts w:ascii="Apercu Pro" w:hAnsi="Apercu Pro"/>
                <w:sz w:val="20"/>
                <w:szCs w:val="20"/>
              </w:rPr>
              <w:t>C</w:t>
            </w:r>
            <w:r w:rsidR="00615574" w:rsidRPr="00DD1010">
              <w:rPr>
                <w:rFonts w:ascii="Apercu Pro" w:hAnsi="Apercu Pro"/>
                <w:sz w:val="20"/>
                <w:szCs w:val="20"/>
              </w:rPr>
              <w:t>over</w:t>
            </w:r>
            <w:r w:rsidR="00615574">
              <w:rPr>
                <w:rFonts w:ascii="Apercu Pro" w:eastAsia="Apercu Pro" w:hAnsi="Apercu Pro" w:cs="Apercu Pro"/>
                <w:sz w:val="20"/>
              </w:rPr>
              <w:t xml:space="preserve"> common account concerns</w:t>
            </w:r>
            <w:r w:rsidR="00615574" w:rsidRPr="00DD1010">
              <w:rPr>
                <w:rFonts w:ascii="Apercu Pro" w:hAnsi="Apercu Pro"/>
                <w:sz w:val="20"/>
                <w:szCs w:val="20"/>
              </w:rPr>
              <w:t xml:space="preserve"> and how Experts determine whether to use</w:t>
            </w:r>
            <w:r w:rsidR="00615574">
              <w:rPr>
                <w:rFonts w:ascii="Apercu Pro" w:eastAsia="Apercu Pro" w:hAnsi="Apercu Pro" w:cs="Apercu Pro"/>
                <w:sz w:val="20"/>
              </w:rPr>
              <w:t xml:space="preserve"> ACSS, </w:t>
            </w:r>
            <w:r w:rsidR="00615574" w:rsidRPr="00DD1010">
              <w:rPr>
                <w:rFonts w:ascii="Apercu Pro" w:hAnsi="Apercu Pro"/>
                <w:sz w:val="20"/>
                <w:szCs w:val="20"/>
              </w:rPr>
              <w:t xml:space="preserve">the </w:t>
            </w:r>
            <w:r w:rsidR="00615574">
              <w:rPr>
                <w:rFonts w:ascii="Apercu Pro" w:eastAsia="Apercu Pro" w:hAnsi="Apercu Pro" w:cs="Apercu Pro"/>
                <w:sz w:val="20"/>
              </w:rPr>
              <w:t xml:space="preserve">Carrier Account Guided Flow, </w:t>
            </w:r>
            <w:r w:rsidR="00615574" w:rsidRPr="00DD1010">
              <w:rPr>
                <w:rFonts w:ascii="Apercu Pro" w:hAnsi="Apercu Pro"/>
                <w:sz w:val="20"/>
                <w:szCs w:val="20"/>
              </w:rPr>
              <w:t xml:space="preserve">myVerizon </w:t>
            </w:r>
            <w:r w:rsidR="00615574">
              <w:rPr>
                <w:rFonts w:ascii="Apercu Pro" w:eastAsia="Apercu Pro" w:hAnsi="Apercu Pro" w:cs="Apercu Pro"/>
                <w:sz w:val="20"/>
              </w:rPr>
              <w:t>self-service</w:t>
            </w:r>
            <w:r w:rsidR="00615574" w:rsidRPr="00DD1010">
              <w:rPr>
                <w:rFonts w:ascii="Apercu Pro" w:hAnsi="Apercu Pro"/>
                <w:sz w:val="20"/>
                <w:szCs w:val="20"/>
              </w:rPr>
              <w:t>, approved resources, or a transfer path. Experts should practice locating bill, plan, usage, digital access, feature, and line-status information, then explaining findings clearly while honoring customer-owned actions and support</w:t>
            </w:r>
            <w:r w:rsidR="00615574">
              <w:rPr>
                <w:rFonts w:ascii="Apercu Pro" w:eastAsia="Apercu Pro" w:hAnsi="Apercu Pro" w:cs="Apercu Pro"/>
                <w:sz w:val="20"/>
              </w:rPr>
              <w:t xml:space="preserve"> boundaries.</w:t>
            </w:r>
          </w:p>
          <w:p w14:paraId="68D39FBC" w14:textId="77777777" w:rsidR="00615574" w:rsidRDefault="00615574" w:rsidP="005B034A">
            <w:pPr>
              <w:spacing w:after="0" w:line="240" w:lineRule="auto"/>
              <w:rPr>
                <w:rFonts w:ascii="Apercu Pro" w:eastAsia="Apercu Pro" w:hAnsi="Apercu Pro" w:cs="Apercu Pro"/>
                <w:sz w:val="20"/>
              </w:rPr>
            </w:pPr>
          </w:p>
          <w:p w14:paraId="5A1B6288" w14:textId="269D8EB3" w:rsidR="00615574" w:rsidRDefault="00615574" w:rsidP="005B034A">
            <w:pPr>
              <w:spacing w:after="0" w:line="240" w:lineRule="auto"/>
            </w:pPr>
            <w:r>
              <w:rPr>
                <w:rFonts w:ascii="Apercu Pro" w:eastAsia="Apercu Pro" w:hAnsi="Apercu Pro" w:cs="Apercu Pro"/>
                <w:sz w:val="20"/>
              </w:rPr>
              <w:t>This CBT will end with a formative knowledge check.</w:t>
            </w:r>
          </w:p>
        </w:tc>
      </w:tr>
    </w:tbl>
    <w:p w14:paraId="354FBD77" w14:textId="77777777" w:rsidR="00F70F85" w:rsidRDefault="00F70F85" w:rsidP="005B034A">
      <w:pPr>
        <w:spacing w:after="0" w:line="240" w:lineRule="auto"/>
      </w:pPr>
    </w:p>
    <w:p w14:paraId="79C1279A" w14:textId="263B7D92" w:rsidR="00C001B5" w:rsidRPr="00AA606C" w:rsidRDefault="00EE5A6C" w:rsidP="005B034A">
      <w:pPr>
        <w:pStyle w:val="Subtitle"/>
        <w:spacing w:after="0" w:line="240" w:lineRule="auto"/>
        <w:rPr>
          <w:rFonts w:hint="eastAsia"/>
        </w:rPr>
      </w:pPr>
      <w:r w:rsidRPr="00C001B5">
        <w:t>Simulation Progression</w:t>
      </w:r>
      <w:r w:rsidR="003B267F">
        <w:t xml:space="preserve"> (~1 hour 15 minutes)</w:t>
      </w:r>
    </w:p>
    <w:p w14:paraId="6C70DB10" w14:textId="77777777" w:rsidR="000F3722" w:rsidRDefault="000F3722" w:rsidP="005B034A">
      <w:pPr>
        <w:spacing w:after="0" w:line="240" w:lineRule="auto"/>
        <w:rPr>
          <w:rFonts w:ascii="Aptos" w:eastAsia="Aptos" w:hAnsi="Aptos" w:cs="Aptos"/>
          <w:color w:val="000000" w:themeColor="text1"/>
        </w:rPr>
      </w:pPr>
    </w:p>
    <w:p w14:paraId="345E4F97" w14:textId="5992B684" w:rsidR="7318ED66" w:rsidRDefault="7318ED66" w:rsidP="005B034A">
      <w:pPr>
        <w:spacing w:after="0" w:line="240" w:lineRule="auto"/>
        <w:rPr>
          <w:rFonts w:ascii="Aptos" w:eastAsia="Aptos" w:hAnsi="Aptos" w:cs="Aptos"/>
          <w:color w:val="000000" w:themeColor="text1"/>
        </w:rPr>
      </w:pPr>
      <w:r w:rsidRPr="26A50215">
        <w:rPr>
          <w:rFonts w:ascii="Aptos" w:eastAsia="Aptos" w:hAnsi="Aptos" w:cs="Aptos"/>
          <w:color w:val="000000" w:themeColor="text1"/>
        </w:rPr>
        <w:t xml:space="preserve">After the video and CBT, Experts should spend the remainder of the block in self-paced simulation practice. </w:t>
      </w:r>
    </w:p>
    <w:p w14:paraId="2A68842E" w14:textId="4F783E5D" w:rsidR="7318ED66" w:rsidRDefault="7318ED66" w:rsidP="005B034A">
      <w:pPr>
        <w:spacing w:after="0" w:line="240" w:lineRule="auto"/>
        <w:rPr>
          <w:rFonts w:ascii="Aptos" w:eastAsia="Aptos" w:hAnsi="Aptos" w:cs="Aptos"/>
          <w:color w:val="000000" w:themeColor="text1"/>
        </w:rPr>
      </w:pPr>
      <w:r w:rsidRPr="26A50215">
        <w:rPr>
          <w:rFonts w:ascii="Aptos" w:eastAsia="Aptos" w:hAnsi="Aptos" w:cs="Aptos"/>
          <w:color w:val="000000" w:themeColor="text1"/>
        </w:rPr>
        <w:t xml:space="preserve">The happy path should be practiced first. For Carrier Account, the happy path means the Expert identifies the account concern, chooses the correct workflow or tool, guides the customer through the supported path, confirms the result or next step, and avoids unnecessary transfer. </w:t>
      </w:r>
    </w:p>
    <w:p w14:paraId="6872AD2F" w14:textId="7740FF3D" w:rsidR="2F064A72" w:rsidRDefault="7318ED66" w:rsidP="005B034A">
      <w:pPr>
        <w:spacing w:after="0" w:line="240" w:lineRule="auto"/>
        <w:rPr>
          <w:rFonts w:ascii="Aptos" w:eastAsia="Aptos" w:hAnsi="Aptos" w:cs="Aptos"/>
          <w:color w:val="000000" w:themeColor="text1"/>
        </w:rPr>
      </w:pPr>
      <w:r w:rsidRPr="26A50215">
        <w:rPr>
          <w:rFonts w:ascii="Aptos" w:eastAsia="Aptos" w:hAnsi="Aptos" w:cs="Aptos"/>
          <w:color w:val="000000" w:themeColor="text1"/>
        </w:rPr>
        <w:t>Simulations should then introduce common variants, such as a locked-out myVerizon customer, a bill that is higher than expected, a plan or feature question, a line suspension or reconnection request, a plan change request, or a PTP/payment arrangement request.</w:t>
      </w:r>
    </w:p>
    <w:p w14:paraId="3DF5F3F5" w14:textId="77777777" w:rsidR="000F3722" w:rsidRDefault="000F3722" w:rsidP="005B034A">
      <w:pPr>
        <w:spacing w:after="0" w:line="240" w:lineRule="auto"/>
        <w:rPr>
          <w:rFonts w:ascii="Aptos" w:eastAsia="Aptos" w:hAnsi="Aptos" w:cs="Aptos"/>
          <w:b/>
          <w:bCs/>
          <w:color w:val="000000" w:themeColor="text1"/>
        </w:rPr>
      </w:pPr>
    </w:p>
    <w:p w14:paraId="5714CA98" w14:textId="1F9CC9AF" w:rsidR="00F47BE4" w:rsidRPr="000F3722" w:rsidRDefault="00F47BE4" w:rsidP="005B034A">
      <w:pPr>
        <w:spacing w:after="0" w:line="240" w:lineRule="auto"/>
        <w:rPr>
          <w:rFonts w:ascii="Aptos" w:eastAsia="Aptos" w:hAnsi="Aptos" w:cs="Aptos"/>
          <w:b/>
          <w:bCs/>
          <w:color w:val="000000" w:themeColor="text1"/>
        </w:rPr>
      </w:pPr>
      <w:r w:rsidRPr="00696110">
        <w:rPr>
          <w:rFonts w:ascii="Aptos" w:eastAsia="Aptos" w:hAnsi="Aptos" w:cs="Aptos"/>
          <w:b/>
          <w:bCs/>
          <w:color w:val="000000" w:themeColor="text1"/>
        </w:rPr>
        <w:t>Total Simulations</w:t>
      </w:r>
      <w:r w:rsidR="000F3722">
        <w:rPr>
          <w:rFonts w:ascii="Aptos" w:eastAsia="Aptos" w:hAnsi="Aptos" w:cs="Aptos"/>
          <w:b/>
          <w:bCs/>
          <w:color w:val="000000" w:themeColor="text1"/>
        </w:rPr>
        <w:t xml:space="preserve"> </w:t>
      </w:r>
      <w:r w:rsidRPr="00696110">
        <w:rPr>
          <w:rFonts w:ascii="Aptos" w:eastAsia="Aptos" w:hAnsi="Aptos" w:cs="Aptos"/>
          <w:b/>
          <w:bCs/>
          <w:color w:val="000000" w:themeColor="text1"/>
        </w:rPr>
        <w:t>-</w:t>
      </w:r>
      <w:r>
        <w:rPr>
          <w:rFonts w:ascii="Aptos" w:eastAsia="Aptos" w:hAnsi="Aptos" w:cs="Aptos"/>
          <w:color w:val="000000" w:themeColor="text1"/>
        </w:rPr>
        <w:t xml:space="preserve"> </w:t>
      </w:r>
      <w:r w:rsidR="00696110">
        <w:rPr>
          <w:rFonts w:ascii="Aptos" w:eastAsia="Aptos" w:hAnsi="Aptos" w:cs="Aptos"/>
          <w:color w:val="000000" w:themeColor="text1"/>
        </w:rPr>
        <w:t>11</w:t>
      </w:r>
    </w:p>
    <w:p w14:paraId="10BE98A0" w14:textId="7F3A33A8" w:rsidR="00F2184C" w:rsidRDefault="004D7F38" w:rsidP="005B034A">
      <w:pPr>
        <w:spacing w:after="0" w:line="240" w:lineRule="auto"/>
      </w:pPr>
      <w:r w:rsidRPr="004D7F38">
        <w:rPr>
          <w:noProof/>
        </w:rPr>
        <w:drawing>
          <wp:inline distT="0" distB="0" distL="0" distR="0" wp14:anchorId="76DCA219" wp14:editId="6A0EBA7A">
            <wp:extent cx="5943600" cy="2019935"/>
            <wp:effectExtent l="0" t="0" r="0" b="0"/>
            <wp:docPr id="191717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6105" name=""/>
                    <pic:cNvPicPr/>
                  </pic:nvPicPr>
                  <pic:blipFill>
                    <a:blip r:embed="rId30"/>
                    <a:stretch>
                      <a:fillRect/>
                    </a:stretch>
                  </pic:blipFill>
                  <pic:spPr>
                    <a:xfrm>
                      <a:off x="0" y="0"/>
                      <a:ext cx="5943600" cy="2019935"/>
                    </a:xfrm>
                    <a:prstGeom prst="rect">
                      <a:avLst/>
                    </a:prstGeom>
                  </pic:spPr>
                </pic:pic>
              </a:graphicData>
            </a:graphic>
          </wp:inline>
        </w:drawing>
      </w:r>
    </w:p>
    <w:p w14:paraId="3EEFC644" w14:textId="77777777" w:rsidR="000A38F7" w:rsidRDefault="000A38F7" w:rsidP="005B034A">
      <w:pPr>
        <w:spacing w:after="0" w:line="240" w:lineRule="auto"/>
      </w:pPr>
    </w:p>
    <w:p w14:paraId="63E4AFB1" w14:textId="53F4C318" w:rsidR="00F2184C" w:rsidRPr="00DB281B" w:rsidRDefault="00F2184C" w:rsidP="005B034A">
      <w:pPr>
        <w:pStyle w:val="Heading2"/>
        <w:spacing w:before="0" w:after="0" w:line="240" w:lineRule="auto"/>
        <w:rPr>
          <w:rFonts w:hint="eastAsia"/>
          <w:u w:val="single"/>
        </w:rPr>
      </w:pPr>
      <w:bookmarkStart w:id="74" w:name="_Learning_Block:_Apps/Software"/>
      <w:bookmarkStart w:id="75" w:name="_Learning_Block:_Hardware"/>
      <w:bookmarkStart w:id="76" w:name="_Learning_Block:_Insurance"/>
      <w:bookmarkStart w:id="77" w:name="_Toc236830919"/>
      <w:bookmarkEnd w:id="74"/>
      <w:bookmarkEnd w:id="75"/>
      <w:bookmarkEnd w:id="76"/>
      <w:r w:rsidRPr="00DB281B">
        <w:rPr>
          <w:u w:val="single"/>
        </w:rPr>
        <w:t>Learning Block</w:t>
      </w:r>
      <w:r w:rsidR="00567E1A" w:rsidRPr="00DB281B">
        <w:rPr>
          <w:u w:val="single"/>
        </w:rPr>
        <w:t xml:space="preserve"> 13</w:t>
      </w:r>
      <w:r w:rsidRPr="00DB281B">
        <w:rPr>
          <w:u w:val="single"/>
        </w:rPr>
        <w:t xml:space="preserve">: </w:t>
      </w:r>
      <w:r w:rsidR="000B276A">
        <w:rPr>
          <w:u w:val="single"/>
        </w:rPr>
        <w:t xml:space="preserve">Call Flow Stage 2- Solve &amp; Test- </w:t>
      </w:r>
      <w:r w:rsidRPr="00DB281B">
        <w:rPr>
          <w:u w:val="single"/>
        </w:rPr>
        <w:t>Insurance &amp; Warranty Claims</w:t>
      </w:r>
      <w:bookmarkEnd w:id="77"/>
    </w:p>
    <w:p w14:paraId="4B805022" w14:textId="77777777" w:rsidR="000F3722" w:rsidRDefault="000F3722" w:rsidP="005B034A">
      <w:pPr>
        <w:pStyle w:val="Subtitle"/>
        <w:spacing w:after="0" w:line="240" w:lineRule="auto"/>
        <w:rPr>
          <w:rFonts w:hint="eastAsia"/>
        </w:rPr>
      </w:pPr>
    </w:p>
    <w:p w14:paraId="3CEA0154" w14:textId="5CF20395" w:rsidR="00AD0146" w:rsidRPr="00AD0146" w:rsidRDefault="00AD0146" w:rsidP="005B034A">
      <w:pPr>
        <w:pStyle w:val="Subtitle"/>
        <w:spacing w:after="0" w:line="240" w:lineRule="auto"/>
        <w:rPr>
          <w:rFonts w:hint="eastAsia"/>
        </w:rPr>
      </w:pPr>
      <w:r>
        <w:t>Purpose of the Learning Block</w:t>
      </w:r>
    </w:p>
    <w:p w14:paraId="4C796D4D" w14:textId="77777777" w:rsidR="000F3722" w:rsidRDefault="000F3722" w:rsidP="005B034A">
      <w:pPr>
        <w:spacing w:after="0" w:line="240" w:lineRule="auto"/>
      </w:pPr>
    </w:p>
    <w:p w14:paraId="65D4800E" w14:textId="148EFC80" w:rsidR="00BB45D6" w:rsidRDefault="000B276A" w:rsidP="005B034A">
      <w:pPr>
        <w:spacing w:after="0" w:line="240" w:lineRule="auto"/>
      </w:pPr>
      <w:r w:rsidRPr="000B276A">
        <w:t>The Insurance and Warranty Claims learning block introduces Experts to device concerns that may require Same Unit Repair (SUR), Certified Like-New Replacement (CLNR), warranty support, or an Asurion Claims path within the Resolve and Test stage of the call flow. By the end of the block, Experts should be able to clarify the customer’s concern, distinguish warranty repair from insurance support, complete required troubleshooting and eligibility checks, and use Expert Assist, Helix, ACSS, and approved workflows to determine the correct next step. Experts will practice taking a repair-first approach, offering SUR when eligible, avoiding premature replacement conversations or unnecessary transfers, and clearly explaining applicable fees, appointments, shipping, return requirements, documentation, and customer expectations with empathy and confidence.</w:t>
      </w:r>
    </w:p>
    <w:p w14:paraId="1669BF26" w14:textId="77777777" w:rsidR="000F3722" w:rsidRDefault="000F3722" w:rsidP="005B034A">
      <w:pPr>
        <w:pStyle w:val="Subtitle"/>
        <w:spacing w:after="0" w:line="240" w:lineRule="auto"/>
        <w:rPr>
          <w:rFonts w:hint="eastAsia"/>
        </w:rPr>
      </w:pPr>
    </w:p>
    <w:p w14:paraId="4AAED390" w14:textId="696302A7" w:rsidR="00D32013" w:rsidRDefault="00D32013" w:rsidP="005B034A">
      <w:pPr>
        <w:pStyle w:val="Subtitle"/>
        <w:spacing w:after="0" w:line="240" w:lineRule="auto"/>
        <w:rPr>
          <w:rFonts w:hint="eastAsia"/>
        </w:rPr>
      </w:pPr>
      <w:r w:rsidRPr="00D32013">
        <w:t>Learning Objectives</w:t>
      </w:r>
    </w:p>
    <w:p w14:paraId="5B4F1B7A" w14:textId="77777777" w:rsidR="000F3722" w:rsidRDefault="000F3722" w:rsidP="005B034A">
      <w:pPr>
        <w:spacing w:after="0" w:line="240" w:lineRule="auto"/>
      </w:pPr>
    </w:p>
    <w:p w14:paraId="11AE298B" w14:textId="71D6DFA8" w:rsidR="005B45C0" w:rsidRDefault="005B45C0" w:rsidP="005B034A">
      <w:pPr>
        <w:spacing w:after="0" w:line="240" w:lineRule="auto"/>
      </w:pPr>
      <w:r>
        <w:t>By the end of this block, Experts should be able to:</w:t>
      </w:r>
    </w:p>
    <w:p w14:paraId="3A0C0DF4" w14:textId="77777777" w:rsidR="004D1D40" w:rsidRPr="004D1D40" w:rsidRDefault="004D1D40" w:rsidP="00986EED">
      <w:pPr>
        <w:pStyle w:val="ListParagraph"/>
        <w:numPr>
          <w:ilvl w:val="0"/>
          <w:numId w:val="95"/>
        </w:numPr>
        <w:spacing w:after="0" w:line="240" w:lineRule="auto"/>
      </w:pPr>
      <w:r w:rsidRPr="004D1D40">
        <w:t>Classify customer concerns as physical damage, liquid damage, device malfunction, warranty support, coverage questions, or insurance claims based on the customer’s description and available account information.</w:t>
      </w:r>
    </w:p>
    <w:p w14:paraId="7B80195C" w14:textId="77777777" w:rsidR="004D1D40" w:rsidRPr="004D1D40" w:rsidRDefault="004D1D40" w:rsidP="00986EED">
      <w:pPr>
        <w:pStyle w:val="ListParagraph"/>
        <w:numPr>
          <w:ilvl w:val="0"/>
          <w:numId w:val="95"/>
        </w:numPr>
        <w:spacing w:after="0" w:line="240" w:lineRule="auto"/>
      </w:pPr>
      <w:r w:rsidRPr="004D1D40">
        <w:t>Ask targeted questions to identify the device symptoms, damage history, liquid exposure, timing, troubleshooting already completed, and customer expectations before selecting a resolution path.</w:t>
      </w:r>
    </w:p>
    <w:p w14:paraId="7C59E8D0" w14:textId="717DCA9F" w:rsidR="004D1D40" w:rsidRPr="004D1D40" w:rsidRDefault="004D1D40" w:rsidP="00986EED">
      <w:pPr>
        <w:pStyle w:val="ListParagraph"/>
        <w:numPr>
          <w:ilvl w:val="0"/>
          <w:numId w:val="95"/>
        </w:numPr>
        <w:spacing w:after="0" w:line="240" w:lineRule="auto"/>
      </w:pPr>
      <w:r>
        <w:t>Demonstrate u</w:t>
      </w:r>
      <w:r w:rsidRPr="004D1D40">
        <w:t>se</w:t>
      </w:r>
      <w:r>
        <w:t xml:space="preserve"> of</w:t>
      </w:r>
      <w:r w:rsidRPr="004D1D40">
        <w:t xml:space="preserve"> Expert Assist, Helix, ACSS, and approved workflows to confirm required troubleshooting, determine eligibility, and identify the tool-directed next action without overriding system results.</w:t>
      </w:r>
    </w:p>
    <w:p w14:paraId="20456049" w14:textId="77777777" w:rsidR="004D1D40" w:rsidRPr="004D1D40" w:rsidRDefault="004D1D40" w:rsidP="00986EED">
      <w:pPr>
        <w:pStyle w:val="ListParagraph"/>
        <w:numPr>
          <w:ilvl w:val="0"/>
          <w:numId w:val="95"/>
        </w:numPr>
        <w:spacing w:after="0" w:line="240" w:lineRule="auto"/>
      </w:pPr>
      <w:r w:rsidRPr="004D1D40">
        <w:t>Determine whether the supported path is continued troubleshooting, Same Unit Repair, Certified Like-New Replacement, an Asurion Claims process, or another approved support path.</w:t>
      </w:r>
    </w:p>
    <w:p w14:paraId="208B9994" w14:textId="77777777" w:rsidR="004D1D40" w:rsidRPr="004D1D40" w:rsidRDefault="004D1D40" w:rsidP="00986EED">
      <w:pPr>
        <w:pStyle w:val="ListParagraph"/>
        <w:numPr>
          <w:ilvl w:val="0"/>
          <w:numId w:val="95"/>
        </w:numPr>
        <w:spacing w:after="0" w:line="240" w:lineRule="auto"/>
      </w:pPr>
      <w:r w:rsidRPr="004D1D40">
        <w:t>Explain eligibility decisions, fees, appointments, shipping, return requirements, device setup considerations, and next steps in clear, customer-friendly language.</w:t>
      </w:r>
    </w:p>
    <w:p w14:paraId="268F7A11" w14:textId="77777777" w:rsidR="004D1D40" w:rsidRPr="004D1D40" w:rsidRDefault="004D1D40" w:rsidP="00986EED">
      <w:pPr>
        <w:pStyle w:val="ListParagraph"/>
        <w:numPr>
          <w:ilvl w:val="0"/>
          <w:numId w:val="95"/>
        </w:numPr>
        <w:spacing w:after="0" w:line="240" w:lineRule="auto"/>
      </w:pPr>
      <w:r w:rsidRPr="004D1D40">
        <w:t>Respond to customer frustration or concern with specific empathy, credible assurance, and clear ownership without promising an unsupported repair or replacement outcome.</w:t>
      </w:r>
    </w:p>
    <w:p w14:paraId="26CF743A" w14:textId="694A9399" w:rsidR="00B941FB" w:rsidRDefault="004D1D40" w:rsidP="00986EED">
      <w:pPr>
        <w:pStyle w:val="ListParagraph"/>
        <w:numPr>
          <w:ilvl w:val="0"/>
          <w:numId w:val="95"/>
        </w:numPr>
        <w:spacing w:after="0" w:line="240" w:lineRule="auto"/>
      </w:pPr>
      <w:r w:rsidRPr="004D1D40">
        <w:t>Document the customer’s symptoms, troubleshooting steps, eligibility outcome, applicable reason codes, selected resolution path, customer agreement, and next steps accurately.</w:t>
      </w:r>
    </w:p>
    <w:p w14:paraId="01C4015F" w14:textId="77777777" w:rsidR="004D1D40" w:rsidRPr="004D1D40" w:rsidRDefault="004D1D40" w:rsidP="005B034A">
      <w:pPr>
        <w:pStyle w:val="ListParagraph"/>
        <w:spacing w:after="0" w:line="240" w:lineRule="auto"/>
      </w:pPr>
    </w:p>
    <w:p w14:paraId="3BC27875" w14:textId="77777777" w:rsidR="00EC2059" w:rsidRDefault="00EC2059" w:rsidP="005B034A">
      <w:pPr>
        <w:pStyle w:val="Subtitle"/>
        <w:spacing w:after="0" w:line="240" w:lineRule="auto"/>
        <w:rPr>
          <w:rFonts w:hint="eastAsia"/>
        </w:rPr>
      </w:pPr>
      <w:r>
        <w:t>Key Questions Answered</w:t>
      </w:r>
    </w:p>
    <w:p w14:paraId="5436E403" w14:textId="77777777" w:rsidR="000F3722" w:rsidRDefault="000F3722" w:rsidP="005B034A">
      <w:pPr>
        <w:spacing w:after="0" w:line="240" w:lineRule="auto"/>
      </w:pPr>
    </w:p>
    <w:p w14:paraId="2E93FB78" w14:textId="04DE0372" w:rsidR="00EC2059" w:rsidRDefault="00EC2059" w:rsidP="005B034A">
      <w:pPr>
        <w:spacing w:after="0" w:line="240" w:lineRule="auto"/>
      </w:pPr>
      <w:r>
        <w:t>The learning block should help Experts answer the following questions: </w:t>
      </w:r>
    </w:p>
    <w:p w14:paraId="28726AE1" w14:textId="77777777" w:rsidR="000F3722" w:rsidRDefault="000F3722" w:rsidP="005B034A">
      <w:pPr>
        <w:spacing w:after="0" w:line="240" w:lineRule="auto"/>
        <w:rPr>
          <w:b/>
          <w:bCs/>
        </w:rPr>
      </w:pPr>
    </w:p>
    <w:p w14:paraId="74C74780" w14:textId="58D61863" w:rsidR="00DC31B1" w:rsidRPr="00DC31B1" w:rsidRDefault="00DC31B1" w:rsidP="005B034A">
      <w:pPr>
        <w:spacing w:after="0" w:line="240" w:lineRule="auto"/>
        <w:rPr>
          <w:b/>
          <w:bCs/>
        </w:rPr>
      </w:pPr>
      <w:r w:rsidRPr="00DC31B1">
        <w:rPr>
          <w:b/>
          <w:bCs/>
        </w:rPr>
        <w:t>Protection and Warranty Foundations</w:t>
      </w:r>
    </w:p>
    <w:p w14:paraId="1C0EF5E2" w14:textId="77777777" w:rsidR="00DC31B1" w:rsidRPr="00DC31B1" w:rsidRDefault="00DC31B1" w:rsidP="00986EED">
      <w:pPr>
        <w:numPr>
          <w:ilvl w:val="0"/>
          <w:numId w:val="89"/>
        </w:numPr>
        <w:spacing w:after="0" w:line="240" w:lineRule="auto"/>
      </w:pPr>
      <w:r w:rsidRPr="00DC31B1">
        <w:t xml:space="preserve">What types of customer concerns belong in an Asurion Claims, Same Unit Repair, or Certified Like-New Replacement path? </w:t>
      </w:r>
    </w:p>
    <w:p w14:paraId="04FBA6A9" w14:textId="77777777" w:rsidR="00DC31B1" w:rsidRPr="00DC31B1" w:rsidRDefault="00DC31B1" w:rsidP="00986EED">
      <w:pPr>
        <w:numPr>
          <w:ilvl w:val="0"/>
          <w:numId w:val="89"/>
        </w:numPr>
        <w:spacing w:after="0" w:line="240" w:lineRule="auto"/>
      </w:pPr>
      <w:r w:rsidRPr="00DC31B1">
        <w:t xml:space="preserve">What does Verizon Mobile Protect generally provide? </w:t>
      </w:r>
    </w:p>
    <w:p w14:paraId="453566C7" w14:textId="77777777" w:rsidR="00DC31B1" w:rsidRPr="00DC31B1" w:rsidRDefault="00DC31B1" w:rsidP="00986EED">
      <w:pPr>
        <w:numPr>
          <w:ilvl w:val="0"/>
          <w:numId w:val="89"/>
        </w:numPr>
        <w:spacing w:after="0" w:line="240" w:lineRule="auto"/>
      </w:pPr>
      <w:r w:rsidRPr="00DC31B1">
        <w:t xml:space="preserve">How does insurance-claim support differ from warranty repair or replacement support? </w:t>
      </w:r>
    </w:p>
    <w:p w14:paraId="2CB4C1C7" w14:textId="77777777" w:rsidR="00DC31B1" w:rsidRPr="00DC31B1" w:rsidRDefault="00DC31B1" w:rsidP="00986EED">
      <w:pPr>
        <w:numPr>
          <w:ilvl w:val="0"/>
          <w:numId w:val="89"/>
        </w:numPr>
        <w:spacing w:after="0" w:line="240" w:lineRule="auto"/>
      </w:pPr>
      <w:r w:rsidRPr="00DC31B1">
        <w:t xml:space="preserve">What information can Experts explain about coverage, eligibility, fees, and next steps? </w:t>
      </w:r>
    </w:p>
    <w:p w14:paraId="30441922" w14:textId="77777777" w:rsidR="000F3722" w:rsidRDefault="000F3722" w:rsidP="005B034A">
      <w:pPr>
        <w:spacing w:after="0" w:line="240" w:lineRule="auto"/>
        <w:rPr>
          <w:b/>
          <w:bCs/>
        </w:rPr>
      </w:pPr>
    </w:p>
    <w:p w14:paraId="2D7AAED5" w14:textId="487AF635" w:rsidR="00DC31B1" w:rsidRPr="00DC31B1" w:rsidRDefault="00DC31B1" w:rsidP="005B034A">
      <w:pPr>
        <w:spacing w:after="0" w:line="240" w:lineRule="auto"/>
        <w:rPr>
          <w:b/>
          <w:bCs/>
        </w:rPr>
      </w:pPr>
      <w:r w:rsidRPr="00DC31B1">
        <w:rPr>
          <w:b/>
          <w:bCs/>
        </w:rPr>
        <w:t>Discovery and Damage Identification</w:t>
      </w:r>
    </w:p>
    <w:p w14:paraId="5691FC6A" w14:textId="77777777" w:rsidR="00DC31B1" w:rsidRPr="00DC31B1" w:rsidRDefault="00DC31B1" w:rsidP="00986EED">
      <w:pPr>
        <w:numPr>
          <w:ilvl w:val="0"/>
          <w:numId w:val="90"/>
        </w:numPr>
        <w:spacing w:after="0" w:line="240" w:lineRule="auto"/>
      </w:pPr>
      <w:r w:rsidRPr="00DC31B1">
        <w:t xml:space="preserve">How do Experts clarify whether the concern involves physical damage, liquid damage, device malfunction, or another issue? </w:t>
      </w:r>
    </w:p>
    <w:p w14:paraId="398D62F2" w14:textId="77777777" w:rsidR="00DC31B1" w:rsidRPr="00DC31B1" w:rsidRDefault="00DC31B1" w:rsidP="00986EED">
      <w:pPr>
        <w:numPr>
          <w:ilvl w:val="0"/>
          <w:numId w:val="90"/>
        </w:numPr>
        <w:spacing w:after="0" w:line="240" w:lineRule="auto"/>
      </w:pPr>
      <w:r w:rsidRPr="00DC31B1">
        <w:t xml:space="preserve">What probing questions should Experts ask before selecting a repair, replacement, or claims path? </w:t>
      </w:r>
    </w:p>
    <w:p w14:paraId="0019C219" w14:textId="77777777" w:rsidR="00DC31B1" w:rsidRPr="00DC31B1" w:rsidRDefault="00DC31B1" w:rsidP="00986EED">
      <w:pPr>
        <w:numPr>
          <w:ilvl w:val="0"/>
          <w:numId w:val="90"/>
        </w:numPr>
        <w:spacing w:after="0" w:line="240" w:lineRule="auto"/>
      </w:pPr>
      <w:r w:rsidRPr="00DC31B1">
        <w:t xml:space="preserve">How should Experts clarify vague or imprecise customer descriptions of device damage or performance? </w:t>
      </w:r>
    </w:p>
    <w:p w14:paraId="6E016E01" w14:textId="77777777" w:rsidR="000F3722" w:rsidRDefault="000F3722" w:rsidP="005B034A">
      <w:pPr>
        <w:spacing w:after="0" w:line="240" w:lineRule="auto"/>
        <w:rPr>
          <w:b/>
          <w:bCs/>
        </w:rPr>
      </w:pPr>
    </w:p>
    <w:p w14:paraId="7737E6EF" w14:textId="3F850AF0" w:rsidR="00DC31B1" w:rsidRPr="00DC31B1" w:rsidRDefault="00DC31B1" w:rsidP="005B034A">
      <w:pPr>
        <w:spacing w:after="0" w:line="240" w:lineRule="auto"/>
        <w:rPr>
          <w:b/>
          <w:bCs/>
        </w:rPr>
      </w:pPr>
      <w:r w:rsidRPr="00DC31B1">
        <w:rPr>
          <w:b/>
          <w:bCs/>
        </w:rPr>
        <w:t>Troubleshooting and Eligibility</w:t>
      </w:r>
    </w:p>
    <w:p w14:paraId="36A36553" w14:textId="77777777" w:rsidR="00DC31B1" w:rsidRPr="00DC31B1" w:rsidRDefault="00DC31B1" w:rsidP="00986EED">
      <w:pPr>
        <w:numPr>
          <w:ilvl w:val="0"/>
          <w:numId w:val="91"/>
        </w:numPr>
        <w:spacing w:after="0" w:line="240" w:lineRule="auto"/>
      </w:pPr>
      <w:r w:rsidRPr="00DC31B1">
        <w:t xml:space="preserve">What troubleshooting must be completed before warranty fulfillment is considered? </w:t>
      </w:r>
    </w:p>
    <w:p w14:paraId="3572E410" w14:textId="77777777" w:rsidR="00DC31B1" w:rsidRPr="00DC31B1" w:rsidRDefault="00DC31B1" w:rsidP="00986EED">
      <w:pPr>
        <w:numPr>
          <w:ilvl w:val="0"/>
          <w:numId w:val="91"/>
        </w:numPr>
        <w:spacing w:after="0" w:line="240" w:lineRule="auto"/>
      </w:pPr>
      <w:r w:rsidRPr="00DC31B1">
        <w:t xml:space="preserve">How do Experts confirm that the issue remains unresolved after supported troubleshooting? </w:t>
      </w:r>
    </w:p>
    <w:p w14:paraId="13A41B86" w14:textId="77777777" w:rsidR="00DC31B1" w:rsidRPr="00DC31B1" w:rsidRDefault="00DC31B1" w:rsidP="00986EED">
      <w:pPr>
        <w:numPr>
          <w:ilvl w:val="0"/>
          <w:numId w:val="91"/>
        </w:numPr>
        <w:spacing w:after="0" w:line="240" w:lineRule="auto"/>
      </w:pPr>
      <w:r w:rsidRPr="00DC31B1">
        <w:t xml:space="preserve">How do Experts use ACSS, Expert Assist, Helix, and approved workflows to validate eligibility and determine the next step? </w:t>
      </w:r>
    </w:p>
    <w:p w14:paraId="5FAF51C5" w14:textId="77777777" w:rsidR="000F3722" w:rsidRDefault="000F3722" w:rsidP="005B034A">
      <w:pPr>
        <w:spacing w:after="0" w:line="240" w:lineRule="auto"/>
        <w:rPr>
          <w:b/>
          <w:bCs/>
        </w:rPr>
      </w:pPr>
    </w:p>
    <w:p w14:paraId="19C091C3" w14:textId="47E60DE1" w:rsidR="00DC31B1" w:rsidRPr="00DC31B1" w:rsidRDefault="00DC31B1" w:rsidP="005B034A">
      <w:pPr>
        <w:spacing w:after="0" w:line="240" w:lineRule="auto"/>
        <w:rPr>
          <w:b/>
          <w:bCs/>
        </w:rPr>
      </w:pPr>
      <w:r w:rsidRPr="00DC31B1">
        <w:rPr>
          <w:b/>
          <w:bCs/>
        </w:rPr>
        <w:t>Repair, Replacement, and Claims Decisions</w:t>
      </w:r>
    </w:p>
    <w:p w14:paraId="0BA4B485" w14:textId="77777777" w:rsidR="00DC31B1" w:rsidRPr="00DC31B1" w:rsidRDefault="00DC31B1" w:rsidP="00986EED">
      <w:pPr>
        <w:numPr>
          <w:ilvl w:val="0"/>
          <w:numId w:val="92"/>
        </w:numPr>
        <w:spacing w:after="0" w:line="240" w:lineRule="auto"/>
      </w:pPr>
      <w:r w:rsidRPr="00DC31B1">
        <w:t xml:space="preserve">When should Experts offer Same Unit Repair first? </w:t>
      </w:r>
    </w:p>
    <w:p w14:paraId="48ADFB27" w14:textId="77777777" w:rsidR="00DC31B1" w:rsidRPr="00DC31B1" w:rsidRDefault="00DC31B1" w:rsidP="00986EED">
      <w:pPr>
        <w:numPr>
          <w:ilvl w:val="0"/>
          <w:numId w:val="92"/>
        </w:numPr>
        <w:spacing w:after="0" w:line="240" w:lineRule="auto"/>
      </w:pPr>
      <w:r w:rsidRPr="00DC31B1">
        <w:t xml:space="preserve">When does Certified Like-New Replacement apply? </w:t>
      </w:r>
    </w:p>
    <w:p w14:paraId="5588E0C8" w14:textId="77777777" w:rsidR="00DC31B1" w:rsidRPr="00DC31B1" w:rsidRDefault="00DC31B1" w:rsidP="00986EED">
      <w:pPr>
        <w:numPr>
          <w:ilvl w:val="0"/>
          <w:numId w:val="92"/>
        </w:numPr>
        <w:spacing w:after="0" w:line="240" w:lineRule="auto"/>
      </w:pPr>
      <w:r w:rsidRPr="00DC31B1">
        <w:t xml:space="preserve">When must the customer use a self-service or Asurion Claims path instead of a warranty repair or replacement process? </w:t>
      </w:r>
    </w:p>
    <w:p w14:paraId="7F243BC8" w14:textId="77777777" w:rsidR="00DC31B1" w:rsidRPr="00DC31B1" w:rsidRDefault="00DC31B1" w:rsidP="00986EED">
      <w:pPr>
        <w:numPr>
          <w:ilvl w:val="0"/>
          <w:numId w:val="92"/>
        </w:numPr>
        <w:spacing w:after="0" w:line="240" w:lineRule="auto"/>
      </w:pPr>
      <w:r w:rsidRPr="00DC31B1">
        <w:t xml:space="preserve">How should Experts position repair when the customer initially requests a replacement? </w:t>
      </w:r>
    </w:p>
    <w:p w14:paraId="43591495" w14:textId="77777777" w:rsidR="000F3722" w:rsidRDefault="000F3722" w:rsidP="005B034A">
      <w:pPr>
        <w:spacing w:after="0" w:line="240" w:lineRule="auto"/>
        <w:rPr>
          <w:b/>
          <w:bCs/>
        </w:rPr>
      </w:pPr>
    </w:p>
    <w:p w14:paraId="2C1673C6" w14:textId="63E0D505" w:rsidR="00DC31B1" w:rsidRPr="00DC31B1" w:rsidRDefault="00DC31B1" w:rsidP="005B034A">
      <w:pPr>
        <w:spacing w:after="0" w:line="240" w:lineRule="auto"/>
        <w:rPr>
          <w:b/>
          <w:bCs/>
        </w:rPr>
      </w:pPr>
      <w:r w:rsidRPr="00DC31B1">
        <w:rPr>
          <w:b/>
          <w:bCs/>
        </w:rPr>
        <w:t>Customer Expectations and Next Steps</w:t>
      </w:r>
    </w:p>
    <w:p w14:paraId="7464402E" w14:textId="77777777" w:rsidR="00DC31B1" w:rsidRPr="00DC31B1" w:rsidRDefault="00DC31B1" w:rsidP="00986EED">
      <w:pPr>
        <w:numPr>
          <w:ilvl w:val="0"/>
          <w:numId w:val="93"/>
        </w:numPr>
        <w:spacing w:after="0" w:line="240" w:lineRule="auto"/>
      </w:pPr>
      <w:r w:rsidRPr="00DC31B1">
        <w:t xml:space="preserve">How do Experts explain repair appointments and what the customer should expect? </w:t>
      </w:r>
    </w:p>
    <w:p w14:paraId="44FF08F7" w14:textId="77777777" w:rsidR="00DC31B1" w:rsidRPr="00DC31B1" w:rsidRDefault="00DC31B1" w:rsidP="00986EED">
      <w:pPr>
        <w:numPr>
          <w:ilvl w:val="0"/>
          <w:numId w:val="93"/>
        </w:numPr>
        <w:spacing w:after="0" w:line="240" w:lineRule="auto"/>
      </w:pPr>
      <w:r w:rsidRPr="00DC31B1">
        <w:t xml:space="preserve">How do Experts explain applicable CLNR costs, shipping, and return-device requirements? </w:t>
      </w:r>
    </w:p>
    <w:p w14:paraId="0707C712" w14:textId="77777777" w:rsidR="00DC31B1" w:rsidRPr="00DC31B1" w:rsidRDefault="00DC31B1" w:rsidP="00986EED">
      <w:pPr>
        <w:numPr>
          <w:ilvl w:val="0"/>
          <w:numId w:val="93"/>
        </w:numPr>
        <w:spacing w:after="0" w:line="240" w:lineRule="auto"/>
      </w:pPr>
      <w:r w:rsidRPr="00DC31B1">
        <w:t xml:space="preserve">How do Experts communicate fees, timelines, customer responsibilities, and next steps without overpromising? </w:t>
      </w:r>
    </w:p>
    <w:p w14:paraId="3E4280F3" w14:textId="77777777" w:rsidR="000F3722" w:rsidRDefault="000F3722" w:rsidP="005B034A">
      <w:pPr>
        <w:spacing w:after="0" w:line="240" w:lineRule="auto"/>
        <w:rPr>
          <w:b/>
          <w:bCs/>
        </w:rPr>
      </w:pPr>
    </w:p>
    <w:p w14:paraId="506CC120" w14:textId="4B7763F5" w:rsidR="00DC31B1" w:rsidRPr="00DC31B1" w:rsidRDefault="00DC31B1" w:rsidP="005B034A">
      <w:pPr>
        <w:spacing w:after="0" w:line="240" w:lineRule="auto"/>
        <w:rPr>
          <w:b/>
          <w:bCs/>
        </w:rPr>
      </w:pPr>
      <w:r w:rsidRPr="00DC31B1">
        <w:rPr>
          <w:b/>
          <w:bCs/>
        </w:rPr>
        <w:t>Documentation and Process Accuracy</w:t>
      </w:r>
    </w:p>
    <w:p w14:paraId="7739BC51" w14:textId="77777777" w:rsidR="00DC31B1" w:rsidRPr="00DC31B1" w:rsidRDefault="00DC31B1" w:rsidP="00986EED">
      <w:pPr>
        <w:numPr>
          <w:ilvl w:val="0"/>
          <w:numId w:val="94"/>
        </w:numPr>
        <w:spacing w:after="0" w:line="240" w:lineRule="auto"/>
      </w:pPr>
      <w:r w:rsidRPr="00DC31B1">
        <w:t xml:space="preserve">What information must Experts document about the concern, troubleshooting, eligibility, selected path, and customer expectations? </w:t>
      </w:r>
    </w:p>
    <w:p w14:paraId="7CFA6B81" w14:textId="77777777" w:rsidR="00DC31B1" w:rsidRPr="00DC31B1" w:rsidRDefault="00DC31B1" w:rsidP="00986EED">
      <w:pPr>
        <w:numPr>
          <w:ilvl w:val="0"/>
          <w:numId w:val="94"/>
        </w:numPr>
        <w:spacing w:after="0" w:line="240" w:lineRule="auto"/>
      </w:pPr>
      <w:r w:rsidRPr="00DC31B1">
        <w:t>How does accurate documentation help prevent customer confusion, compliance errors, and No Trouble Found outcomes?</w:t>
      </w:r>
    </w:p>
    <w:p w14:paraId="7129CB71" w14:textId="77777777" w:rsidR="00335ADB" w:rsidRDefault="00335ADB" w:rsidP="005B034A">
      <w:pPr>
        <w:spacing w:after="0" w:line="240" w:lineRule="auto"/>
        <w:rPr>
          <w:b/>
          <w:bCs/>
        </w:rPr>
      </w:pPr>
    </w:p>
    <w:p w14:paraId="5C95A8CF" w14:textId="732C44AC" w:rsidR="00210BED" w:rsidRPr="00210BED" w:rsidRDefault="00CF0E19" w:rsidP="005B034A">
      <w:pPr>
        <w:pStyle w:val="Subtitle"/>
        <w:spacing w:after="0" w:line="240" w:lineRule="auto"/>
        <w:rPr>
          <w:rFonts w:hint="eastAsia"/>
        </w:rPr>
      </w:pPr>
      <w:r>
        <w:t>Core Capabilities</w:t>
      </w:r>
    </w:p>
    <w:p w14:paraId="47359F87" w14:textId="77777777" w:rsidR="000F3722" w:rsidRDefault="000F3722" w:rsidP="005B034A">
      <w:pPr>
        <w:spacing w:after="0" w:line="240" w:lineRule="auto"/>
        <w:rPr>
          <w:rFonts w:eastAsia="Times New Roman" w:cs="Times New Roman"/>
          <w:kern w:val="0"/>
          <w14:ligatures w14:val="none"/>
        </w:rPr>
      </w:pPr>
    </w:p>
    <w:p w14:paraId="75AEDA5E" w14:textId="1859C70B" w:rsidR="00E2734C" w:rsidRDefault="00E2734C" w:rsidP="005B034A">
      <w:pPr>
        <w:spacing w:after="0" w:line="240" w:lineRule="auto"/>
        <w:rPr>
          <w:rFonts w:eastAsia="Times New Roman" w:cs="Times New Roman"/>
          <w:kern w:val="0"/>
          <w14:ligatures w14:val="none"/>
        </w:rPr>
      </w:pPr>
      <w:r w:rsidRPr="00E2734C">
        <w:rPr>
          <w:rFonts w:eastAsia="Times New Roman" w:cs="Times New Roman"/>
          <w:kern w:val="0"/>
          <w14:ligatures w14:val="none"/>
        </w:rPr>
        <w:t>Upon successful completion of this learning block, Experts are prepared to:</w:t>
      </w:r>
    </w:p>
    <w:p w14:paraId="7E7FB817" w14:textId="77777777" w:rsidR="000F3722" w:rsidRPr="00E2734C" w:rsidRDefault="000F3722" w:rsidP="005B034A">
      <w:pPr>
        <w:spacing w:after="0" w:line="240" w:lineRule="auto"/>
        <w:rPr>
          <w:rFonts w:eastAsia="Times New Roman" w:cs="Times New Roman"/>
          <w:kern w:val="0"/>
          <w14:ligatures w14:val="none"/>
        </w:rPr>
      </w:pPr>
    </w:p>
    <w:p w14:paraId="4FFC3924" w14:textId="77777777" w:rsidR="00E2734C" w:rsidRPr="00E2734C" w:rsidRDefault="00E2734C" w:rsidP="00986EED">
      <w:pPr>
        <w:numPr>
          <w:ilvl w:val="0"/>
          <w:numId w:val="140"/>
        </w:numPr>
        <w:spacing w:after="0" w:line="240" w:lineRule="auto"/>
        <w:rPr>
          <w:rFonts w:eastAsia="Times New Roman" w:cs="Times New Roman"/>
          <w:kern w:val="0"/>
          <w14:ligatures w14:val="none"/>
        </w:rPr>
      </w:pPr>
      <w:r w:rsidRPr="00E2734C">
        <w:rPr>
          <w:rFonts w:eastAsia="Times New Roman" w:cs="Times New Roman"/>
          <w:kern w:val="0"/>
          <w14:ligatures w14:val="none"/>
        </w:rPr>
        <w:t>Evaluate customer concerns involving device damage, malfunction, warranty, repair, replacement, and claims to determine the appropriate resolution path.</w:t>
      </w:r>
    </w:p>
    <w:p w14:paraId="1A28F09F" w14:textId="77777777" w:rsidR="00E2734C" w:rsidRPr="00E2734C" w:rsidRDefault="00E2734C" w:rsidP="00986EED">
      <w:pPr>
        <w:numPr>
          <w:ilvl w:val="0"/>
          <w:numId w:val="140"/>
        </w:numPr>
        <w:spacing w:after="0" w:line="240" w:lineRule="auto"/>
        <w:rPr>
          <w:rFonts w:eastAsia="Times New Roman" w:cs="Times New Roman"/>
          <w:kern w:val="0"/>
          <w14:ligatures w14:val="none"/>
        </w:rPr>
      </w:pPr>
      <w:r w:rsidRPr="00E2734C">
        <w:rPr>
          <w:rFonts w:eastAsia="Times New Roman" w:cs="Times New Roman"/>
          <w:kern w:val="0"/>
          <w14:ligatures w14:val="none"/>
        </w:rPr>
        <w:t>Use approved tools, workflows, and eligibility information to validate repair, replacement, warranty, and claims decisions before communicating customer guidance.</w:t>
      </w:r>
    </w:p>
    <w:p w14:paraId="2FA3D5BC" w14:textId="77777777" w:rsidR="00E2734C" w:rsidRPr="00E2734C" w:rsidRDefault="00E2734C" w:rsidP="00986EED">
      <w:pPr>
        <w:numPr>
          <w:ilvl w:val="0"/>
          <w:numId w:val="140"/>
        </w:numPr>
        <w:spacing w:after="0" w:line="240" w:lineRule="auto"/>
        <w:rPr>
          <w:rFonts w:eastAsia="Times New Roman" w:cs="Times New Roman"/>
          <w:kern w:val="0"/>
          <w14:ligatures w14:val="none"/>
        </w:rPr>
      </w:pPr>
      <w:r w:rsidRPr="00E2734C">
        <w:rPr>
          <w:rFonts w:eastAsia="Times New Roman" w:cs="Times New Roman"/>
          <w:kern w:val="0"/>
          <w14:ligatures w14:val="none"/>
        </w:rPr>
        <w:t>Apply repair-first decision making by recommending the appropriate support option based on eligibility, customer circumstances, and approved business processes.</w:t>
      </w:r>
    </w:p>
    <w:p w14:paraId="3B4B5C32" w14:textId="77777777" w:rsidR="00E2734C" w:rsidRPr="00E2734C" w:rsidRDefault="00E2734C" w:rsidP="00986EED">
      <w:pPr>
        <w:numPr>
          <w:ilvl w:val="0"/>
          <w:numId w:val="140"/>
        </w:numPr>
        <w:spacing w:after="0" w:line="240" w:lineRule="auto"/>
        <w:rPr>
          <w:rFonts w:eastAsia="Times New Roman" w:cs="Times New Roman"/>
          <w:kern w:val="0"/>
          <w14:ligatures w14:val="none"/>
        </w:rPr>
      </w:pPr>
      <w:r w:rsidRPr="00E2734C">
        <w:rPr>
          <w:rFonts w:eastAsia="Times New Roman" w:cs="Times New Roman"/>
          <w:kern w:val="0"/>
          <w14:ligatures w14:val="none"/>
        </w:rPr>
        <w:t>Guide customers through warranty, repair, replacement, and claims processes by communicating expectations, timelines, costs, and next steps with confidence and empathy.</w:t>
      </w:r>
    </w:p>
    <w:p w14:paraId="551CCE44" w14:textId="77777777" w:rsidR="00E2734C" w:rsidRPr="00E2734C" w:rsidRDefault="00E2734C" w:rsidP="00986EED">
      <w:pPr>
        <w:numPr>
          <w:ilvl w:val="0"/>
          <w:numId w:val="140"/>
        </w:numPr>
        <w:spacing w:after="0" w:line="240" w:lineRule="auto"/>
        <w:rPr>
          <w:rFonts w:eastAsia="Times New Roman" w:cs="Times New Roman"/>
          <w:kern w:val="0"/>
          <w14:ligatures w14:val="none"/>
        </w:rPr>
      </w:pPr>
      <w:r w:rsidRPr="00E2734C">
        <w:rPr>
          <w:rFonts w:eastAsia="Times New Roman" w:cs="Times New Roman"/>
          <w:kern w:val="0"/>
          <w14:ligatures w14:val="none"/>
        </w:rPr>
        <w:t>Determine when customer concerns require warranty support, insurance claims, repair, replacement, escalation, or another approved support path while maintaining compliance throughout the interaction.</w:t>
      </w:r>
    </w:p>
    <w:p w14:paraId="4D21FA51" w14:textId="77777777" w:rsidR="00E2734C" w:rsidRPr="00E2734C" w:rsidRDefault="00E2734C" w:rsidP="00986EED">
      <w:pPr>
        <w:numPr>
          <w:ilvl w:val="0"/>
          <w:numId w:val="140"/>
        </w:numPr>
        <w:spacing w:after="0" w:line="240" w:lineRule="auto"/>
        <w:rPr>
          <w:rFonts w:eastAsia="Times New Roman" w:cs="Times New Roman"/>
          <w:kern w:val="0"/>
          <w14:ligatures w14:val="none"/>
        </w:rPr>
      </w:pPr>
      <w:r w:rsidRPr="00E2734C">
        <w:rPr>
          <w:rFonts w:eastAsia="Times New Roman" w:cs="Times New Roman"/>
          <w:kern w:val="0"/>
          <w14:ligatures w14:val="none"/>
        </w:rPr>
        <w:t>Build the decision-making and customer guidance capabilities required to confidently support warranty, repair, replacement, and claims-related customer interactions in production.</w:t>
      </w:r>
    </w:p>
    <w:p w14:paraId="46779E13" w14:textId="77777777" w:rsidR="000F3722" w:rsidRDefault="000F3722" w:rsidP="005B034A">
      <w:pPr>
        <w:pStyle w:val="Subtitle"/>
        <w:spacing w:after="0" w:line="240" w:lineRule="auto"/>
        <w:rPr>
          <w:rFonts w:hint="eastAsia"/>
        </w:rPr>
      </w:pPr>
    </w:p>
    <w:p w14:paraId="3573B4E4" w14:textId="04C64CA9" w:rsidR="00A15EE1" w:rsidRDefault="00A15EE1" w:rsidP="005B034A">
      <w:pPr>
        <w:pStyle w:val="Subtitle"/>
        <w:spacing w:after="0" w:line="240" w:lineRule="auto"/>
        <w:rPr>
          <w:rFonts w:hint="eastAsia"/>
        </w:rPr>
      </w:pPr>
      <w:r>
        <w:t>Assessment Methods</w:t>
      </w:r>
    </w:p>
    <w:p w14:paraId="32EF6C7D" w14:textId="77777777" w:rsidR="00A15EE1" w:rsidRPr="006C363D" w:rsidRDefault="00A15EE1" w:rsidP="00986EED">
      <w:pPr>
        <w:numPr>
          <w:ilvl w:val="0"/>
          <w:numId w:val="30"/>
        </w:numPr>
        <w:spacing w:after="0" w:line="240" w:lineRule="auto"/>
      </w:pPr>
      <w:r w:rsidRPr="006C363D">
        <w:t xml:space="preserve">Knowledge Check </w:t>
      </w:r>
    </w:p>
    <w:p w14:paraId="2621D333" w14:textId="77777777" w:rsidR="00A15EE1" w:rsidRDefault="00A15EE1" w:rsidP="00986EED">
      <w:pPr>
        <w:numPr>
          <w:ilvl w:val="0"/>
          <w:numId w:val="30"/>
        </w:numPr>
        <w:spacing w:after="0" w:line="240" w:lineRule="auto"/>
      </w:pPr>
      <w:r w:rsidRPr="006C363D">
        <w:t xml:space="preserve">Simulation </w:t>
      </w:r>
    </w:p>
    <w:p w14:paraId="7AB0128E" w14:textId="77777777" w:rsidR="00A15EE1" w:rsidRDefault="00A15EE1" w:rsidP="00986EED">
      <w:pPr>
        <w:numPr>
          <w:ilvl w:val="1"/>
          <w:numId w:val="30"/>
        </w:numPr>
        <w:spacing w:after="0" w:line="240" w:lineRule="auto"/>
      </w:pPr>
      <w:r>
        <w:t>Training Assist</w:t>
      </w:r>
    </w:p>
    <w:p w14:paraId="4FC4D948" w14:textId="77777777" w:rsidR="00A15EE1" w:rsidRDefault="00A15EE1" w:rsidP="00986EED">
      <w:pPr>
        <w:numPr>
          <w:ilvl w:val="1"/>
          <w:numId w:val="30"/>
        </w:numPr>
        <w:spacing w:after="0" w:line="240" w:lineRule="auto"/>
      </w:pPr>
      <w:r>
        <w:t>Assima</w:t>
      </w:r>
    </w:p>
    <w:p w14:paraId="4DD07732" w14:textId="77777777" w:rsidR="00A15EE1" w:rsidRDefault="00A15EE1" w:rsidP="00986EED">
      <w:pPr>
        <w:numPr>
          <w:ilvl w:val="2"/>
          <w:numId w:val="30"/>
        </w:numPr>
        <w:spacing w:after="0" w:line="240" w:lineRule="auto"/>
      </w:pPr>
      <w:r>
        <w:t>Expert Workspace</w:t>
      </w:r>
    </w:p>
    <w:p w14:paraId="250AE1AD" w14:textId="1638E100" w:rsidR="00B007AD" w:rsidRDefault="00B007AD" w:rsidP="00986EED">
      <w:pPr>
        <w:numPr>
          <w:ilvl w:val="2"/>
          <w:numId w:val="30"/>
        </w:numPr>
        <w:spacing w:after="0" w:line="240" w:lineRule="auto"/>
      </w:pPr>
      <w:r>
        <w:t>TRG</w:t>
      </w:r>
    </w:p>
    <w:p w14:paraId="5179A369" w14:textId="4F1F6FD8" w:rsidR="00A15EE1" w:rsidRDefault="003003DC" w:rsidP="00986EED">
      <w:pPr>
        <w:numPr>
          <w:ilvl w:val="2"/>
          <w:numId w:val="30"/>
        </w:numPr>
        <w:spacing w:after="0" w:line="240" w:lineRule="auto"/>
      </w:pPr>
      <w:r>
        <w:t>ACSS</w:t>
      </w:r>
    </w:p>
    <w:p w14:paraId="18CC4BB8" w14:textId="77777777" w:rsidR="00A15EE1" w:rsidRPr="002B7CF9" w:rsidRDefault="00A15EE1" w:rsidP="005B034A">
      <w:pPr>
        <w:spacing w:after="0" w:line="240" w:lineRule="auto"/>
      </w:pPr>
    </w:p>
    <w:p w14:paraId="70817F06" w14:textId="77777777" w:rsidR="00A15EE1" w:rsidRDefault="00A15EE1" w:rsidP="005B034A">
      <w:pPr>
        <w:pStyle w:val="Subtitle"/>
        <w:spacing w:after="0" w:line="240" w:lineRule="auto"/>
        <w:rPr>
          <w:rFonts w:hint="eastAsia"/>
        </w:rPr>
      </w:pPr>
      <w:r>
        <w:t>Minimum Performance Expectations</w:t>
      </w:r>
    </w:p>
    <w:p w14:paraId="4AC897F6" w14:textId="77777777" w:rsidR="000F3722" w:rsidRDefault="000F3722" w:rsidP="005B034A">
      <w:pPr>
        <w:spacing w:after="0" w:line="240" w:lineRule="auto"/>
      </w:pPr>
    </w:p>
    <w:p w14:paraId="00A67C26" w14:textId="75F81EF5" w:rsidR="00B14A99" w:rsidRDefault="00B14A99" w:rsidP="005B034A">
      <w:pPr>
        <w:spacing w:after="0" w:line="240" w:lineRule="auto"/>
      </w:pPr>
      <w:r w:rsidRPr="00B14A99">
        <w:t>Experts must demonstrate the ability to:</w:t>
      </w:r>
    </w:p>
    <w:p w14:paraId="55B50803" w14:textId="77777777" w:rsidR="000F3722" w:rsidRPr="00B14A99" w:rsidRDefault="000F3722" w:rsidP="005B034A">
      <w:pPr>
        <w:spacing w:after="0" w:line="240" w:lineRule="auto"/>
      </w:pPr>
    </w:p>
    <w:p w14:paraId="0DF5818B" w14:textId="77777777" w:rsidR="00B14A99" w:rsidRPr="00B14A99" w:rsidRDefault="00B14A99" w:rsidP="00986EED">
      <w:pPr>
        <w:numPr>
          <w:ilvl w:val="0"/>
          <w:numId w:val="126"/>
        </w:numPr>
        <w:spacing w:after="0" w:line="240" w:lineRule="auto"/>
      </w:pPr>
      <w:r w:rsidRPr="00B14A99">
        <w:t xml:space="preserve">Successfully complete all </w:t>
      </w:r>
      <w:r w:rsidRPr="00B14A99">
        <w:rPr>
          <w:b/>
          <w:bCs/>
        </w:rPr>
        <w:t>8 required Insurance &amp; Warranty Claims simulations</w:t>
      </w:r>
      <w:r w:rsidRPr="00B14A99">
        <w:t xml:space="preserve">, including successful re-demonstration of any skill requiring coaching before progressing. </w:t>
      </w:r>
    </w:p>
    <w:p w14:paraId="1E776CC5" w14:textId="77777777" w:rsidR="00B14A99" w:rsidRPr="00B14A99" w:rsidRDefault="00B14A99" w:rsidP="00986EED">
      <w:pPr>
        <w:numPr>
          <w:ilvl w:val="0"/>
          <w:numId w:val="126"/>
        </w:numPr>
        <w:spacing w:after="0" w:line="240" w:lineRule="auto"/>
      </w:pPr>
      <w:r w:rsidRPr="00B14A99">
        <w:t xml:space="preserve">Ask purposeful discovery questions and correctly determine whether the customer needs </w:t>
      </w:r>
      <w:r w:rsidRPr="00B14A99">
        <w:rPr>
          <w:b/>
          <w:bCs/>
        </w:rPr>
        <w:t>warranty, coverage, repair, or insurance-claim guidance</w:t>
      </w:r>
      <w:r w:rsidRPr="00B14A99">
        <w:t xml:space="preserve"> in 100% of evaluated discovery scenarios. </w:t>
      </w:r>
    </w:p>
    <w:p w14:paraId="6694742E" w14:textId="77777777" w:rsidR="00B14A99" w:rsidRPr="00B14A99" w:rsidRDefault="00B14A99" w:rsidP="00986EED">
      <w:pPr>
        <w:numPr>
          <w:ilvl w:val="0"/>
          <w:numId w:val="126"/>
        </w:numPr>
        <w:spacing w:after="0" w:line="240" w:lineRule="auto"/>
      </w:pPr>
      <w:r w:rsidRPr="00B14A99">
        <w:t xml:space="preserve">Use the appropriate approved tool to locate coverage information for the correct customer line in </w:t>
      </w:r>
      <w:r w:rsidRPr="00B14A99">
        <w:rPr>
          <w:b/>
          <w:bCs/>
        </w:rPr>
        <w:t>100% of evaluated coverage-verification scenarios</w:t>
      </w:r>
      <w:r w:rsidRPr="00B14A99">
        <w:t xml:space="preserve">. </w:t>
      </w:r>
    </w:p>
    <w:p w14:paraId="6839EA27" w14:textId="77777777" w:rsidR="00B14A99" w:rsidRPr="00B14A99" w:rsidRDefault="00B14A99" w:rsidP="00986EED">
      <w:pPr>
        <w:numPr>
          <w:ilvl w:val="0"/>
          <w:numId w:val="126"/>
        </w:numPr>
        <w:spacing w:after="0" w:line="240" w:lineRule="auto"/>
      </w:pPr>
      <w:r w:rsidRPr="00B14A99">
        <w:t xml:space="preserve">Explain available coverage and support options in clear, customer-friendly language without promising claim approval, eligibility, or a specific outcome in </w:t>
      </w:r>
      <w:r w:rsidRPr="00B14A99">
        <w:rPr>
          <w:b/>
          <w:bCs/>
        </w:rPr>
        <w:t>100% of evaluated coverage conversations</w:t>
      </w:r>
      <w:r w:rsidRPr="00B14A99">
        <w:t xml:space="preserve">. </w:t>
      </w:r>
    </w:p>
    <w:p w14:paraId="10D8CFCF" w14:textId="77777777" w:rsidR="00B14A99" w:rsidRPr="00B14A99" w:rsidRDefault="00B14A99" w:rsidP="00986EED">
      <w:pPr>
        <w:numPr>
          <w:ilvl w:val="0"/>
          <w:numId w:val="126"/>
        </w:numPr>
        <w:spacing w:after="0" w:line="240" w:lineRule="auto"/>
      </w:pPr>
      <w:r w:rsidRPr="00B14A99">
        <w:t xml:space="preserve">Complete required troubleshooting before determining that a concern is warranty-related, confirm Same Unit Repair eligibility, and position </w:t>
      </w:r>
      <w:r w:rsidRPr="00B14A99">
        <w:rPr>
          <w:b/>
          <w:bCs/>
        </w:rPr>
        <w:t>SUR as the first supported option</w:t>
      </w:r>
      <w:r w:rsidRPr="00B14A99">
        <w:t xml:space="preserve"> in 100% of applicable warranty scenarios. </w:t>
      </w:r>
    </w:p>
    <w:p w14:paraId="68A8F26B" w14:textId="77777777" w:rsidR="00B14A99" w:rsidRPr="00B14A99" w:rsidRDefault="00B14A99" w:rsidP="00986EED">
      <w:pPr>
        <w:numPr>
          <w:ilvl w:val="0"/>
          <w:numId w:val="126"/>
        </w:numPr>
        <w:spacing w:after="0" w:line="240" w:lineRule="auto"/>
      </w:pPr>
      <w:r w:rsidRPr="00B14A99">
        <w:t xml:space="preserve">When a customer declines an eligible SUR option, explain the applicable fee and next steps accurately before processing a </w:t>
      </w:r>
      <w:r w:rsidRPr="00B14A99">
        <w:rPr>
          <w:b/>
          <w:bCs/>
        </w:rPr>
        <w:t>CLNR</w:t>
      </w:r>
      <w:r w:rsidRPr="00B14A99">
        <w:t xml:space="preserve"> through the approved workflow. </w:t>
      </w:r>
    </w:p>
    <w:p w14:paraId="3468D1E2" w14:textId="77777777" w:rsidR="00B14A99" w:rsidRPr="00B14A99" w:rsidRDefault="00B14A99" w:rsidP="00986EED">
      <w:pPr>
        <w:numPr>
          <w:ilvl w:val="0"/>
          <w:numId w:val="126"/>
        </w:numPr>
        <w:spacing w:after="0" w:line="240" w:lineRule="auto"/>
      </w:pPr>
      <w:r w:rsidRPr="00B14A99">
        <w:t xml:space="preserve">Correctly identify when device damage requires an insurance-claim path and guide the customer to the approved </w:t>
      </w:r>
      <w:r w:rsidRPr="00B14A99">
        <w:rPr>
          <w:b/>
          <w:bCs/>
        </w:rPr>
        <w:t>phoneclaim.com</w:t>
      </w:r>
      <w:r w:rsidRPr="00B14A99">
        <w:t xml:space="preserve"> self-service process in 100% of applicable claims scenarios. </w:t>
      </w:r>
    </w:p>
    <w:p w14:paraId="34488ADE" w14:textId="77777777" w:rsidR="00B14A99" w:rsidRPr="00B14A99" w:rsidRDefault="00B14A99" w:rsidP="00986EED">
      <w:pPr>
        <w:numPr>
          <w:ilvl w:val="0"/>
          <w:numId w:val="126"/>
        </w:numPr>
        <w:spacing w:after="0" w:line="240" w:lineRule="auto"/>
      </w:pPr>
      <w:r w:rsidRPr="00B14A99">
        <w:t xml:space="preserve">Set accurate expectations about deductibles, fees, and charges without promising claim approval, replacement eligibility, or a specific replacement type in 100% of evaluated claims-education scenarios. </w:t>
      </w:r>
    </w:p>
    <w:p w14:paraId="5E04303A" w14:textId="77777777" w:rsidR="00B14A99" w:rsidRPr="00B14A99" w:rsidRDefault="00B14A99" w:rsidP="00986EED">
      <w:pPr>
        <w:numPr>
          <w:ilvl w:val="0"/>
          <w:numId w:val="126"/>
        </w:numPr>
        <w:spacing w:after="0" w:line="240" w:lineRule="auto"/>
      </w:pPr>
      <w:r w:rsidRPr="00B14A99">
        <w:t xml:space="preserve">Direct customers seeking the status of an existing claim to the approved phoneclaim.com self-service path in </w:t>
      </w:r>
      <w:r w:rsidRPr="00B14A99">
        <w:rPr>
          <w:b/>
          <w:bCs/>
        </w:rPr>
        <w:t>1 of 1 evaluated scope-decision scenario</w:t>
      </w:r>
      <w:r w:rsidRPr="00B14A99">
        <w:t xml:space="preserve">. </w:t>
      </w:r>
    </w:p>
    <w:p w14:paraId="61BB0925" w14:textId="77777777" w:rsidR="00B14A99" w:rsidRPr="00B14A99" w:rsidRDefault="00B14A99" w:rsidP="00986EED">
      <w:pPr>
        <w:numPr>
          <w:ilvl w:val="0"/>
          <w:numId w:val="126"/>
        </w:numPr>
        <w:spacing w:after="0" w:line="240" w:lineRule="auto"/>
      </w:pPr>
      <w:r w:rsidRPr="00B14A99">
        <w:t xml:space="preserve">Successfully complete the end-to-end warranty simulation with a score of at least </w:t>
      </w:r>
      <w:r w:rsidRPr="00B14A99">
        <w:rPr>
          <w:b/>
          <w:bCs/>
        </w:rPr>
        <w:t>85%</w:t>
      </w:r>
      <w:r w:rsidRPr="00B14A99">
        <w:t xml:space="preserve"> by completing troubleshooting, confirming the absence or presence of damage, checking SUR eligibility, explaining the available path, and completing scheduling or the supported next step. </w:t>
      </w:r>
    </w:p>
    <w:p w14:paraId="5F5AB5BE" w14:textId="77777777" w:rsidR="00B14A99" w:rsidRPr="00B14A99" w:rsidRDefault="00B14A99" w:rsidP="00986EED">
      <w:pPr>
        <w:numPr>
          <w:ilvl w:val="0"/>
          <w:numId w:val="126"/>
        </w:numPr>
        <w:spacing w:after="0" w:line="240" w:lineRule="auto"/>
      </w:pPr>
      <w:r w:rsidRPr="00B14A99">
        <w:t xml:space="preserve">Complete all evaluated activities with </w:t>
      </w:r>
      <w:r w:rsidRPr="00B14A99">
        <w:rPr>
          <w:b/>
          <w:bCs/>
        </w:rPr>
        <w:t>zero critical warranty, claims, or compliance errors</w:t>
      </w:r>
      <w:r w:rsidRPr="00B14A99">
        <w:t xml:space="preserve">, including: </w:t>
      </w:r>
    </w:p>
    <w:p w14:paraId="35FB2A0B" w14:textId="77777777" w:rsidR="00B14A99" w:rsidRPr="00B14A99" w:rsidRDefault="00B14A99" w:rsidP="00986EED">
      <w:pPr>
        <w:numPr>
          <w:ilvl w:val="1"/>
          <w:numId w:val="126"/>
        </w:numPr>
        <w:spacing w:after="0" w:line="240" w:lineRule="auto"/>
      </w:pPr>
      <w:r w:rsidRPr="00B14A99">
        <w:t xml:space="preserve">Skipping required troubleshooting. </w:t>
      </w:r>
    </w:p>
    <w:p w14:paraId="7F88B0AC" w14:textId="77777777" w:rsidR="00B14A99" w:rsidRPr="00B14A99" w:rsidRDefault="00B14A99" w:rsidP="00986EED">
      <w:pPr>
        <w:numPr>
          <w:ilvl w:val="1"/>
          <w:numId w:val="126"/>
        </w:numPr>
        <w:spacing w:after="0" w:line="240" w:lineRule="auto"/>
      </w:pPr>
      <w:r w:rsidRPr="00B14A99">
        <w:t xml:space="preserve">Reviewing coverage for the wrong customer line. </w:t>
      </w:r>
    </w:p>
    <w:p w14:paraId="39EEBE08" w14:textId="77777777" w:rsidR="00B14A99" w:rsidRPr="00B14A99" w:rsidRDefault="00B14A99" w:rsidP="00986EED">
      <w:pPr>
        <w:numPr>
          <w:ilvl w:val="1"/>
          <w:numId w:val="126"/>
        </w:numPr>
        <w:spacing w:after="0" w:line="240" w:lineRule="auto"/>
      </w:pPr>
      <w:r w:rsidRPr="00B14A99">
        <w:t xml:space="preserve">Misrepresenting coverage or eligibility. </w:t>
      </w:r>
    </w:p>
    <w:p w14:paraId="16FD0303" w14:textId="77777777" w:rsidR="00B14A99" w:rsidRPr="00B14A99" w:rsidRDefault="00B14A99" w:rsidP="00986EED">
      <w:pPr>
        <w:numPr>
          <w:ilvl w:val="1"/>
          <w:numId w:val="126"/>
        </w:numPr>
        <w:spacing w:after="0" w:line="240" w:lineRule="auto"/>
      </w:pPr>
      <w:r w:rsidRPr="00B14A99">
        <w:t xml:space="preserve">Promising claim approval or a specific replacement outcome. </w:t>
      </w:r>
    </w:p>
    <w:p w14:paraId="03695639" w14:textId="77777777" w:rsidR="00B14A99" w:rsidRPr="00B14A99" w:rsidRDefault="00B14A99" w:rsidP="00986EED">
      <w:pPr>
        <w:numPr>
          <w:ilvl w:val="1"/>
          <w:numId w:val="126"/>
        </w:numPr>
        <w:spacing w:after="0" w:line="240" w:lineRule="auto"/>
      </w:pPr>
      <w:r w:rsidRPr="00B14A99">
        <w:t xml:space="preserve">Bypassing an available SUR path. </w:t>
      </w:r>
    </w:p>
    <w:p w14:paraId="7B1D6ACC" w14:textId="77777777" w:rsidR="00B14A99" w:rsidRPr="00B14A99" w:rsidRDefault="00B14A99" w:rsidP="00986EED">
      <w:pPr>
        <w:numPr>
          <w:ilvl w:val="1"/>
          <w:numId w:val="126"/>
        </w:numPr>
        <w:spacing w:after="0" w:line="240" w:lineRule="auto"/>
      </w:pPr>
      <w:r w:rsidRPr="00B14A99">
        <w:t xml:space="preserve">Processing an unsupported CLNR. </w:t>
      </w:r>
    </w:p>
    <w:p w14:paraId="329706C0" w14:textId="77777777" w:rsidR="00B14A99" w:rsidRPr="00B14A99" w:rsidRDefault="00B14A99" w:rsidP="00986EED">
      <w:pPr>
        <w:numPr>
          <w:ilvl w:val="1"/>
          <w:numId w:val="126"/>
        </w:numPr>
        <w:spacing w:after="0" w:line="240" w:lineRule="auto"/>
      </w:pPr>
      <w:r w:rsidRPr="00B14A99">
        <w:t>Directing the customer to the wrong warranty or claims path.</w:t>
      </w:r>
    </w:p>
    <w:p w14:paraId="6C64CD91" w14:textId="7E2FD7DE" w:rsidR="00210BED" w:rsidRPr="00210BED" w:rsidRDefault="00210BED" w:rsidP="005B034A">
      <w:pPr>
        <w:spacing w:after="0" w:line="240" w:lineRule="auto"/>
      </w:pPr>
    </w:p>
    <w:p w14:paraId="722F203F" w14:textId="0423BB2E" w:rsidR="00210BED" w:rsidRDefault="00335ADB" w:rsidP="00183779">
      <w:pPr>
        <w:pStyle w:val="Subtitle"/>
        <w:keepNext/>
        <w:spacing w:after="0" w:line="240" w:lineRule="auto"/>
        <w:rPr>
          <w:rFonts w:hint="eastAsia"/>
        </w:rPr>
      </w:pPr>
      <w:r>
        <w:t>Courses and Resources</w:t>
      </w:r>
      <w:r w:rsidR="25ED861A">
        <w:t xml:space="preserve"> (~1.5 hours)</w:t>
      </w:r>
    </w:p>
    <w:p w14:paraId="58C441B3" w14:textId="77777777" w:rsidR="00183779" w:rsidRPr="00183779" w:rsidRDefault="00183779" w:rsidP="00183779">
      <w:pPr>
        <w:keepNext/>
      </w:pPr>
    </w:p>
    <w:tbl>
      <w:tblPr>
        <w:tblW w:w="14583"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572"/>
        <w:gridCol w:w="1213"/>
        <w:gridCol w:w="2070"/>
        <w:gridCol w:w="2070"/>
        <w:gridCol w:w="1530"/>
        <w:gridCol w:w="6128"/>
      </w:tblGrid>
      <w:tr w:rsidR="00073AC3" w14:paraId="62A2CD83" w14:textId="77777777" w:rsidTr="00840CE5">
        <w:trPr>
          <w:cantSplit/>
          <w:trHeight w:val="124"/>
          <w:jc w:val="center"/>
        </w:trPr>
        <w:tc>
          <w:tcPr>
            <w:tcW w:w="1572" w:type="dxa"/>
            <w:shd w:val="clear" w:color="auto" w:fill="EAF2F8"/>
            <w:tcMar>
              <w:top w:w="70" w:type="dxa"/>
              <w:left w:w="70" w:type="dxa"/>
              <w:bottom w:w="70" w:type="dxa"/>
              <w:right w:w="70" w:type="dxa"/>
            </w:tcMar>
          </w:tcPr>
          <w:p w14:paraId="0895F10E" w14:textId="51AF06B7" w:rsidR="00073AC3" w:rsidRDefault="00073AC3" w:rsidP="00183779">
            <w:pPr>
              <w:keepNext/>
              <w:spacing w:after="0" w:line="240" w:lineRule="auto"/>
            </w:pPr>
            <w:r>
              <w:rPr>
                <w:rFonts w:ascii="Apercu Pro" w:eastAsia="Apercu Pro" w:hAnsi="Apercu Pro" w:cs="Apercu Pro"/>
                <w:b/>
                <w:sz w:val="20"/>
              </w:rPr>
              <w:t>Course</w:t>
            </w:r>
          </w:p>
        </w:tc>
        <w:tc>
          <w:tcPr>
            <w:tcW w:w="1213" w:type="dxa"/>
            <w:shd w:val="clear" w:color="auto" w:fill="EAF2F8"/>
            <w:tcMar>
              <w:top w:w="70" w:type="dxa"/>
              <w:left w:w="70" w:type="dxa"/>
              <w:bottom w:w="70" w:type="dxa"/>
              <w:right w:w="70" w:type="dxa"/>
            </w:tcMar>
          </w:tcPr>
          <w:p w14:paraId="7B4D5A62" w14:textId="77777777" w:rsidR="00073AC3" w:rsidRDefault="00073AC3" w:rsidP="00183779">
            <w:pPr>
              <w:keepNext/>
              <w:spacing w:after="0" w:line="240" w:lineRule="auto"/>
            </w:pPr>
            <w:r>
              <w:rPr>
                <w:rFonts w:ascii="Apercu Pro" w:eastAsia="Apercu Pro" w:hAnsi="Apercu Pro" w:cs="Apercu Pro"/>
                <w:b/>
                <w:sz w:val="20"/>
              </w:rPr>
              <w:t>Modality</w:t>
            </w:r>
          </w:p>
        </w:tc>
        <w:tc>
          <w:tcPr>
            <w:tcW w:w="2070" w:type="dxa"/>
            <w:shd w:val="clear" w:color="auto" w:fill="EAF2F8"/>
            <w:tcMar>
              <w:top w:w="70" w:type="dxa"/>
              <w:left w:w="70" w:type="dxa"/>
              <w:bottom w:w="70" w:type="dxa"/>
              <w:right w:w="70" w:type="dxa"/>
            </w:tcMar>
          </w:tcPr>
          <w:p w14:paraId="6191598F" w14:textId="77777777" w:rsidR="00073AC3" w:rsidRDefault="00073AC3" w:rsidP="00183779">
            <w:pPr>
              <w:keepNext/>
              <w:spacing w:after="0" w:line="240" w:lineRule="auto"/>
            </w:pPr>
            <w:r>
              <w:rPr>
                <w:rFonts w:ascii="Apercu Pro" w:eastAsia="Apercu Pro" w:hAnsi="Apercu Pro" w:cs="Apercu Pro"/>
                <w:b/>
                <w:sz w:val="20"/>
              </w:rPr>
              <w:t>Estimated Duration</w:t>
            </w:r>
          </w:p>
        </w:tc>
        <w:tc>
          <w:tcPr>
            <w:tcW w:w="2070" w:type="dxa"/>
            <w:shd w:val="clear" w:color="auto" w:fill="EAF2F8"/>
          </w:tcPr>
          <w:p w14:paraId="5F3CA964" w14:textId="08F8BAE2" w:rsidR="00073AC3" w:rsidRDefault="00073AC3" w:rsidP="00183779">
            <w:pPr>
              <w:keepNext/>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530" w:type="dxa"/>
            <w:shd w:val="clear" w:color="auto" w:fill="EAF2F8"/>
          </w:tcPr>
          <w:p w14:paraId="4205B399" w14:textId="553BA541" w:rsidR="00073AC3" w:rsidRDefault="00073AC3" w:rsidP="00183779">
            <w:pPr>
              <w:keepNext/>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6128" w:type="dxa"/>
            <w:shd w:val="clear" w:color="auto" w:fill="EAF2F8"/>
            <w:tcMar>
              <w:top w:w="70" w:type="dxa"/>
              <w:left w:w="70" w:type="dxa"/>
              <w:bottom w:w="70" w:type="dxa"/>
              <w:right w:w="70" w:type="dxa"/>
            </w:tcMar>
          </w:tcPr>
          <w:p w14:paraId="2025BBD0" w14:textId="708539C2" w:rsidR="00073AC3" w:rsidRDefault="00073AC3" w:rsidP="00183779">
            <w:pPr>
              <w:keepNext/>
              <w:spacing w:after="0" w:line="240" w:lineRule="auto"/>
            </w:pPr>
            <w:r>
              <w:rPr>
                <w:rFonts w:ascii="Apercu Pro" w:eastAsia="Apercu Pro" w:hAnsi="Apercu Pro" w:cs="Apercu Pro"/>
                <w:b/>
                <w:sz w:val="20"/>
              </w:rPr>
              <w:t>High-Level Description</w:t>
            </w:r>
          </w:p>
        </w:tc>
      </w:tr>
      <w:tr w:rsidR="00073AC3" w14:paraId="576437EB" w14:textId="77777777" w:rsidTr="00840CE5">
        <w:trPr>
          <w:cantSplit/>
          <w:trHeight w:val="246"/>
          <w:jc w:val="center"/>
        </w:trPr>
        <w:tc>
          <w:tcPr>
            <w:tcW w:w="1572" w:type="dxa"/>
            <w:tcMar>
              <w:top w:w="70" w:type="dxa"/>
              <w:left w:w="70" w:type="dxa"/>
              <w:bottom w:w="70" w:type="dxa"/>
              <w:right w:w="70" w:type="dxa"/>
            </w:tcMar>
          </w:tcPr>
          <w:p w14:paraId="1AB30836" w14:textId="77777777" w:rsidR="00073AC3" w:rsidRDefault="00073AC3" w:rsidP="005B034A">
            <w:pPr>
              <w:spacing w:after="0" w:line="240" w:lineRule="auto"/>
            </w:pPr>
            <w:r>
              <w:rPr>
                <w:rFonts w:ascii="Apercu Pro" w:eastAsia="Apercu Pro" w:hAnsi="Apercu Pro" w:cs="Apercu Pro"/>
                <w:sz w:val="20"/>
              </w:rPr>
              <w:t>Introduction to Repair and Replacement</w:t>
            </w:r>
          </w:p>
        </w:tc>
        <w:tc>
          <w:tcPr>
            <w:tcW w:w="1213" w:type="dxa"/>
            <w:tcMar>
              <w:top w:w="70" w:type="dxa"/>
              <w:left w:w="70" w:type="dxa"/>
              <w:bottom w:w="70" w:type="dxa"/>
              <w:right w:w="70" w:type="dxa"/>
            </w:tcMar>
          </w:tcPr>
          <w:p w14:paraId="614ECF7D" w14:textId="77777777" w:rsidR="00073AC3" w:rsidRDefault="00073AC3" w:rsidP="005B034A">
            <w:pPr>
              <w:spacing w:after="0" w:line="240" w:lineRule="auto"/>
            </w:pPr>
            <w:r>
              <w:rPr>
                <w:rFonts w:ascii="Apercu Pro" w:eastAsia="Apercu Pro" w:hAnsi="Apercu Pro" w:cs="Apercu Pro"/>
                <w:sz w:val="20"/>
              </w:rPr>
              <w:t>Video</w:t>
            </w:r>
          </w:p>
        </w:tc>
        <w:tc>
          <w:tcPr>
            <w:tcW w:w="2070" w:type="dxa"/>
            <w:tcMar>
              <w:top w:w="70" w:type="dxa"/>
              <w:left w:w="70" w:type="dxa"/>
              <w:bottom w:w="70" w:type="dxa"/>
              <w:right w:w="70" w:type="dxa"/>
            </w:tcMar>
          </w:tcPr>
          <w:p w14:paraId="277AE061" w14:textId="77777777" w:rsidR="00073AC3" w:rsidRDefault="00073AC3" w:rsidP="005B034A">
            <w:pPr>
              <w:spacing w:after="0" w:line="240" w:lineRule="auto"/>
            </w:pPr>
            <w:r>
              <w:rPr>
                <w:rFonts w:ascii="Apercu Pro" w:eastAsia="Apercu Pro" w:hAnsi="Apercu Pro" w:cs="Apercu Pro"/>
                <w:sz w:val="20"/>
              </w:rPr>
              <w:t>10 min</w:t>
            </w:r>
          </w:p>
        </w:tc>
        <w:tc>
          <w:tcPr>
            <w:tcW w:w="2070" w:type="dxa"/>
          </w:tcPr>
          <w:p w14:paraId="760D9B16" w14:textId="1826630C" w:rsidR="00CB292D" w:rsidRDefault="00CB292D" w:rsidP="005B034A">
            <w:pPr>
              <w:spacing w:after="0" w:line="240" w:lineRule="auto"/>
              <w:rPr>
                <w:rFonts w:ascii="Apercu Pro" w:hAnsi="Apercu Pro"/>
                <w:sz w:val="20"/>
                <w:szCs w:val="20"/>
              </w:rPr>
            </w:pPr>
            <w:r>
              <w:rPr>
                <w:rFonts w:ascii="Apercu Pro" w:hAnsi="Apercu Pro"/>
                <w:sz w:val="20"/>
                <w:szCs w:val="20"/>
              </w:rPr>
              <w:t>1</w:t>
            </w:r>
          </w:p>
        </w:tc>
        <w:tc>
          <w:tcPr>
            <w:tcW w:w="1530" w:type="dxa"/>
          </w:tcPr>
          <w:p w14:paraId="0A13EECF" w14:textId="48EA3E91" w:rsidR="000A4548" w:rsidRDefault="000A4548" w:rsidP="005B034A">
            <w:pPr>
              <w:spacing w:after="0" w:line="240" w:lineRule="auto"/>
              <w:rPr>
                <w:rFonts w:ascii="Apercu Pro" w:hAnsi="Apercu Pro"/>
                <w:sz w:val="20"/>
                <w:szCs w:val="20"/>
              </w:rPr>
            </w:pPr>
            <w:r>
              <w:rPr>
                <w:rFonts w:ascii="Apercu Pro" w:hAnsi="Apercu Pro"/>
                <w:sz w:val="20"/>
                <w:szCs w:val="20"/>
              </w:rPr>
              <w:t>1</w:t>
            </w:r>
          </w:p>
        </w:tc>
        <w:tc>
          <w:tcPr>
            <w:tcW w:w="6128" w:type="dxa"/>
            <w:tcMar>
              <w:top w:w="70" w:type="dxa"/>
              <w:left w:w="70" w:type="dxa"/>
              <w:bottom w:w="70" w:type="dxa"/>
              <w:right w:w="70" w:type="dxa"/>
            </w:tcMar>
          </w:tcPr>
          <w:p w14:paraId="2FFEA748" w14:textId="02F4B52B" w:rsidR="00073AC3" w:rsidRPr="00465A85" w:rsidRDefault="006D073B" w:rsidP="005B034A">
            <w:pPr>
              <w:spacing w:after="0" w:line="240" w:lineRule="auto"/>
              <w:rPr>
                <w:rFonts w:ascii="Apercu Pro" w:eastAsia="Apercu Pro" w:hAnsi="Apercu Pro" w:cs="Apercu Pro"/>
                <w:sz w:val="20"/>
              </w:rPr>
            </w:pPr>
            <w:r>
              <w:rPr>
                <w:rFonts w:ascii="Apercu Pro" w:hAnsi="Apercu Pro"/>
                <w:sz w:val="20"/>
                <w:szCs w:val="20"/>
              </w:rPr>
              <w:t>F</w:t>
            </w:r>
            <w:r w:rsidR="00073AC3" w:rsidRPr="00DD1010">
              <w:rPr>
                <w:rFonts w:ascii="Apercu Pro" w:hAnsi="Apercu Pro"/>
                <w:sz w:val="20"/>
                <w:szCs w:val="20"/>
              </w:rPr>
              <w:t>rame</w:t>
            </w:r>
            <w:r w:rsidR="00073AC3">
              <w:rPr>
                <w:rFonts w:ascii="Apercu Pro" w:eastAsia="Apercu Pro" w:hAnsi="Apercu Pro" w:cs="Apercu Pro"/>
                <w:sz w:val="20"/>
              </w:rPr>
              <w:t xml:space="preserve"> physical device issues, warranty repair, claims routing, </w:t>
            </w:r>
            <w:r w:rsidR="00073AC3" w:rsidRPr="00DD1010">
              <w:rPr>
                <w:rFonts w:ascii="Apercu Pro" w:hAnsi="Apercu Pro"/>
                <w:sz w:val="20"/>
                <w:szCs w:val="20"/>
              </w:rPr>
              <w:t xml:space="preserve">and </w:t>
            </w:r>
            <w:r w:rsidR="00073AC3">
              <w:rPr>
                <w:rFonts w:ascii="Apercu Pro" w:eastAsia="Apercu Pro" w:hAnsi="Apercu Pro" w:cs="Apercu Pro"/>
                <w:sz w:val="20"/>
              </w:rPr>
              <w:t>repair-first thinking</w:t>
            </w:r>
            <w:r w:rsidR="00073AC3" w:rsidRPr="00DD1010">
              <w:rPr>
                <w:rFonts w:ascii="Apercu Pro" w:hAnsi="Apercu Pro"/>
                <w:sz w:val="20"/>
                <w:szCs w:val="20"/>
              </w:rPr>
              <w:t xml:space="preserve"> before Experts move into detailed decisioning. It should reinforce why Experts probe, troubleshoot, validate eligibility, use approved</w:t>
            </w:r>
            <w:r w:rsidR="00073AC3">
              <w:rPr>
                <w:rFonts w:ascii="Apercu Pro" w:eastAsia="Apercu Pro" w:hAnsi="Apercu Pro" w:cs="Apercu Pro"/>
                <w:sz w:val="20"/>
              </w:rPr>
              <w:t xml:space="preserve"> tools, </w:t>
            </w:r>
            <w:r w:rsidR="00073AC3" w:rsidRPr="00DD1010">
              <w:rPr>
                <w:rFonts w:ascii="Apercu Pro" w:hAnsi="Apercu Pro"/>
                <w:sz w:val="20"/>
                <w:szCs w:val="20"/>
              </w:rPr>
              <w:t>and document accurately instead of jumping straight to replacement</w:t>
            </w:r>
            <w:r w:rsidR="00073AC3">
              <w:rPr>
                <w:rFonts w:ascii="Apercu Pro" w:eastAsia="Apercu Pro" w:hAnsi="Apercu Pro" w:cs="Apercu Pro"/>
                <w:sz w:val="20"/>
              </w:rPr>
              <w:t>.</w:t>
            </w:r>
          </w:p>
        </w:tc>
      </w:tr>
      <w:tr w:rsidR="00073AC3" w14:paraId="4485DBE5" w14:textId="77777777" w:rsidTr="00840CE5">
        <w:trPr>
          <w:cantSplit/>
          <w:trHeight w:val="246"/>
          <w:jc w:val="center"/>
        </w:trPr>
        <w:tc>
          <w:tcPr>
            <w:tcW w:w="1572" w:type="dxa"/>
            <w:tcMar>
              <w:top w:w="70" w:type="dxa"/>
              <w:left w:w="70" w:type="dxa"/>
              <w:bottom w:w="70" w:type="dxa"/>
              <w:right w:w="70" w:type="dxa"/>
            </w:tcMar>
          </w:tcPr>
          <w:p w14:paraId="3AC20624" w14:textId="77777777" w:rsidR="00073AC3" w:rsidRDefault="00073AC3" w:rsidP="005B034A">
            <w:pPr>
              <w:spacing w:after="0" w:line="240" w:lineRule="auto"/>
            </w:pPr>
            <w:r>
              <w:rPr>
                <w:rFonts w:ascii="Apercu Pro" w:eastAsia="Apercu Pro" w:hAnsi="Apercu Pro" w:cs="Apercu Pro"/>
                <w:sz w:val="20"/>
              </w:rPr>
              <w:t>Insurance Claims</w:t>
            </w:r>
          </w:p>
        </w:tc>
        <w:tc>
          <w:tcPr>
            <w:tcW w:w="1213" w:type="dxa"/>
            <w:tcMar>
              <w:top w:w="70" w:type="dxa"/>
              <w:left w:w="70" w:type="dxa"/>
              <w:bottom w:w="70" w:type="dxa"/>
              <w:right w:w="70" w:type="dxa"/>
            </w:tcMar>
          </w:tcPr>
          <w:p w14:paraId="40726FC4" w14:textId="77777777" w:rsidR="00073AC3" w:rsidRDefault="00073AC3" w:rsidP="005B034A">
            <w:pPr>
              <w:spacing w:after="0" w:line="240" w:lineRule="auto"/>
            </w:pPr>
            <w:r>
              <w:rPr>
                <w:rFonts w:ascii="Apercu Pro" w:eastAsia="Apercu Pro" w:hAnsi="Apercu Pro" w:cs="Apercu Pro"/>
                <w:sz w:val="20"/>
              </w:rPr>
              <w:t>CBT</w:t>
            </w:r>
          </w:p>
        </w:tc>
        <w:tc>
          <w:tcPr>
            <w:tcW w:w="2070" w:type="dxa"/>
            <w:tcMar>
              <w:top w:w="70" w:type="dxa"/>
              <w:left w:w="70" w:type="dxa"/>
              <w:bottom w:w="70" w:type="dxa"/>
              <w:right w:w="70" w:type="dxa"/>
            </w:tcMar>
          </w:tcPr>
          <w:p w14:paraId="01368022" w14:textId="77777777" w:rsidR="00073AC3" w:rsidRDefault="00073AC3" w:rsidP="005B034A">
            <w:pPr>
              <w:spacing w:after="0" w:line="240" w:lineRule="auto"/>
            </w:pPr>
            <w:r>
              <w:rPr>
                <w:rFonts w:ascii="Apercu Pro" w:eastAsia="Apercu Pro" w:hAnsi="Apercu Pro" w:cs="Apercu Pro"/>
                <w:sz w:val="20"/>
              </w:rPr>
              <w:t>25 min</w:t>
            </w:r>
          </w:p>
        </w:tc>
        <w:tc>
          <w:tcPr>
            <w:tcW w:w="2070" w:type="dxa"/>
          </w:tcPr>
          <w:p w14:paraId="3B7EF4A6" w14:textId="550C1EF0" w:rsidR="00CB292D" w:rsidRDefault="00CB292D" w:rsidP="005B034A">
            <w:pPr>
              <w:spacing w:after="0" w:line="240" w:lineRule="auto"/>
              <w:rPr>
                <w:rFonts w:ascii="Apercu Pro" w:hAnsi="Apercu Pro"/>
                <w:sz w:val="20"/>
                <w:szCs w:val="20"/>
              </w:rPr>
            </w:pPr>
            <w:r>
              <w:rPr>
                <w:rFonts w:ascii="Apercu Pro" w:hAnsi="Apercu Pro"/>
                <w:sz w:val="20"/>
                <w:szCs w:val="20"/>
              </w:rPr>
              <w:t>1</w:t>
            </w:r>
          </w:p>
        </w:tc>
        <w:tc>
          <w:tcPr>
            <w:tcW w:w="1530" w:type="dxa"/>
          </w:tcPr>
          <w:p w14:paraId="2C41C9C6" w14:textId="0B1A9A61" w:rsidR="0042518D" w:rsidRPr="7DA91EE3" w:rsidRDefault="0042518D" w:rsidP="005B034A">
            <w:pPr>
              <w:spacing w:after="0" w:line="240" w:lineRule="auto"/>
              <w:rPr>
                <w:rFonts w:ascii="Apercu Pro" w:hAnsi="Apercu Pro"/>
                <w:sz w:val="20"/>
                <w:szCs w:val="20"/>
              </w:rPr>
            </w:pPr>
            <w:r w:rsidRPr="7DA91EE3">
              <w:rPr>
                <w:rFonts w:ascii="Apercu Pro" w:hAnsi="Apercu Pro"/>
                <w:sz w:val="20"/>
                <w:szCs w:val="20"/>
              </w:rPr>
              <w:t>3</w:t>
            </w:r>
          </w:p>
        </w:tc>
        <w:tc>
          <w:tcPr>
            <w:tcW w:w="6128" w:type="dxa"/>
            <w:tcMar>
              <w:top w:w="70" w:type="dxa"/>
              <w:left w:w="70" w:type="dxa"/>
              <w:bottom w:w="70" w:type="dxa"/>
              <w:right w:w="70" w:type="dxa"/>
            </w:tcMar>
          </w:tcPr>
          <w:p w14:paraId="22DE483C" w14:textId="2B1A098A" w:rsidR="00073AC3" w:rsidRDefault="006D073B" w:rsidP="005B034A">
            <w:pPr>
              <w:spacing w:after="0" w:line="240" w:lineRule="auto"/>
            </w:pPr>
            <w:r>
              <w:rPr>
                <w:rFonts w:ascii="Apercu Pro" w:hAnsi="Apercu Pro"/>
                <w:sz w:val="20"/>
                <w:szCs w:val="20"/>
              </w:rPr>
              <w:t>I</w:t>
            </w:r>
            <w:r w:rsidR="00073AC3" w:rsidRPr="00DD1010">
              <w:rPr>
                <w:rFonts w:ascii="Apercu Pro" w:hAnsi="Apercu Pro"/>
                <w:sz w:val="20"/>
                <w:szCs w:val="20"/>
              </w:rPr>
              <w:t>ntroduce Verizon Mobile Protect and clarify how Experts support coverage, enrollment, eligibility, fee, limit, and claim-adjacent questions at a high level. It should also show when the customer must be routed to Asurion Claims and how to avoid unsupported claims guidance or overpromising.</w:t>
            </w:r>
          </w:p>
        </w:tc>
      </w:tr>
      <w:tr w:rsidR="00073AC3" w14:paraId="2D7C0AC8" w14:textId="77777777" w:rsidTr="00840CE5">
        <w:trPr>
          <w:cantSplit/>
          <w:trHeight w:val="246"/>
          <w:jc w:val="center"/>
        </w:trPr>
        <w:tc>
          <w:tcPr>
            <w:tcW w:w="1572" w:type="dxa"/>
            <w:tcMar>
              <w:top w:w="70" w:type="dxa"/>
              <w:left w:w="70" w:type="dxa"/>
              <w:bottom w:w="70" w:type="dxa"/>
              <w:right w:w="70" w:type="dxa"/>
            </w:tcMar>
          </w:tcPr>
          <w:p w14:paraId="5E51CB13" w14:textId="77777777" w:rsidR="00073AC3" w:rsidRDefault="00073AC3" w:rsidP="005B034A">
            <w:pPr>
              <w:spacing w:after="0" w:line="240" w:lineRule="auto"/>
            </w:pPr>
            <w:r>
              <w:rPr>
                <w:rFonts w:ascii="Apercu Pro" w:eastAsia="Apercu Pro" w:hAnsi="Apercu Pro" w:cs="Apercu Pro"/>
                <w:sz w:val="20"/>
              </w:rPr>
              <w:t>Device Repair, and Warranty (CLNR)</w:t>
            </w:r>
          </w:p>
        </w:tc>
        <w:tc>
          <w:tcPr>
            <w:tcW w:w="1213" w:type="dxa"/>
            <w:tcMar>
              <w:top w:w="70" w:type="dxa"/>
              <w:left w:w="70" w:type="dxa"/>
              <w:bottom w:w="70" w:type="dxa"/>
              <w:right w:w="70" w:type="dxa"/>
            </w:tcMar>
          </w:tcPr>
          <w:p w14:paraId="02E88933" w14:textId="77777777" w:rsidR="00073AC3" w:rsidRDefault="00073AC3" w:rsidP="005B034A">
            <w:pPr>
              <w:spacing w:after="0" w:line="240" w:lineRule="auto"/>
            </w:pPr>
            <w:r>
              <w:rPr>
                <w:rFonts w:ascii="Apercu Pro" w:eastAsia="Apercu Pro" w:hAnsi="Apercu Pro" w:cs="Apercu Pro"/>
                <w:sz w:val="20"/>
              </w:rPr>
              <w:t>CBT</w:t>
            </w:r>
          </w:p>
        </w:tc>
        <w:tc>
          <w:tcPr>
            <w:tcW w:w="2070" w:type="dxa"/>
            <w:tcMar>
              <w:top w:w="70" w:type="dxa"/>
              <w:left w:w="70" w:type="dxa"/>
              <w:bottom w:w="70" w:type="dxa"/>
              <w:right w:w="70" w:type="dxa"/>
            </w:tcMar>
          </w:tcPr>
          <w:p w14:paraId="2DE40F38" w14:textId="167A716A" w:rsidR="00073AC3" w:rsidRDefault="363E0025" w:rsidP="005B034A">
            <w:pPr>
              <w:spacing w:after="0" w:line="240" w:lineRule="auto"/>
            </w:pPr>
            <w:r w:rsidRPr="363E0025">
              <w:rPr>
                <w:rFonts w:ascii="Apercu Pro" w:eastAsia="Apercu Pro" w:hAnsi="Apercu Pro" w:cs="Apercu Pro"/>
                <w:sz w:val="20"/>
                <w:szCs w:val="20"/>
              </w:rPr>
              <w:t>30min</w:t>
            </w:r>
          </w:p>
        </w:tc>
        <w:tc>
          <w:tcPr>
            <w:tcW w:w="2070" w:type="dxa"/>
          </w:tcPr>
          <w:p w14:paraId="51120DB7" w14:textId="3A927644" w:rsidR="0043427C" w:rsidRDefault="0043427C" w:rsidP="005B034A">
            <w:pPr>
              <w:spacing w:after="0" w:line="240" w:lineRule="auto"/>
              <w:rPr>
                <w:rFonts w:ascii="Apercu Pro" w:hAnsi="Apercu Pro"/>
                <w:sz w:val="20"/>
                <w:szCs w:val="20"/>
              </w:rPr>
            </w:pPr>
            <w:r>
              <w:rPr>
                <w:rFonts w:ascii="Apercu Pro" w:hAnsi="Apercu Pro"/>
                <w:sz w:val="20"/>
                <w:szCs w:val="20"/>
              </w:rPr>
              <w:t>1</w:t>
            </w:r>
            <w:r w:rsidR="007906C7">
              <w:rPr>
                <w:rFonts w:ascii="Apercu Pro" w:hAnsi="Apercu Pro"/>
                <w:sz w:val="20"/>
                <w:szCs w:val="20"/>
              </w:rPr>
              <w:t>-7</w:t>
            </w:r>
          </w:p>
        </w:tc>
        <w:tc>
          <w:tcPr>
            <w:tcW w:w="1530" w:type="dxa"/>
          </w:tcPr>
          <w:p w14:paraId="260E4FAE" w14:textId="0B4D4D37" w:rsidR="00ED3921" w:rsidRDefault="00ED3921" w:rsidP="005B034A">
            <w:pPr>
              <w:spacing w:after="0" w:line="240" w:lineRule="auto"/>
              <w:rPr>
                <w:rFonts w:ascii="Apercu Pro" w:hAnsi="Apercu Pro"/>
                <w:sz w:val="20"/>
                <w:szCs w:val="20"/>
              </w:rPr>
            </w:pPr>
            <w:r>
              <w:rPr>
                <w:rFonts w:ascii="Apercu Pro" w:hAnsi="Apercu Pro"/>
                <w:sz w:val="20"/>
                <w:szCs w:val="20"/>
              </w:rPr>
              <w:t>7</w:t>
            </w:r>
          </w:p>
        </w:tc>
        <w:tc>
          <w:tcPr>
            <w:tcW w:w="6128" w:type="dxa"/>
            <w:tcMar>
              <w:top w:w="70" w:type="dxa"/>
              <w:left w:w="70" w:type="dxa"/>
              <w:bottom w:w="70" w:type="dxa"/>
              <w:right w:w="70" w:type="dxa"/>
            </w:tcMar>
          </w:tcPr>
          <w:p w14:paraId="5E174EFB" w14:textId="7F5A68AE" w:rsidR="00073AC3" w:rsidRDefault="006D073B" w:rsidP="005B034A">
            <w:pPr>
              <w:spacing w:after="0" w:line="240" w:lineRule="auto"/>
              <w:rPr>
                <w:rFonts w:ascii="Apercu Pro" w:hAnsi="Apercu Pro"/>
                <w:sz w:val="20"/>
                <w:szCs w:val="20"/>
              </w:rPr>
            </w:pPr>
            <w:r>
              <w:rPr>
                <w:rFonts w:ascii="Apercu Pro" w:hAnsi="Apercu Pro"/>
                <w:sz w:val="20"/>
                <w:szCs w:val="20"/>
              </w:rPr>
              <w:t>C</w:t>
            </w:r>
            <w:r w:rsidR="00073AC3" w:rsidRPr="00DD1010">
              <w:rPr>
                <w:rFonts w:ascii="Apercu Pro" w:hAnsi="Apercu Pro"/>
                <w:sz w:val="20"/>
                <w:szCs w:val="20"/>
              </w:rPr>
              <w:t>ombine physical issue identification, warranty handling, Same Unit Repair, and CLNR into one connected repair-and-replacement experience. Experts should learn how to distinguish damage from malfunction, probe for symptoms and prior troubleshooting, validate eligibility in approved tools, lead with SUR when eligible, explain CLNR when appropriate, and document reason codes, expectations, and customer agreement.</w:t>
            </w:r>
          </w:p>
          <w:p w14:paraId="42032470" w14:textId="77777777" w:rsidR="00073AC3" w:rsidRDefault="00073AC3" w:rsidP="005B034A">
            <w:pPr>
              <w:spacing w:after="0" w:line="240" w:lineRule="auto"/>
              <w:rPr>
                <w:rFonts w:ascii="Apercu Pro" w:hAnsi="Apercu Pro"/>
                <w:sz w:val="20"/>
                <w:szCs w:val="20"/>
              </w:rPr>
            </w:pPr>
          </w:p>
          <w:p w14:paraId="212898D6" w14:textId="48E7C15B" w:rsidR="00073AC3" w:rsidRDefault="00073AC3" w:rsidP="005B034A">
            <w:pPr>
              <w:spacing w:after="0" w:line="240" w:lineRule="auto"/>
            </w:pPr>
            <w:r>
              <w:rPr>
                <w:rFonts w:ascii="Apercu Pro" w:hAnsi="Apercu Pro"/>
                <w:sz w:val="20"/>
                <w:szCs w:val="20"/>
              </w:rPr>
              <w:t>This CBT will end with a formative knowledge check.</w:t>
            </w:r>
          </w:p>
        </w:tc>
      </w:tr>
    </w:tbl>
    <w:p w14:paraId="115BC4B4" w14:textId="271BA7D3" w:rsidR="00701104" w:rsidRPr="00210BED" w:rsidRDefault="00701104" w:rsidP="005B034A">
      <w:pPr>
        <w:spacing w:after="0" w:line="240" w:lineRule="auto"/>
      </w:pPr>
    </w:p>
    <w:p w14:paraId="50111BEA" w14:textId="509CC784" w:rsidR="00210BED" w:rsidRPr="00210BED" w:rsidRDefault="00210BED" w:rsidP="005B034A">
      <w:pPr>
        <w:pStyle w:val="Subtitle"/>
        <w:spacing w:after="0" w:line="240" w:lineRule="auto"/>
        <w:rPr>
          <w:rFonts w:hint="eastAsia"/>
        </w:rPr>
      </w:pPr>
      <w:r w:rsidRPr="00210BED">
        <w:t>Simulation Strategy </w:t>
      </w:r>
      <w:r w:rsidR="005872DA">
        <w:t>(~1 hour)</w:t>
      </w:r>
    </w:p>
    <w:p w14:paraId="1BCA0D53" w14:textId="77777777" w:rsidR="006D073B" w:rsidRDefault="006D073B" w:rsidP="005B034A">
      <w:pPr>
        <w:spacing w:after="0" w:line="240" w:lineRule="auto"/>
      </w:pPr>
    </w:p>
    <w:p w14:paraId="3B68D233" w14:textId="77777777" w:rsidR="00210BED" w:rsidRPr="00210BED" w:rsidRDefault="00210BED" w:rsidP="005B034A">
      <w:pPr>
        <w:spacing w:after="0" w:line="240" w:lineRule="auto"/>
      </w:pPr>
      <w:r w:rsidRPr="00210BED">
        <w:t>Experts should be able to identify whether the customer concern belongs in claims, warranty, SUR, or CLNR; ask purposeful probing questions; use approved resources to validate eligibility; and confidently guide the customer to the right next step while maintaining trust throughout the interaction. </w:t>
      </w:r>
    </w:p>
    <w:p w14:paraId="638146F0" w14:textId="77777777" w:rsidR="006D073B" w:rsidRDefault="006D073B" w:rsidP="005B034A">
      <w:pPr>
        <w:spacing w:after="0" w:line="240" w:lineRule="auto"/>
      </w:pPr>
    </w:p>
    <w:p w14:paraId="3F54C179" w14:textId="77777777" w:rsidR="00210BED" w:rsidRPr="00210BED" w:rsidRDefault="00210BED" w:rsidP="005B034A">
      <w:pPr>
        <w:spacing w:after="0" w:line="240" w:lineRule="auto"/>
      </w:pPr>
      <w:r w:rsidRPr="00210BED">
        <w:t>They will move into progressive simulations that develop decisioning capability. Simulations should gradually increase in ambiguity to develop the following in Experts: </w:t>
      </w:r>
    </w:p>
    <w:p w14:paraId="318F1BB8" w14:textId="77777777" w:rsidR="00210BED" w:rsidRPr="00210BED" w:rsidRDefault="00210BED" w:rsidP="004D2D43">
      <w:pPr>
        <w:pStyle w:val="ListParagraph"/>
        <w:numPr>
          <w:ilvl w:val="0"/>
          <w:numId w:val="3"/>
        </w:numPr>
        <w:spacing w:after="0" w:line="240" w:lineRule="auto"/>
      </w:pPr>
      <w:r w:rsidRPr="00210BED">
        <w:t>Listening to customer concerns and identifying the true intent </w:t>
      </w:r>
    </w:p>
    <w:p w14:paraId="5A2736BC" w14:textId="77777777" w:rsidR="00210BED" w:rsidRPr="00210BED" w:rsidRDefault="00210BED" w:rsidP="004D2D43">
      <w:pPr>
        <w:pStyle w:val="ListParagraph"/>
        <w:numPr>
          <w:ilvl w:val="0"/>
          <w:numId w:val="3"/>
        </w:numPr>
        <w:spacing w:after="0" w:line="240" w:lineRule="auto"/>
      </w:pPr>
      <w:r w:rsidRPr="00210BED">
        <w:t>Probing for physical damage, liquid damage, symptoms, and previous troubleshooting </w:t>
      </w:r>
    </w:p>
    <w:p w14:paraId="2D6BC2C8" w14:textId="77777777" w:rsidR="00210BED" w:rsidRPr="00210BED" w:rsidRDefault="00210BED" w:rsidP="004D2D43">
      <w:pPr>
        <w:pStyle w:val="ListParagraph"/>
        <w:numPr>
          <w:ilvl w:val="0"/>
          <w:numId w:val="3"/>
        </w:numPr>
        <w:spacing w:after="0" w:line="240" w:lineRule="auto"/>
      </w:pPr>
      <w:r w:rsidRPr="00210BED">
        <w:t>Using Expert Assist, Helix, ACSS, and approved workflows to validate decisions </w:t>
      </w:r>
    </w:p>
    <w:p w14:paraId="1A1C4F7F" w14:textId="77777777" w:rsidR="00210BED" w:rsidRPr="00210BED" w:rsidRDefault="00210BED" w:rsidP="004D2D43">
      <w:pPr>
        <w:pStyle w:val="ListParagraph"/>
        <w:numPr>
          <w:ilvl w:val="0"/>
          <w:numId w:val="3"/>
        </w:numPr>
        <w:spacing w:after="0" w:line="240" w:lineRule="auto"/>
      </w:pPr>
      <w:r w:rsidRPr="00210BED">
        <w:t>Leading with SUR when eligible and positioning repair benefits clearly </w:t>
      </w:r>
    </w:p>
    <w:p w14:paraId="4B2270A3" w14:textId="77777777" w:rsidR="00210BED" w:rsidRPr="00210BED" w:rsidRDefault="00210BED" w:rsidP="004D2D43">
      <w:pPr>
        <w:pStyle w:val="ListParagraph"/>
        <w:numPr>
          <w:ilvl w:val="0"/>
          <w:numId w:val="3"/>
        </w:numPr>
        <w:spacing w:after="0" w:line="240" w:lineRule="auto"/>
      </w:pPr>
      <w:r w:rsidRPr="00210BED">
        <w:t>Determining when CLNR or claims routing is appropriate </w:t>
      </w:r>
    </w:p>
    <w:p w14:paraId="0347EB38" w14:textId="77777777" w:rsidR="00210BED" w:rsidRPr="00210BED" w:rsidRDefault="00210BED" w:rsidP="004D2D43">
      <w:pPr>
        <w:pStyle w:val="ListParagraph"/>
        <w:numPr>
          <w:ilvl w:val="0"/>
          <w:numId w:val="3"/>
        </w:numPr>
        <w:spacing w:after="0" w:line="240" w:lineRule="auto"/>
      </w:pPr>
      <w:r w:rsidRPr="00210BED">
        <w:t>Setting clear expectations around fees, appointments, shipping, return devices, and next steps </w:t>
      </w:r>
    </w:p>
    <w:p w14:paraId="79177A30" w14:textId="77777777" w:rsidR="00210BED" w:rsidRPr="00210BED" w:rsidRDefault="00210BED" w:rsidP="004D2D43">
      <w:pPr>
        <w:pStyle w:val="ListParagraph"/>
        <w:numPr>
          <w:ilvl w:val="0"/>
          <w:numId w:val="3"/>
        </w:numPr>
        <w:spacing w:after="0" w:line="240" w:lineRule="auto"/>
      </w:pPr>
      <w:r w:rsidRPr="00210BED">
        <w:t>Documenting accurately and avoiding unsupported overrides or assumptions </w:t>
      </w:r>
    </w:p>
    <w:p w14:paraId="5F0895D7" w14:textId="09195BC9" w:rsidR="00210BED" w:rsidRDefault="00210BED" w:rsidP="004D2D43">
      <w:pPr>
        <w:pStyle w:val="ListParagraph"/>
        <w:numPr>
          <w:ilvl w:val="0"/>
          <w:numId w:val="3"/>
        </w:numPr>
        <w:spacing w:after="0" w:line="240" w:lineRule="auto"/>
      </w:pPr>
      <w:r w:rsidRPr="00210BED">
        <w:t>Communicating with empathy and assurance when the customer is frustrated or worried </w:t>
      </w:r>
    </w:p>
    <w:p w14:paraId="06AD1954" w14:textId="77777777" w:rsidR="006D073B" w:rsidRDefault="006D073B" w:rsidP="005B034A">
      <w:pPr>
        <w:spacing w:after="0" w:line="240" w:lineRule="auto"/>
        <w:rPr>
          <w:b/>
          <w:bCs/>
        </w:rPr>
      </w:pPr>
    </w:p>
    <w:p w14:paraId="32BD6E44" w14:textId="1EFAB3FC" w:rsidR="00146141" w:rsidRDefault="00146141" w:rsidP="005B034A">
      <w:pPr>
        <w:spacing w:after="0" w:line="240" w:lineRule="auto"/>
      </w:pPr>
      <w:r w:rsidRPr="00146141">
        <w:rPr>
          <w:b/>
          <w:bCs/>
        </w:rPr>
        <w:t>Total Simulations</w:t>
      </w:r>
      <w:r w:rsidR="006D073B">
        <w:t>:</w:t>
      </w:r>
      <w:r>
        <w:t xml:space="preserve"> 8</w:t>
      </w:r>
    </w:p>
    <w:p w14:paraId="6719EAF9" w14:textId="77777777" w:rsidR="006D073B" w:rsidRDefault="006D073B" w:rsidP="005B034A">
      <w:pPr>
        <w:spacing w:after="0" w:line="240" w:lineRule="auto"/>
      </w:pPr>
    </w:p>
    <w:p w14:paraId="3F2FC399" w14:textId="5ECD5541" w:rsidR="00686CBC" w:rsidRDefault="005872DA" w:rsidP="005B034A">
      <w:pPr>
        <w:spacing w:after="0" w:line="240" w:lineRule="auto"/>
      </w:pPr>
      <w:r w:rsidRPr="005872DA">
        <w:rPr>
          <w:noProof/>
        </w:rPr>
        <w:drawing>
          <wp:inline distT="0" distB="0" distL="0" distR="0" wp14:anchorId="064C8BDD" wp14:editId="6673360B">
            <wp:extent cx="5943600" cy="1598930"/>
            <wp:effectExtent l="0" t="0" r="0" b="1270"/>
            <wp:docPr id="76850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04001" name=""/>
                    <pic:cNvPicPr/>
                  </pic:nvPicPr>
                  <pic:blipFill>
                    <a:blip r:embed="rId31"/>
                    <a:stretch>
                      <a:fillRect/>
                    </a:stretch>
                  </pic:blipFill>
                  <pic:spPr>
                    <a:xfrm>
                      <a:off x="0" y="0"/>
                      <a:ext cx="5943600" cy="1598930"/>
                    </a:xfrm>
                    <a:prstGeom prst="rect">
                      <a:avLst/>
                    </a:prstGeom>
                  </pic:spPr>
                </pic:pic>
              </a:graphicData>
            </a:graphic>
          </wp:inline>
        </w:drawing>
      </w:r>
    </w:p>
    <w:p w14:paraId="426C1941" w14:textId="77777777" w:rsidR="000A38F7" w:rsidRDefault="000A38F7" w:rsidP="005B034A">
      <w:pPr>
        <w:spacing w:after="0" w:line="240" w:lineRule="auto"/>
      </w:pPr>
    </w:p>
    <w:p w14:paraId="4E41C057" w14:textId="02A2AE27" w:rsidR="00F2184C" w:rsidRPr="00DB281B" w:rsidRDefault="00F2184C" w:rsidP="005B034A">
      <w:pPr>
        <w:pStyle w:val="Heading2"/>
        <w:spacing w:before="0" w:after="0" w:line="240" w:lineRule="auto"/>
        <w:rPr>
          <w:rFonts w:hint="eastAsia"/>
          <w:u w:val="single"/>
        </w:rPr>
      </w:pPr>
      <w:bookmarkStart w:id="78" w:name="_Learning_Block:_Sales_1"/>
      <w:bookmarkStart w:id="79" w:name="_Toc236830920"/>
      <w:bookmarkEnd w:id="78"/>
      <w:r w:rsidRPr="00DB281B">
        <w:rPr>
          <w:u w:val="single"/>
        </w:rPr>
        <w:t>Learning Block</w:t>
      </w:r>
      <w:r w:rsidR="00567E1A" w:rsidRPr="00DB281B">
        <w:rPr>
          <w:u w:val="single"/>
        </w:rPr>
        <w:t xml:space="preserve"> 14</w:t>
      </w:r>
      <w:r w:rsidRPr="00DB281B">
        <w:rPr>
          <w:u w:val="single"/>
        </w:rPr>
        <w:t>:</w:t>
      </w:r>
      <w:r w:rsidR="00FB7BBF">
        <w:rPr>
          <w:u w:val="single"/>
        </w:rPr>
        <w:t xml:space="preserve"> Call Flow Stage 4- </w:t>
      </w:r>
      <w:r w:rsidRPr="00DB281B">
        <w:rPr>
          <w:u w:val="single"/>
        </w:rPr>
        <w:t>Sales in Action</w:t>
      </w:r>
      <w:bookmarkEnd w:id="79"/>
    </w:p>
    <w:p w14:paraId="7071F931" w14:textId="77777777" w:rsidR="006D073B" w:rsidRDefault="006D073B" w:rsidP="005B034A">
      <w:pPr>
        <w:pStyle w:val="Subtitle"/>
        <w:spacing w:after="0" w:line="240" w:lineRule="auto"/>
        <w:rPr>
          <w:rFonts w:hint="eastAsia"/>
        </w:rPr>
      </w:pPr>
    </w:p>
    <w:p w14:paraId="377262D7" w14:textId="75EEC513" w:rsidR="0066371F" w:rsidRDefault="0066371F" w:rsidP="005B034A">
      <w:pPr>
        <w:pStyle w:val="Subtitle"/>
        <w:spacing w:after="0" w:line="240" w:lineRule="auto"/>
        <w:rPr>
          <w:rFonts w:hint="eastAsia"/>
        </w:rPr>
      </w:pPr>
      <w:r>
        <w:t>Purpose of the Learning Block</w:t>
      </w:r>
    </w:p>
    <w:p w14:paraId="2C84A918" w14:textId="77777777" w:rsidR="006D073B" w:rsidRDefault="006D073B" w:rsidP="005B034A">
      <w:pPr>
        <w:spacing w:after="0" w:line="240" w:lineRule="auto"/>
      </w:pPr>
    </w:p>
    <w:p w14:paraId="53B6E954" w14:textId="52003726" w:rsidR="00F81EE3" w:rsidRDefault="004F760A" w:rsidP="005B034A">
      <w:pPr>
        <w:spacing w:after="0" w:line="240" w:lineRule="auto"/>
      </w:pPr>
      <w:r w:rsidRPr="004F760A">
        <w:t xml:space="preserve">The Sales in Action learning block introduces Experts to the </w:t>
      </w:r>
      <w:r>
        <w:t>offering VHDP part</w:t>
      </w:r>
      <w:r w:rsidRPr="004F760A">
        <w:t xml:space="preserve"> of the call flow and prepares them to continue the customer experience after the original concern has been resolved or an approved next step has been established. By the end of the block, Experts should be able to determine whether an offer is appropriate, transition naturally into the Smart Offer, use approved resources to present relevant benefits and price, address customer questions or concerns, ask for the sale, and complete the approved enrollment process accurately and compliantly. Experts will practice adapting their language to the customer, supporting informed choice, respecting a decline, and continuing to resolve the original need rather than forcing a sales transition when an offer is not appropriate.</w:t>
      </w:r>
    </w:p>
    <w:p w14:paraId="5A23DB15" w14:textId="77777777" w:rsidR="006D073B" w:rsidRDefault="006D073B" w:rsidP="005B034A">
      <w:pPr>
        <w:pStyle w:val="Subtitle"/>
        <w:spacing w:after="0" w:line="240" w:lineRule="auto"/>
        <w:rPr>
          <w:rFonts w:hint="eastAsia"/>
        </w:rPr>
      </w:pPr>
    </w:p>
    <w:p w14:paraId="5981C984" w14:textId="77777777" w:rsidR="0066371F" w:rsidRPr="00A8547D" w:rsidRDefault="0066371F" w:rsidP="005B034A">
      <w:pPr>
        <w:pStyle w:val="Subtitle"/>
        <w:spacing w:after="0" w:line="240" w:lineRule="auto"/>
        <w:rPr>
          <w:rFonts w:hint="eastAsia"/>
        </w:rPr>
      </w:pPr>
      <w:r w:rsidRPr="00A8547D">
        <w:t>Learning Objectives </w:t>
      </w:r>
    </w:p>
    <w:p w14:paraId="7359665E" w14:textId="77777777" w:rsidR="006D073B" w:rsidRDefault="006D073B" w:rsidP="005B034A">
      <w:pPr>
        <w:spacing w:after="0" w:line="240" w:lineRule="auto"/>
      </w:pPr>
    </w:p>
    <w:p w14:paraId="52DA22E3" w14:textId="77777777" w:rsidR="005B45C0" w:rsidRDefault="005B45C0" w:rsidP="005B034A">
      <w:pPr>
        <w:spacing w:after="0" w:line="240" w:lineRule="auto"/>
      </w:pPr>
      <w:r>
        <w:t>By the end of this block, Experts should be able to:</w:t>
      </w:r>
    </w:p>
    <w:p w14:paraId="14FACBC0" w14:textId="77777777" w:rsidR="007F06EF" w:rsidRDefault="007F06EF" w:rsidP="00986EED">
      <w:pPr>
        <w:pStyle w:val="ListParagraph"/>
        <w:numPr>
          <w:ilvl w:val="0"/>
          <w:numId w:val="102"/>
        </w:numPr>
        <w:spacing w:after="0" w:line="240" w:lineRule="auto"/>
      </w:pPr>
      <w:r>
        <w:t>Determine whether the customer’s original concern is resolved, partially resolved, or unresolved and select the appropriate next action: continue service, establish next steps, or proceed to an offer.</w:t>
      </w:r>
    </w:p>
    <w:p w14:paraId="7467524C" w14:textId="77777777" w:rsidR="007F06EF" w:rsidRDefault="007F06EF" w:rsidP="00986EED">
      <w:pPr>
        <w:pStyle w:val="ListParagraph"/>
        <w:numPr>
          <w:ilvl w:val="0"/>
          <w:numId w:val="102"/>
        </w:numPr>
        <w:spacing w:after="0" w:line="240" w:lineRule="auto"/>
      </w:pPr>
      <w:r>
        <w:t>Deliver a customer-centered transition that connects the troubleshooting outcome and the customer’s stated needs to the Smart Offer without sounding scripted or abrupt.</w:t>
      </w:r>
    </w:p>
    <w:p w14:paraId="3ACD2DBD" w14:textId="77777777" w:rsidR="007F06EF" w:rsidRDefault="007F06EF" w:rsidP="00986EED">
      <w:pPr>
        <w:pStyle w:val="ListParagraph"/>
        <w:numPr>
          <w:ilvl w:val="0"/>
          <w:numId w:val="102"/>
        </w:numPr>
        <w:spacing w:after="0" w:line="240" w:lineRule="auto"/>
      </w:pPr>
      <w:r>
        <w:t>Explain the purpose, sequence, and customer value of each component of the Smart Offer.</w:t>
      </w:r>
    </w:p>
    <w:p w14:paraId="6C607683" w14:textId="77777777" w:rsidR="007F06EF" w:rsidRDefault="007F06EF" w:rsidP="00986EED">
      <w:pPr>
        <w:pStyle w:val="ListParagraph"/>
        <w:numPr>
          <w:ilvl w:val="0"/>
          <w:numId w:val="102"/>
        </w:numPr>
        <w:spacing w:after="0" w:line="240" w:lineRule="auto"/>
      </w:pPr>
      <w:r>
        <w:t>Use GPS and ExWo to locate and verify current product details, pricing, process steps, and required language before presenting the offer.</w:t>
      </w:r>
    </w:p>
    <w:p w14:paraId="4BAF6B09" w14:textId="77777777" w:rsidR="007F06EF" w:rsidRDefault="007F06EF" w:rsidP="00986EED">
      <w:pPr>
        <w:pStyle w:val="ListParagraph"/>
        <w:numPr>
          <w:ilvl w:val="0"/>
          <w:numId w:val="102"/>
        </w:numPr>
        <w:spacing w:after="0" w:line="240" w:lineRule="auto"/>
      </w:pPr>
      <w:r>
        <w:t>Translate approved product information into concise, relevant benefits and communicate the applicable price clearly and accurately.</w:t>
      </w:r>
    </w:p>
    <w:p w14:paraId="23AA2465" w14:textId="77777777" w:rsidR="007F06EF" w:rsidRDefault="007F06EF" w:rsidP="00986EED">
      <w:pPr>
        <w:pStyle w:val="ListParagraph"/>
        <w:numPr>
          <w:ilvl w:val="0"/>
          <w:numId w:val="102"/>
        </w:numPr>
        <w:spacing w:after="0" w:line="240" w:lineRule="auto"/>
      </w:pPr>
      <w:r>
        <w:t>Identify customer questions, hesitation, or objections at any point in the offer and respond using approved, relevant information.</w:t>
      </w:r>
    </w:p>
    <w:p w14:paraId="5142EE4A" w14:textId="77777777" w:rsidR="007F06EF" w:rsidRDefault="007F06EF" w:rsidP="00986EED">
      <w:pPr>
        <w:pStyle w:val="ListParagraph"/>
        <w:numPr>
          <w:ilvl w:val="0"/>
          <w:numId w:val="102"/>
        </w:numPr>
        <w:spacing w:after="0" w:line="240" w:lineRule="auto"/>
      </w:pPr>
      <w:r>
        <w:t>Ask directly for the sale, respond appropriately to the customer’s acceptance or decline, and complete the approved link or SMS workflow.</w:t>
      </w:r>
    </w:p>
    <w:p w14:paraId="3CEC8A48" w14:textId="0FBC5E2F" w:rsidR="0066371F" w:rsidRDefault="007F06EF" w:rsidP="00986EED">
      <w:pPr>
        <w:pStyle w:val="ListParagraph"/>
        <w:numPr>
          <w:ilvl w:val="0"/>
          <w:numId w:val="102"/>
        </w:numPr>
        <w:spacing w:after="0" w:line="240" w:lineRule="auto"/>
      </w:pPr>
      <w:r>
        <w:t>Identify sales-compliance risks in realistic customer interactions and correct the language, decision, or behavior using approved guidance.</w:t>
      </w:r>
    </w:p>
    <w:p w14:paraId="22363F28" w14:textId="77777777" w:rsidR="006D073B" w:rsidRDefault="006D073B" w:rsidP="005B034A">
      <w:pPr>
        <w:pStyle w:val="Subtitle"/>
        <w:spacing w:after="0" w:line="240" w:lineRule="auto"/>
        <w:rPr>
          <w:rFonts w:hint="eastAsia"/>
        </w:rPr>
      </w:pPr>
    </w:p>
    <w:p w14:paraId="599D5428" w14:textId="77777777" w:rsidR="00EC2059" w:rsidRDefault="00EC2059" w:rsidP="005B034A">
      <w:pPr>
        <w:pStyle w:val="Subtitle"/>
        <w:spacing w:after="0" w:line="240" w:lineRule="auto"/>
        <w:rPr>
          <w:rFonts w:hint="eastAsia"/>
        </w:rPr>
      </w:pPr>
      <w:r>
        <w:t>Key Questions Answered</w:t>
      </w:r>
    </w:p>
    <w:p w14:paraId="21781E3D" w14:textId="77777777" w:rsidR="006D073B" w:rsidRDefault="006D073B" w:rsidP="005B034A">
      <w:pPr>
        <w:spacing w:after="0" w:line="240" w:lineRule="auto"/>
      </w:pPr>
    </w:p>
    <w:p w14:paraId="03B278C6" w14:textId="77777777" w:rsidR="00EC2059" w:rsidRDefault="00EC2059" w:rsidP="005B034A">
      <w:pPr>
        <w:spacing w:after="0" w:line="240" w:lineRule="auto"/>
      </w:pPr>
      <w:r>
        <w:t>The learning block should help Experts answer the following questions: </w:t>
      </w:r>
    </w:p>
    <w:p w14:paraId="07938678" w14:textId="77777777" w:rsidR="006D073B" w:rsidRDefault="006D073B" w:rsidP="005B034A">
      <w:pPr>
        <w:spacing w:after="0" w:line="240" w:lineRule="auto"/>
        <w:rPr>
          <w:b/>
          <w:bCs/>
        </w:rPr>
      </w:pPr>
    </w:p>
    <w:p w14:paraId="659D4968" w14:textId="77777777" w:rsidR="00C1712F" w:rsidRPr="00C1712F" w:rsidRDefault="00C1712F" w:rsidP="005B034A">
      <w:pPr>
        <w:spacing w:after="0" w:line="240" w:lineRule="auto"/>
        <w:rPr>
          <w:b/>
          <w:bCs/>
        </w:rPr>
      </w:pPr>
      <w:r w:rsidRPr="00C1712F">
        <w:rPr>
          <w:b/>
          <w:bCs/>
        </w:rPr>
        <w:t>Buying Decision and Offer Timing</w:t>
      </w:r>
    </w:p>
    <w:p w14:paraId="5E160733" w14:textId="77777777" w:rsidR="00C1712F" w:rsidRPr="00C1712F" w:rsidRDefault="00C1712F" w:rsidP="00986EED">
      <w:pPr>
        <w:numPr>
          <w:ilvl w:val="0"/>
          <w:numId w:val="96"/>
        </w:numPr>
        <w:spacing w:after="0" w:line="240" w:lineRule="auto"/>
      </w:pPr>
      <w:r w:rsidRPr="00C1712F">
        <w:t xml:space="preserve">How do Experts determine what should happen after troubleshooting? </w:t>
      </w:r>
    </w:p>
    <w:p w14:paraId="0E1F295D" w14:textId="77777777" w:rsidR="00C1712F" w:rsidRPr="00C1712F" w:rsidRDefault="00C1712F" w:rsidP="00986EED">
      <w:pPr>
        <w:numPr>
          <w:ilvl w:val="0"/>
          <w:numId w:val="96"/>
        </w:numPr>
        <w:spacing w:after="0" w:line="240" w:lineRule="auto"/>
      </w:pPr>
      <w:r w:rsidRPr="00C1712F">
        <w:t xml:space="preserve">What should Experts do when the customer’s original concern is not fully resolved? </w:t>
      </w:r>
    </w:p>
    <w:p w14:paraId="5C829599" w14:textId="77777777" w:rsidR="00C1712F" w:rsidRPr="00C1712F" w:rsidRDefault="00C1712F" w:rsidP="00986EED">
      <w:pPr>
        <w:numPr>
          <w:ilvl w:val="0"/>
          <w:numId w:val="96"/>
        </w:numPr>
        <w:spacing w:after="0" w:line="240" w:lineRule="auto"/>
      </w:pPr>
      <w:r w:rsidRPr="00C1712F">
        <w:t xml:space="preserve">When is it appropriate to continue into a sales conversation rather than continue resolving the original need? </w:t>
      </w:r>
    </w:p>
    <w:p w14:paraId="1CB72667" w14:textId="77777777" w:rsidR="0074482E" w:rsidRDefault="0074482E" w:rsidP="005B034A">
      <w:pPr>
        <w:spacing w:after="0" w:line="240" w:lineRule="auto"/>
        <w:rPr>
          <w:b/>
          <w:bCs/>
        </w:rPr>
      </w:pPr>
    </w:p>
    <w:p w14:paraId="18B1ECFF" w14:textId="77777777" w:rsidR="00C1712F" w:rsidRPr="00C1712F" w:rsidRDefault="00C1712F" w:rsidP="005B034A">
      <w:pPr>
        <w:spacing w:after="0" w:line="240" w:lineRule="auto"/>
        <w:rPr>
          <w:b/>
          <w:bCs/>
        </w:rPr>
      </w:pPr>
      <w:r w:rsidRPr="00C1712F">
        <w:rPr>
          <w:b/>
          <w:bCs/>
        </w:rPr>
        <w:t>Smart Offer and Transition</w:t>
      </w:r>
    </w:p>
    <w:p w14:paraId="7CDDA104" w14:textId="77777777" w:rsidR="00C1712F" w:rsidRPr="00C1712F" w:rsidRDefault="00C1712F" w:rsidP="00986EED">
      <w:pPr>
        <w:numPr>
          <w:ilvl w:val="0"/>
          <w:numId w:val="97"/>
        </w:numPr>
        <w:spacing w:after="0" w:line="240" w:lineRule="auto"/>
      </w:pPr>
      <w:r w:rsidRPr="00C1712F">
        <w:t xml:space="preserve">What is the Smart Offer, and how do its components work together? </w:t>
      </w:r>
    </w:p>
    <w:p w14:paraId="5D770100" w14:textId="77777777" w:rsidR="00C1712F" w:rsidRPr="00C1712F" w:rsidRDefault="00C1712F" w:rsidP="00986EED">
      <w:pPr>
        <w:numPr>
          <w:ilvl w:val="0"/>
          <w:numId w:val="97"/>
        </w:numPr>
        <w:spacing w:after="0" w:line="240" w:lineRule="auto"/>
      </w:pPr>
      <w:r w:rsidRPr="00C1712F">
        <w:t xml:space="preserve">How do Experts transition naturally from solving the customer’s concern to presenting an offer without sounding scripted or abrupt? </w:t>
      </w:r>
    </w:p>
    <w:p w14:paraId="3EA48EFC" w14:textId="77777777" w:rsidR="0074482E" w:rsidRDefault="0074482E" w:rsidP="005B034A">
      <w:pPr>
        <w:spacing w:after="0" w:line="240" w:lineRule="auto"/>
        <w:rPr>
          <w:b/>
          <w:bCs/>
        </w:rPr>
      </w:pPr>
    </w:p>
    <w:p w14:paraId="396E423B" w14:textId="77777777" w:rsidR="00C1712F" w:rsidRPr="00C1712F" w:rsidRDefault="00C1712F" w:rsidP="005B034A">
      <w:pPr>
        <w:spacing w:after="0" w:line="240" w:lineRule="auto"/>
        <w:rPr>
          <w:b/>
          <w:bCs/>
        </w:rPr>
      </w:pPr>
      <w:r w:rsidRPr="00C1712F">
        <w:rPr>
          <w:b/>
          <w:bCs/>
        </w:rPr>
        <w:t>Tools, Benefits, and Price</w:t>
      </w:r>
    </w:p>
    <w:p w14:paraId="55EF941E" w14:textId="77777777" w:rsidR="00C1712F" w:rsidRPr="00C1712F" w:rsidRDefault="00C1712F" w:rsidP="00986EED">
      <w:pPr>
        <w:numPr>
          <w:ilvl w:val="0"/>
          <w:numId w:val="98"/>
        </w:numPr>
        <w:spacing w:after="0" w:line="240" w:lineRule="auto"/>
      </w:pPr>
      <w:r w:rsidRPr="00C1712F">
        <w:t xml:space="preserve">How do GPS and ExWo support an accurate, customer-specific offer? </w:t>
      </w:r>
    </w:p>
    <w:p w14:paraId="63123610" w14:textId="77777777" w:rsidR="00C1712F" w:rsidRPr="00C1712F" w:rsidRDefault="00C1712F" w:rsidP="00986EED">
      <w:pPr>
        <w:numPr>
          <w:ilvl w:val="0"/>
          <w:numId w:val="98"/>
        </w:numPr>
        <w:spacing w:after="0" w:line="240" w:lineRule="auto"/>
      </w:pPr>
      <w:r w:rsidRPr="00C1712F">
        <w:t xml:space="preserve">How do Experts select and explain the most relevant benefits based on what the customer shared? </w:t>
      </w:r>
    </w:p>
    <w:p w14:paraId="4CB0E49F" w14:textId="77777777" w:rsidR="00C1712F" w:rsidRPr="00C1712F" w:rsidRDefault="00C1712F" w:rsidP="00986EED">
      <w:pPr>
        <w:numPr>
          <w:ilvl w:val="0"/>
          <w:numId w:val="98"/>
        </w:numPr>
        <w:spacing w:after="0" w:line="240" w:lineRule="auto"/>
      </w:pPr>
      <w:r w:rsidRPr="00C1712F">
        <w:t xml:space="preserve">How do Experts communicate price clearly and accurately? </w:t>
      </w:r>
    </w:p>
    <w:p w14:paraId="1C7D3E29" w14:textId="77777777" w:rsidR="0074482E" w:rsidRDefault="0074482E" w:rsidP="005B034A">
      <w:pPr>
        <w:spacing w:after="0" w:line="240" w:lineRule="auto"/>
        <w:rPr>
          <w:b/>
          <w:bCs/>
        </w:rPr>
      </w:pPr>
    </w:p>
    <w:p w14:paraId="393F7550" w14:textId="77777777" w:rsidR="00C1712F" w:rsidRPr="00C1712F" w:rsidRDefault="00C1712F" w:rsidP="005B034A">
      <w:pPr>
        <w:spacing w:after="0" w:line="240" w:lineRule="auto"/>
        <w:rPr>
          <w:b/>
          <w:bCs/>
        </w:rPr>
      </w:pPr>
      <w:r w:rsidRPr="00C1712F">
        <w:rPr>
          <w:b/>
          <w:bCs/>
        </w:rPr>
        <w:t>Customer Concerns</w:t>
      </w:r>
    </w:p>
    <w:p w14:paraId="528457D3" w14:textId="77777777" w:rsidR="00C1712F" w:rsidRPr="00C1712F" w:rsidRDefault="00C1712F" w:rsidP="00986EED">
      <w:pPr>
        <w:numPr>
          <w:ilvl w:val="0"/>
          <w:numId w:val="99"/>
        </w:numPr>
        <w:spacing w:after="0" w:line="240" w:lineRule="auto"/>
      </w:pPr>
      <w:r w:rsidRPr="00C1712F">
        <w:t xml:space="preserve">How do Experts recognize customer questions, hesitation, or objections at any point in the offer? </w:t>
      </w:r>
    </w:p>
    <w:p w14:paraId="3A2A2AB8" w14:textId="77777777" w:rsidR="00C1712F" w:rsidRPr="00C1712F" w:rsidRDefault="00C1712F" w:rsidP="00986EED">
      <w:pPr>
        <w:numPr>
          <w:ilvl w:val="0"/>
          <w:numId w:val="99"/>
        </w:numPr>
        <w:spacing w:after="0" w:line="240" w:lineRule="auto"/>
      </w:pPr>
      <w:r w:rsidRPr="00C1712F">
        <w:t xml:space="preserve">How do Experts respond to offer concerns using approved, relevant information? </w:t>
      </w:r>
    </w:p>
    <w:p w14:paraId="536CFC33" w14:textId="77777777" w:rsidR="0074482E" w:rsidRDefault="0074482E" w:rsidP="005B034A">
      <w:pPr>
        <w:spacing w:after="0" w:line="240" w:lineRule="auto"/>
        <w:rPr>
          <w:b/>
          <w:bCs/>
        </w:rPr>
      </w:pPr>
    </w:p>
    <w:p w14:paraId="7EB5B25A" w14:textId="77777777" w:rsidR="00C1712F" w:rsidRPr="00C1712F" w:rsidRDefault="00C1712F" w:rsidP="005B034A">
      <w:pPr>
        <w:spacing w:after="0" w:line="240" w:lineRule="auto"/>
        <w:rPr>
          <w:b/>
          <w:bCs/>
        </w:rPr>
      </w:pPr>
      <w:r w:rsidRPr="00C1712F">
        <w:rPr>
          <w:b/>
          <w:bCs/>
        </w:rPr>
        <w:t>Closing and Enrollment</w:t>
      </w:r>
    </w:p>
    <w:p w14:paraId="1B881AE9" w14:textId="77777777" w:rsidR="00C1712F" w:rsidRPr="00C1712F" w:rsidRDefault="00C1712F" w:rsidP="00986EED">
      <w:pPr>
        <w:numPr>
          <w:ilvl w:val="0"/>
          <w:numId w:val="100"/>
        </w:numPr>
        <w:spacing w:after="0" w:line="240" w:lineRule="auto"/>
      </w:pPr>
      <w:r w:rsidRPr="00C1712F">
        <w:t xml:space="preserve">How do Experts directly ask for the sale? </w:t>
      </w:r>
    </w:p>
    <w:p w14:paraId="4F7D2BFE" w14:textId="77777777" w:rsidR="00C1712F" w:rsidRPr="00C1712F" w:rsidRDefault="00C1712F" w:rsidP="00986EED">
      <w:pPr>
        <w:numPr>
          <w:ilvl w:val="0"/>
          <w:numId w:val="100"/>
        </w:numPr>
        <w:spacing w:after="0" w:line="240" w:lineRule="auto"/>
      </w:pPr>
      <w:r w:rsidRPr="00C1712F">
        <w:t xml:space="preserve">How do Experts complete the approved link or SMS process after the customer accepts? </w:t>
      </w:r>
    </w:p>
    <w:p w14:paraId="7A98DEE1" w14:textId="77777777" w:rsidR="0074482E" w:rsidRDefault="0074482E" w:rsidP="005B034A">
      <w:pPr>
        <w:spacing w:after="0" w:line="240" w:lineRule="auto"/>
        <w:rPr>
          <w:b/>
          <w:bCs/>
        </w:rPr>
      </w:pPr>
    </w:p>
    <w:p w14:paraId="100D96D4" w14:textId="77777777" w:rsidR="00C1712F" w:rsidRPr="00C1712F" w:rsidRDefault="00C1712F" w:rsidP="005B034A">
      <w:pPr>
        <w:spacing w:after="0" w:line="240" w:lineRule="auto"/>
        <w:rPr>
          <w:b/>
          <w:bCs/>
        </w:rPr>
      </w:pPr>
      <w:r w:rsidRPr="00C1712F">
        <w:rPr>
          <w:b/>
          <w:bCs/>
        </w:rPr>
        <w:t>Sales Compliance</w:t>
      </w:r>
    </w:p>
    <w:p w14:paraId="745FF78A" w14:textId="77777777" w:rsidR="00C1712F" w:rsidRPr="00C1712F" w:rsidRDefault="00C1712F" w:rsidP="00986EED">
      <w:pPr>
        <w:numPr>
          <w:ilvl w:val="0"/>
          <w:numId w:val="101"/>
        </w:numPr>
        <w:spacing w:after="0" w:line="240" w:lineRule="auto"/>
      </w:pPr>
      <w:r w:rsidRPr="00C1712F">
        <w:t xml:space="preserve">How do Experts recognize and correct sales-compliance issues? </w:t>
      </w:r>
    </w:p>
    <w:p w14:paraId="20A84FA3" w14:textId="77777777" w:rsidR="00C1712F" w:rsidRPr="00C1712F" w:rsidRDefault="00C1712F" w:rsidP="00986EED">
      <w:pPr>
        <w:numPr>
          <w:ilvl w:val="0"/>
          <w:numId w:val="101"/>
        </w:numPr>
        <w:spacing w:after="0" w:line="240" w:lineRule="auto"/>
      </w:pPr>
      <w:r w:rsidRPr="00C1712F">
        <w:t>How do Experts maintain informed customer choice and avoid pressure, misleading statements, or unsupported promises throughout the offer?</w:t>
      </w:r>
    </w:p>
    <w:p w14:paraId="4D9558FA" w14:textId="77777777" w:rsidR="00EC23F3" w:rsidRDefault="00EC23F3" w:rsidP="005B034A">
      <w:pPr>
        <w:spacing w:after="0" w:line="240" w:lineRule="auto"/>
      </w:pPr>
    </w:p>
    <w:p w14:paraId="4BD4670B" w14:textId="68FBBFFB" w:rsidR="00EC23F3" w:rsidRDefault="00CF0E19" w:rsidP="005B034A">
      <w:pPr>
        <w:pStyle w:val="Subtitle"/>
        <w:spacing w:after="0" w:line="240" w:lineRule="auto"/>
        <w:rPr>
          <w:rFonts w:hint="eastAsia"/>
        </w:rPr>
      </w:pPr>
      <w:r>
        <w:t>Core Capabilities</w:t>
      </w:r>
    </w:p>
    <w:p w14:paraId="0065D125" w14:textId="77777777" w:rsidR="00A9380C" w:rsidRDefault="00A9380C" w:rsidP="005B034A">
      <w:pPr>
        <w:spacing w:after="0" w:line="240" w:lineRule="auto"/>
        <w:rPr>
          <w:rFonts w:eastAsia="Times New Roman" w:cs="Times New Roman"/>
          <w:kern w:val="0"/>
          <w14:ligatures w14:val="none"/>
        </w:rPr>
      </w:pPr>
    </w:p>
    <w:p w14:paraId="7080CA61" w14:textId="77777777" w:rsidR="00180230" w:rsidRPr="00180230" w:rsidRDefault="00180230" w:rsidP="005B034A">
      <w:pPr>
        <w:spacing w:after="0" w:line="240" w:lineRule="auto"/>
        <w:rPr>
          <w:rFonts w:eastAsia="Times New Roman" w:cs="Times New Roman"/>
          <w:kern w:val="0"/>
          <w14:ligatures w14:val="none"/>
        </w:rPr>
      </w:pPr>
      <w:r w:rsidRPr="00180230">
        <w:rPr>
          <w:rFonts w:eastAsia="Times New Roman" w:cs="Times New Roman"/>
          <w:kern w:val="0"/>
          <w14:ligatures w14:val="none"/>
        </w:rPr>
        <w:t>Upon successful completion of this learning block, Experts are prepared to:</w:t>
      </w:r>
    </w:p>
    <w:p w14:paraId="17E0E2AD" w14:textId="77777777" w:rsidR="00180230" w:rsidRPr="00180230" w:rsidRDefault="00180230" w:rsidP="00986EED">
      <w:pPr>
        <w:numPr>
          <w:ilvl w:val="0"/>
          <w:numId w:val="141"/>
        </w:numPr>
        <w:spacing w:after="0" w:line="240" w:lineRule="auto"/>
        <w:rPr>
          <w:rFonts w:eastAsia="Times New Roman" w:cs="Times New Roman"/>
          <w:kern w:val="0"/>
          <w14:ligatures w14:val="none"/>
        </w:rPr>
      </w:pPr>
      <w:r w:rsidRPr="00180230">
        <w:rPr>
          <w:rFonts w:eastAsia="Times New Roman" w:cs="Times New Roman"/>
          <w:kern w:val="0"/>
          <w14:ligatures w14:val="none"/>
        </w:rPr>
        <w:t>Integrate sales naturally into the customer interaction by transitioning from problem resolution to a customer-specific Smart Offer when appropriate.</w:t>
      </w:r>
    </w:p>
    <w:p w14:paraId="2964CEDB" w14:textId="77777777" w:rsidR="00180230" w:rsidRPr="00180230" w:rsidRDefault="00180230" w:rsidP="00986EED">
      <w:pPr>
        <w:numPr>
          <w:ilvl w:val="0"/>
          <w:numId w:val="141"/>
        </w:numPr>
        <w:spacing w:after="0" w:line="240" w:lineRule="auto"/>
        <w:rPr>
          <w:rFonts w:eastAsia="Times New Roman" w:cs="Times New Roman"/>
          <w:kern w:val="0"/>
          <w14:ligatures w14:val="none"/>
        </w:rPr>
      </w:pPr>
      <w:r w:rsidRPr="00180230">
        <w:rPr>
          <w:rFonts w:eastAsia="Times New Roman" w:cs="Times New Roman"/>
          <w:kern w:val="0"/>
          <w14:ligatures w14:val="none"/>
        </w:rPr>
        <w:t>Present relevant product recommendations by connecting customer needs, discovery information, and approved product benefits to create value for the customer.</w:t>
      </w:r>
    </w:p>
    <w:p w14:paraId="1B607064" w14:textId="77777777" w:rsidR="00180230" w:rsidRPr="00180230" w:rsidRDefault="00180230" w:rsidP="00986EED">
      <w:pPr>
        <w:numPr>
          <w:ilvl w:val="0"/>
          <w:numId w:val="141"/>
        </w:numPr>
        <w:spacing w:after="0" w:line="240" w:lineRule="auto"/>
        <w:rPr>
          <w:rFonts w:eastAsia="Times New Roman" w:cs="Times New Roman"/>
          <w:kern w:val="0"/>
          <w14:ligatures w14:val="none"/>
        </w:rPr>
      </w:pPr>
      <w:r w:rsidRPr="00180230">
        <w:rPr>
          <w:rFonts w:eastAsia="Times New Roman" w:cs="Times New Roman"/>
          <w:kern w:val="0"/>
          <w14:ligatures w14:val="none"/>
        </w:rPr>
        <w:t>Use approved sales tools and resources to verify eligibility, pricing, product information, required disclosures, and process requirements before presenting an offer.</w:t>
      </w:r>
    </w:p>
    <w:p w14:paraId="5DC47515" w14:textId="77777777" w:rsidR="00180230" w:rsidRPr="00180230" w:rsidRDefault="00180230" w:rsidP="00986EED">
      <w:pPr>
        <w:numPr>
          <w:ilvl w:val="0"/>
          <w:numId w:val="141"/>
        </w:numPr>
        <w:spacing w:after="0" w:line="240" w:lineRule="auto"/>
        <w:rPr>
          <w:rFonts w:eastAsia="Times New Roman" w:cs="Times New Roman"/>
          <w:kern w:val="0"/>
          <w14:ligatures w14:val="none"/>
        </w:rPr>
      </w:pPr>
      <w:r w:rsidRPr="00180230">
        <w:rPr>
          <w:rFonts w:eastAsia="Times New Roman" w:cs="Times New Roman"/>
          <w:kern w:val="0"/>
          <w14:ligatures w14:val="none"/>
        </w:rPr>
        <w:t>Guide customers through the complete Smart Offer process by addressing questions, resolving concerns, obtaining consent, and completing required enrollment activities while maintaining compliance.</w:t>
      </w:r>
    </w:p>
    <w:p w14:paraId="54CC8EC7" w14:textId="77777777" w:rsidR="00180230" w:rsidRPr="00180230" w:rsidRDefault="00180230" w:rsidP="00986EED">
      <w:pPr>
        <w:numPr>
          <w:ilvl w:val="0"/>
          <w:numId w:val="141"/>
        </w:numPr>
        <w:spacing w:after="0" w:line="240" w:lineRule="auto"/>
        <w:rPr>
          <w:rFonts w:eastAsia="Times New Roman" w:cs="Times New Roman"/>
          <w:kern w:val="0"/>
          <w14:ligatures w14:val="none"/>
        </w:rPr>
      </w:pPr>
      <w:r w:rsidRPr="00180230">
        <w:rPr>
          <w:rFonts w:eastAsia="Times New Roman" w:cs="Times New Roman"/>
          <w:kern w:val="0"/>
          <w14:ligatures w14:val="none"/>
        </w:rPr>
        <w:t>Balance customer experience, business objectives, and compliance requirements by recognizing when to continue selling, when to resolve additional concerns, and when not to pursue a sales opportunity.</w:t>
      </w:r>
    </w:p>
    <w:p w14:paraId="468E5490" w14:textId="77777777" w:rsidR="00180230" w:rsidRPr="00180230" w:rsidRDefault="00180230" w:rsidP="00986EED">
      <w:pPr>
        <w:numPr>
          <w:ilvl w:val="0"/>
          <w:numId w:val="141"/>
        </w:numPr>
        <w:spacing w:after="0" w:line="240" w:lineRule="auto"/>
        <w:rPr>
          <w:rFonts w:eastAsia="Times New Roman" w:cs="Times New Roman"/>
          <w:kern w:val="0"/>
          <w14:ligatures w14:val="none"/>
        </w:rPr>
      </w:pPr>
      <w:r w:rsidRPr="00180230">
        <w:rPr>
          <w:rFonts w:eastAsia="Times New Roman" w:cs="Times New Roman"/>
          <w:kern w:val="0"/>
          <w14:ligatures w14:val="none"/>
        </w:rPr>
        <w:t>Build the consultative selling capabilities required to consistently execute compliant, customer-centered sales conversations in production.</w:t>
      </w:r>
    </w:p>
    <w:p w14:paraId="1167DADB" w14:textId="77777777" w:rsidR="00A9380C" w:rsidRDefault="00A9380C" w:rsidP="005B034A">
      <w:pPr>
        <w:pStyle w:val="Subtitle"/>
        <w:spacing w:after="0" w:line="240" w:lineRule="auto"/>
        <w:rPr>
          <w:rFonts w:hint="eastAsia"/>
        </w:rPr>
      </w:pPr>
    </w:p>
    <w:p w14:paraId="100D41D8" w14:textId="77777777" w:rsidR="00A15EE1" w:rsidRDefault="00A15EE1" w:rsidP="005B034A">
      <w:pPr>
        <w:pStyle w:val="Subtitle"/>
        <w:spacing w:after="0" w:line="240" w:lineRule="auto"/>
        <w:rPr>
          <w:rFonts w:hint="eastAsia"/>
        </w:rPr>
      </w:pPr>
      <w:r>
        <w:t>Assessment Methods</w:t>
      </w:r>
    </w:p>
    <w:p w14:paraId="67A3AC05" w14:textId="77777777" w:rsidR="00A15EE1" w:rsidRPr="006C363D" w:rsidRDefault="00A15EE1" w:rsidP="00986EED">
      <w:pPr>
        <w:numPr>
          <w:ilvl w:val="0"/>
          <w:numId w:val="30"/>
        </w:numPr>
        <w:spacing w:after="0" w:line="240" w:lineRule="auto"/>
      </w:pPr>
      <w:r w:rsidRPr="006C363D">
        <w:t xml:space="preserve">Knowledge Check </w:t>
      </w:r>
    </w:p>
    <w:p w14:paraId="0D0B30A2" w14:textId="77777777" w:rsidR="00A15EE1" w:rsidRDefault="00A15EE1" w:rsidP="00986EED">
      <w:pPr>
        <w:numPr>
          <w:ilvl w:val="0"/>
          <w:numId w:val="30"/>
        </w:numPr>
        <w:spacing w:after="0" w:line="240" w:lineRule="auto"/>
      </w:pPr>
      <w:r w:rsidRPr="006C363D">
        <w:t xml:space="preserve">Simulation </w:t>
      </w:r>
    </w:p>
    <w:p w14:paraId="01557126" w14:textId="77777777" w:rsidR="00A15EE1" w:rsidRDefault="00A15EE1" w:rsidP="00986EED">
      <w:pPr>
        <w:numPr>
          <w:ilvl w:val="1"/>
          <w:numId w:val="30"/>
        </w:numPr>
        <w:spacing w:after="0" w:line="240" w:lineRule="auto"/>
      </w:pPr>
      <w:r>
        <w:t>Training Assist</w:t>
      </w:r>
    </w:p>
    <w:p w14:paraId="45E27E6B" w14:textId="77777777" w:rsidR="00A15EE1" w:rsidRDefault="00A15EE1" w:rsidP="00986EED">
      <w:pPr>
        <w:numPr>
          <w:ilvl w:val="1"/>
          <w:numId w:val="30"/>
        </w:numPr>
        <w:spacing w:after="0" w:line="240" w:lineRule="auto"/>
      </w:pPr>
      <w:r>
        <w:t>Assima</w:t>
      </w:r>
    </w:p>
    <w:p w14:paraId="1D18B0E2" w14:textId="77777777" w:rsidR="00A15EE1" w:rsidRDefault="00A15EE1" w:rsidP="00986EED">
      <w:pPr>
        <w:numPr>
          <w:ilvl w:val="2"/>
          <w:numId w:val="30"/>
        </w:numPr>
        <w:spacing w:after="0" w:line="240" w:lineRule="auto"/>
      </w:pPr>
      <w:r>
        <w:t>Expert Workspace</w:t>
      </w:r>
    </w:p>
    <w:p w14:paraId="110C2688" w14:textId="77777777" w:rsidR="00A15EE1" w:rsidRPr="002B7CF9" w:rsidRDefault="00A15EE1" w:rsidP="005B034A">
      <w:pPr>
        <w:spacing w:after="0" w:line="240" w:lineRule="auto"/>
      </w:pPr>
    </w:p>
    <w:p w14:paraId="1A2EE788" w14:textId="77777777" w:rsidR="00A15EE1" w:rsidRDefault="00A15EE1" w:rsidP="005B034A">
      <w:pPr>
        <w:pStyle w:val="Subtitle"/>
        <w:spacing w:after="0" w:line="240" w:lineRule="auto"/>
        <w:rPr>
          <w:rFonts w:hint="eastAsia"/>
        </w:rPr>
      </w:pPr>
      <w:r>
        <w:t>Minimum Performance Expectations</w:t>
      </w:r>
    </w:p>
    <w:p w14:paraId="3B278B0B" w14:textId="77777777" w:rsidR="00A9380C" w:rsidRDefault="00A9380C" w:rsidP="005B034A">
      <w:pPr>
        <w:spacing w:after="0" w:line="240" w:lineRule="auto"/>
      </w:pPr>
    </w:p>
    <w:p w14:paraId="1EEB8745" w14:textId="77777777" w:rsidR="00BF1FA6" w:rsidRDefault="00BF1FA6" w:rsidP="005B034A">
      <w:pPr>
        <w:spacing w:after="0" w:line="240" w:lineRule="auto"/>
      </w:pPr>
      <w:r w:rsidRPr="00BF1FA6">
        <w:t>Experts must demonstrate the ability to:</w:t>
      </w:r>
    </w:p>
    <w:p w14:paraId="6CEB00F3" w14:textId="77777777" w:rsidR="00A9380C" w:rsidRPr="00BF1FA6" w:rsidRDefault="00A9380C" w:rsidP="005B034A">
      <w:pPr>
        <w:spacing w:after="0" w:line="240" w:lineRule="auto"/>
      </w:pPr>
    </w:p>
    <w:p w14:paraId="4CB135D6" w14:textId="77777777" w:rsidR="00BF1FA6" w:rsidRPr="00BF1FA6" w:rsidRDefault="00BF1FA6" w:rsidP="00986EED">
      <w:pPr>
        <w:numPr>
          <w:ilvl w:val="0"/>
          <w:numId w:val="127"/>
        </w:numPr>
        <w:spacing w:after="0" w:line="240" w:lineRule="auto"/>
      </w:pPr>
      <w:r w:rsidRPr="00BF1FA6">
        <w:t xml:space="preserve">Successfully complete all </w:t>
      </w:r>
      <w:r w:rsidRPr="00BF1FA6">
        <w:rPr>
          <w:b/>
          <w:bCs/>
        </w:rPr>
        <w:t>10 required Sales in Action simulations</w:t>
      </w:r>
      <w:r w:rsidRPr="00BF1FA6">
        <w:t xml:space="preserve">, including successful re-demonstration of any skill requiring coaching before progressing. </w:t>
      </w:r>
    </w:p>
    <w:p w14:paraId="456B2F6E" w14:textId="77777777" w:rsidR="00BF1FA6" w:rsidRPr="00BF1FA6" w:rsidRDefault="00BF1FA6" w:rsidP="00986EED">
      <w:pPr>
        <w:numPr>
          <w:ilvl w:val="0"/>
          <w:numId w:val="127"/>
        </w:numPr>
        <w:spacing w:after="0" w:line="240" w:lineRule="auto"/>
      </w:pPr>
      <w:r w:rsidRPr="00BF1FA6">
        <w:t xml:space="preserve">Transition from confirmed resolution into the approved Smart Offer Transition Statement in </w:t>
      </w:r>
      <w:r w:rsidRPr="00BF1FA6">
        <w:rPr>
          <w:b/>
          <w:bCs/>
        </w:rPr>
        <w:t>1 of 1 evaluated transition scenario</w:t>
      </w:r>
      <w:r w:rsidRPr="00BF1FA6">
        <w:t xml:space="preserve"> without sounding abrupt or disconnected from the customer’s experience. </w:t>
      </w:r>
    </w:p>
    <w:p w14:paraId="3C075CE3" w14:textId="77777777" w:rsidR="00BF1FA6" w:rsidRPr="00BF1FA6" w:rsidRDefault="00BF1FA6" w:rsidP="00986EED">
      <w:pPr>
        <w:numPr>
          <w:ilvl w:val="0"/>
          <w:numId w:val="127"/>
        </w:numPr>
        <w:spacing w:after="0" w:line="240" w:lineRule="auto"/>
      </w:pPr>
      <w:r w:rsidRPr="00BF1FA6">
        <w:t xml:space="preserve">Deliver </w:t>
      </w:r>
      <w:r w:rsidRPr="00BF1FA6">
        <w:rPr>
          <w:b/>
          <w:bCs/>
        </w:rPr>
        <w:t>100% of the required Core Benefits as written</w:t>
      </w:r>
      <w:r w:rsidRPr="00BF1FA6">
        <w:t xml:space="preserve"> in both required Smart Offer scenarios, including one scenario that incorporates natural conversational language without changing the approved meaning. </w:t>
      </w:r>
    </w:p>
    <w:p w14:paraId="018346B6" w14:textId="77777777" w:rsidR="00BF1FA6" w:rsidRPr="00BF1FA6" w:rsidRDefault="00BF1FA6" w:rsidP="00986EED">
      <w:pPr>
        <w:numPr>
          <w:ilvl w:val="0"/>
          <w:numId w:val="127"/>
        </w:numPr>
        <w:spacing w:after="0" w:line="240" w:lineRule="auto"/>
      </w:pPr>
      <w:r w:rsidRPr="00BF1FA6">
        <w:t xml:space="preserve">Complete the approved Smart Offer flow after account assessment and connect the recommendation to information relevant to the customer in </w:t>
      </w:r>
      <w:r w:rsidRPr="00BF1FA6">
        <w:rPr>
          <w:b/>
          <w:bCs/>
        </w:rPr>
        <w:t>1 of 1 evaluated recommendation scenario</w:t>
      </w:r>
      <w:r w:rsidRPr="00BF1FA6">
        <w:t xml:space="preserve">. </w:t>
      </w:r>
    </w:p>
    <w:p w14:paraId="243C6A38" w14:textId="77777777" w:rsidR="00BF1FA6" w:rsidRPr="00BF1FA6" w:rsidRDefault="00BF1FA6" w:rsidP="00986EED">
      <w:pPr>
        <w:numPr>
          <w:ilvl w:val="0"/>
          <w:numId w:val="127"/>
        </w:numPr>
        <w:spacing w:after="0" w:line="240" w:lineRule="auto"/>
      </w:pPr>
      <w:r w:rsidRPr="00BF1FA6">
        <w:t xml:space="preserve">Pause the Smart Offer in </w:t>
      </w:r>
      <w:r w:rsidRPr="00BF1FA6">
        <w:rPr>
          <w:b/>
          <w:bCs/>
        </w:rPr>
        <w:t>1 of 1 evaluated missing-information scenario</w:t>
      </w:r>
      <w:r w:rsidRPr="00BF1FA6">
        <w:t xml:space="preserve"> when required eligibility or account information is unavailable and use the approved process before continuing. </w:t>
      </w:r>
    </w:p>
    <w:p w14:paraId="3CC39F5E" w14:textId="77777777" w:rsidR="00BF1FA6" w:rsidRPr="00BF1FA6" w:rsidRDefault="00BF1FA6" w:rsidP="00986EED">
      <w:pPr>
        <w:numPr>
          <w:ilvl w:val="0"/>
          <w:numId w:val="127"/>
        </w:numPr>
        <w:spacing w:after="0" w:line="240" w:lineRule="auto"/>
      </w:pPr>
      <w:r w:rsidRPr="00BF1FA6">
        <w:t xml:space="preserve">Respond to the customer’s first objection in </w:t>
      </w:r>
      <w:r w:rsidRPr="00BF1FA6">
        <w:rPr>
          <w:b/>
          <w:bCs/>
        </w:rPr>
        <w:t>1 of 1 evaluated objection scenario</w:t>
      </w:r>
      <w:r w:rsidRPr="00BF1FA6">
        <w:t xml:space="preserve"> by acknowledging the concern with empathy and providing one approved, relevant value statement. </w:t>
      </w:r>
    </w:p>
    <w:p w14:paraId="37C5A0E5" w14:textId="77777777" w:rsidR="00BF1FA6" w:rsidRPr="00BF1FA6" w:rsidRDefault="00BF1FA6" w:rsidP="00986EED">
      <w:pPr>
        <w:numPr>
          <w:ilvl w:val="0"/>
          <w:numId w:val="127"/>
        </w:numPr>
        <w:spacing w:after="0" w:line="240" w:lineRule="auto"/>
      </w:pPr>
      <w:r w:rsidRPr="00BF1FA6">
        <w:t xml:space="preserve">Recognize and respect a clear customer decline in </w:t>
      </w:r>
      <w:r w:rsidRPr="00BF1FA6">
        <w:rPr>
          <w:b/>
          <w:bCs/>
        </w:rPr>
        <w:t>1 of 1 evaluated decline scenario</w:t>
      </w:r>
      <w:r w:rsidRPr="00BF1FA6">
        <w:t xml:space="preserve"> by ending the offer conversation and returning to a professional, service-focused close without additional pressure. </w:t>
      </w:r>
    </w:p>
    <w:p w14:paraId="33BA34C7" w14:textId="5EB1FB54" w:rsidR="00BF1FA6" w:rsidRPr="00BF1FA6" w:rsidRDefault="00BF1FA6" w:rsidP="00986EED">
      <w:pPr>
        <w:numPr>
          <w:ilvl w:val="0"/>
          <w:numId w:val="127"/>
        </w:numPr>
        <w:spacing w:after="0" w:line="240" w:lineRule="auto"/>
      </w:pPr>
      <w:r>
        <w:t xml:space="preserve">Obtain clear, customer consent in </w:t>
      </w:r>
      <w:r w:rsidRPr="2C8FEF2A">
        <w:rPr>
          <w:b/>
          <w:bCs/>
        </w:rPr>
        <w:t>1 of 1 evaluated consent scenario</w:t>
      </w:r>
      <w:r>
        <w:t xml:space="preserve"> after completing a compliant offer conversation. </w:t>
      </w:r>
    </w:p>
    <w:p w14:paraId="098789FE" w14:textId="75EBF82A" w:rsidR="00BF1FA6" w:rsidRPr="00BF1FA6" w:rsidRDefault="00BF1FA6" w:rsidP="00986EED">
      <w:pPr>
        <w:numPr>
          <w:ilvl w:val="0"/>
          <w:numId w:val="127"/>
        </w:numPr>
        <w:spacing w:after="0" w:line="240" w:lineRule="auto"/>
      </w:pPr>
      <w:r>
        <w:t xml:space="preserve">Complete the approved enrollment workflow in </w:t>
      </w:r>
      <w:r w:rsidRPr="2C8FEF2A">
        <w:rPr>
          <w:b/>
          <w:bCs/>
        </w:rPr>
        <w:t>1 of 1 evaluated enrollment scenario</w:t>
      </w:r>
      <w:r>
        <w:t xml:space="preserve"> only after consent is received, with zero enrollment actions completed before consent. </w:t>
      </w:r>
    </w:p>
    <w:p w14:paraId="2FC584A1" w14:textId="77777777" w:rsidR="00BF1FA6" w:rsidRPr="00BF1FA6" w:rsidRDefault="00BF1FA6" w:rsidP="00986EED">
      <w:pPr>
        <w:numPr>
          <w:ilvl w:val="0"/>
          <w:numId w:val="127"/>
        </w:numPr>
        <w:spacing w:after="0" w:line="240" w:lineRule="auto"/>
      </w:pPr>
      <w:r w:rsidRPr="00BF1FA6">
        <w:t xml:space="preserve">Successfully complete the end-to-end Sales in Action simulation with a score of at least </w:t>
      </w:r>
      <w:r w:rsidRPr="00BF1FA6">
        <w:rPr>
          <w:b/>
          <w:bCs/>
        </w:rPr>
        <w:t>85%</w:t>
      </w:r>
      <w:r w:rsidRPr="00BF1FA6">
        <w:t xml:space="preserve"> by completing account assessment, making the appropriate offer decision, delivering the Smart Offer, responding to the customer’s decision, and closing the interaction professionally. </w:t>
      </w:r>
    </w:p>
    <w:p w14:paraId="477DE689" w14:textId="77777777" w:rsidR="00BF1FA6" w:rsidRPr="00BF1FA6" w:rsidRDefault="00BF1FA6" w:rsidP="00986EED">
      <w:pPr>
        <w:numPr>
          <w:ilvl w:val="0"/>
          <w:numId w:val="127"/>
        </w:numPr>
        <w:spacing w:after="0" w:line="240" w:lineRule="auto"/>
      </w:pPr>
      <w:r w:rsidRPr="00BF1FA6">
        <w:t xml:space="preserve">Complete all evaluated activities with </w:t>
      </w:r>
      <w:r w:rsidRPr="00BF1FA6">
        <w:rPr>
          <w:b/>
          <w:bCs/>
        </w:rPr>
        <w:t>zero critical sales-compliance errors</w:t>
      </w:r>
      <w:r w:rsidRPr="00BF1FA6">
        <w:t xml:space="preserve">, including: </w:t>
      </w:r>
    </w:p>
    <w:p w14:paraId="4401EBA3" w14:textId="77777777" w:rsidR="00BF1FA6" w:rsidRPr="00BF1FA6" w:rsidRDefault="00BF1FA6" w:rsidP="00986EED">
      <w:pPr>
        <w:numPr>
          <w:ilvl w:val="1"/>
          <w:numId w:val="127"/>
        </w:numPr>
        <w:spacing w:after="0" w:line="240" w:lineRule="auto"/>
      </w:pPr>
      <w:r w:rsidRPr="00BF1FA6">
        <w:t xml:space="preserve">Transitioning to an offer before the customer’s service concern is resolved or has an approved next step. </w:t>
      </w:r>
    </w:p>
    <w:p w14:paraId="18B9AC33" w14:textId="77777777" w:rsidR="00BF1FA6" w:rsidRPr="00BF1FA6" w:rsidRDefault="00BF1FA6" w:rsidP="00986EED">
      <w:pPr>
        <w:numPr>
          <w:ilvl w:val="1"/>
          <w:numId w:val="127"/>
        </w:numPr>
        <w:spacing w:after="0" w:line="240" w:lineRule="auto"/>
      </w:pPr>
      <w:r w:rsidRPr="00BF1FA6">
        <w:t xml:space="preserve">Omitting or changing required Core Benefits. </w:t>
      </w:r>
    </w:p>
    <w:p w14:paraId="260FEE28" w14:textId="77777777" w:rsidR="00BF1FA6" w:rsidRPr="00BF1FA6" w:rsidRDefault="00BF1FA6" w:rsidP="00986EED">
      <w:pPr>
        <w:numPr>
          <w:ilvl w:val="1"/>
          <w:numId w:val="127"/>
        </w:numPr>
        <w:spacing w:after="0" w:line="240" w:lineRule="auto"/>
      </w:pPr>
      <w:r w:rsidRPr="00BF1FA6">
        <w:t xml:space="preserve">Continuing the offer without required eligibility or account information. </w:t>
      </w:r>
    </w:p>
    <w:p w14:paraId="4C302EE6" w14:textId="77777777" w:rsidR="00BF1FA6" w:rsidRPr="00BF1FA6" w:rsidRDefault="00BF1FA6" w:rsidP="00986EED">
      <w:pPr>
        <w:numPr>
          <w:ilvl w:val="1"/>
          <w:numId w:val="127"/>
        </w:numPr>
        <w:spacing w:after="0" w:line="240" w:lineRule="auto"/>
      </w:pPr>
      <w:r w:rsidRPr="00BF1FA6">
        <w:t xml:space="preserve">Providing unsupported product, pricing, or coverage information. </w:t>
      </w:r>
    </w:p>
    <w:p w14:paraId="6F841A7F" w14:textId="77777777" w:rsidR="00BF1FA6" w:rsidRPr="00BF1FA6" w:rsidRDefault="00BF1FA6" w:rsidP="00986EED">
      <w:pPr>
        <w:numPr>
          <w:ilvl w:val="1"/>
          <w:numId w:val="127"/>
        </w:numPr>
        <w:spacing w:after="0" w:line="240" w:lineRule="auto"/>
      </w:pPr>
      <w:r w:rsidRPr="00BF1FA6">
        <w:t xml:space="preserve">Continuing to sell after a clear customer decline. </w:t>
      </w:r>
    </w:p>
    <w:p w14:paraId="39F97E63" w14:textId="77777777" w:rsidR="00BF1FA6" w:rsidRPr="00BF1FA6" w:rsidRDefault="00BF1FA6" w:rsidP="00986EED">
      <w:pPr>
        <w:numPr>
          <w:ilvl w:val="1"/>
          <w:numId w:val="127"/>
        </w:numPr>
        <w:spacing w:after="0" w:line="240" w:lineRule="auto"/>
      </w:pPr>
      <w:r w:rsidRPr="00BF1FA6">
        <w:t xml:space="preserve">Applying excessive pressure or unsupported rebuttals. </w:t>
      </w:r>
    </w:p>
    <w:p w14:paraId="3372665F" w14:textId="29B5EFB9" w:rsidR="00BF1FA6" w:rsidRPr="00BF1FA6" w:rsidRDefault="00BF1FA6" w:rsidP="00986EED">
      <w:pPr>
        <w:numPr>
          <w:ilvl w:val="1"/>
          <w:numId w:val="127"/>
        </w:numPr>
        <w:spacing w:after="0" w:line="240" w:lineRule="auto"/>
      </w:pPr>
      <w:r>
        <w:t xml:space="preserve">Beginning enrollment without customer consent. </w:t>
      </w:r>
    </w:p>
    <w:p w14:paraId="46CE0C26" w14:textId="77777777" w:rsidR="00BF1FA6" w:rsidRPr="00BF1FA6" w:rsidRDefault="00BF1FA6" w:rsidP="00986EED">
      <w:pPr>
        <w:numPr>
          <w:ilvl w:val="1"/>
          <w:numId w:val="127"/>
        </w:numPr>
        <w:spacing w:after="0" w:line="240" w:lineRule="auto"/>
      </w:pPr>
      <w:r w:rsidRPr="00BF1FA6">
        <w:t>Completing an unauthorized or inaccurate enrollment action.</w:t>
      </w:r>
    </w:p>
    <w:p w14:paraId="6A1F453D" w14:textId="77777777" w:rsidR="00C84913" w:rsidRDefault="00C84913" w:rsidP="005B034A">
      <w:pPr>
        <w:spacing w:after="0" w:line="240" w:lineRule="auto"/>
      </w:pPr>
    </w:p>
    <w:p w14:paraId="4DEBC747" w14:textId="3475C5B9" w:rsidR="00A06BBB" w:rsidRDefault="0066371F" w:rsidP="005B034A">
      <w:pPr>
        <w:pStyle w:val="Subtitle"/>
        <w:spacing w:after="0" w:line="240" w:lineRule="auto"/>
        <w:rPr>
          <w:rFonts w:hint="eastAsia"/>
        </w:rPr>
      </w:pPr>
      <w:r>
        <w:t>Courses and Resources</w:t>
      </w:r>
      <w:r w:rsidR="298E0402">
        <w:t xml:space="preserve"> (~</w:t>
      </w:r>
      <w:r w:rsidR="001373DB">
        <w:t>1.5</w:t>
      </w:r>
      <w:r w:rsidR="298E0402">
        <w:t xml:space="preserve"> hours)</w:t>
      </w:r>
    </w:p>
    <w:p w14:paraId="52AB60F3" w14:textId="77777777" w:rsidR="00A9380C" w:rsidRPr="00A9380C" w:rsidRDefault="00A9380C" w:rsidP="00A9380C"/>
    <w:tbl>
      <w:tblPr>
        <w:tblW w:w="15251"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644"/>
        <w:gridCol w:w="1141"/>
        <w:gridCol w:w="1980"/>
        <w:gridCol w:w="2070"/>
        <w:gridCol w:w="1620"/>
        <w:gridCol w:w="6796"/>
      </w:tblGrid>
      <w:tr w:rsidR="007F0E37" w14:paraId="150830DC" w14:textId="77777777" w:rsidTr="7B435DF2">
        <w:trPr>
          <w:cantSplit/>
          <w:trHeight w:val="193"/>
          <w:jc w:val="center"/>
        </w:trPr>
        <w:tc>
          <w:tcPr>
            <w:tcW w:w="1644" w:type="dxa"/>
            <w:shd w:val="clear" w:color="auto" w:fill="EAF2F8"/>
            <w:tcMar>
              <w:top w:w="70" w:type="dxa"/>
              <w:left w:w="70" w:type="dxa"/>
              <w:bottom w:w="70" w:type="dxa"/>
              <w:right w:w="70" w:type="dxa"/>
            </w:tcMar>
          </w:tcPr>
          <w:p w14:paraId="0B9E9D48" w14:textId="4C4961E6" w:rsidR="007F0E37" w:rsidRDefault="007F0E37" w:rsidP="005B034A">
            <w:pPr>
              <w:spacing w:after="0" w:line="240" w:lineRule="auto"/>
            </w:pPr>
            <w:r>
              <w:rPr>
                <w:rFonts w:ascii="Apercu Pro" w:eastAsia="Apercu Pro" w:hAnsi="Apercu Pro" w:cs="Apercu Pro"/>
                <w:b/>
                <w:sz w:val="20"/>
              </w:rPr>
              <w:t>Course</w:t>
            </w:r>
          </w:p>
        </w:tc>
        <w:tc>
          <w:tcPr>
            <w:tcW w:w="1141" w:type="dxa"/>
            <w:shd w:val="clear" w:color="auto" w:fill="EAF2F8"/>
            <w:tcMar>
              <w:top w:w="70" w:type="dxa"/>
              <w:left w:w="70" w:type="dxa"/>
              <w:bottom w:w="70" w:type="dxa"/>
              <w:right w:w="70" w:type="dxa"/>
            </w:tcMar>
          </w:tcPr>
          <w:p w14:paraId="5F0493F8" w14:textId="77777777" w:rsidR="007F0E37" w:rsidRDefault="007F0E37" w:rsidP="005B034A">
            <w:pPr>
              <w:spacing w:after="0" w:line="240" w:lineRule="auto"/>
            </w:pPr>
            <w:r>
              <w:rPr>
                <w:rFonts w:ascii="Apercu Pro" w:eastAsia="Apercu Pro" w:hAnsi="Apercu Pro" w:cs="Apercu Pro"/>
                <w:b/>
                <w:sz w:val="20"/>
              </w:rPr>
              <w:t>Modality</w:t>
            </w:r>
          </w:p>
        </w:tc>
        <w:tc>
          <w:tcPr>
            <w:tcW w:w="1980" w:type="dxa"/>
            <w:shd w:val="clear" w:color="auto" w:fill="EAF2F8"/>
            <w:tcMar>
              <w:top w:w="70" w:type="dxa"/>
              <w:left w:w="70" w:type="dxa"/>
              <w:bottom w:w="70" w:type="dxa"/>
              <w:right w:w="70" w:type="dxa"/>
            </w:tcMar>
          </w:tcPr>
          <w:p w14:paraId="4DAD6F81" w14:textId="77777777" w:rsidR="007F0E37" w:rsidRDefault="007F0E37" w:rsidP="005B034A">
            <w:pPr>
              <w:spacing w:after="0" w:line="240" w:lineRule="auto"/>
            </w:pPr>
            <w:r>
              <w:rPr>
                <w:rFonts w:ascii="Apercu Pro" w:eastAsia="Apercu Pro" w:hAnsi="Apercu Pro" w:cs="Apercu Pro"/>
                <w:b/>
                <w:sz w:val="20"/>
              </w:rPr>
              <w:t>Estimated Duration</w:t>
            </w:r>
          </w:p>
        </w:tc>
        <w:tc>
          <w:tcPr>
            <w:tcW w:w="2070" w:type="dxa"/>
            <w:shd w:val="clear" w:color="auto" w:fill="EAF2F8"/>
          </w:tcPr>
          <w:p w14:paraId="518CFB4B" w14:textId="1E83DEA2" w:rsidR="007F0E37" w:rsidRDefault="007F0E37"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620" w:type="dxa"/>
            <w:shd w:val="clear" w:color="auto" w:fill="EAF2F8"/>
          </w:tcPr>
          <w:p w14:paraId="2C274AD8" w14:textId="00CE9402" w:rsidR="00586E14" w:rsidRDefault="00586E14"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6796" w:type="dxa"/>
            <w:shd w:val="clear" w:color="auto" w:fill="EAF2F8"/>
            <w:tcMar>
              <w:top w:w="70" w:type="dxa"/>
              <w:left w:w="70" w:type="dxa"/>
              <w:bottom w:w="70" w:type="dxa"/>
              <w:right w:w="70" w:type="dxa"/>
            </w:tcMar>
          </w:tcPr>
          <w:p w14:paraId="119B7C9C" w14:textId="527D4E07" w:rsidR="007F0E37" w:rsidRDefault="007F0E37" w:rsidP="005B034A">
            <w:pPr>
              <w:spacing w:after="0" w:line="240" w:lineRule="auto"/>
            </w:pPr>
            <w:r>
              <w:rPr>
                <w:rFonts w:ascii="Apercu Pro" w:eastAsia="Apercu Pro" w:hAnsi="Apercu Pro" w:cs="Apercu Pro"/>
                <w:b/>
                <w:sz w:val="20"/>
              </w:rPr>
              <w:t>High-Level Description</w:t>
            </w:r>
          </w:p>
        </w:tc>
      </w:tr>
      <w:tr w:rsidR="007F0E37" w14:paraId="5E65E852" w14:textId="77777777" w:rsidTr="7B435DF2">
        <w:trPr>
          <w:cantSplit/>
          <w:trHeight w:val="381"/>
          <w:jc w:val="center"/>
        </w:trPr>
        <w:tc>
          <w:tcPr>
            <w:tcW w:w="1644" w:type="dxa"/>
            <w:tcMar>
              <w:top w:w="70" w:type="dxa"/>
              <w:left w:w="70" w:type="dxa"/>
              <w:bottom w:w="70" w:type="dxa"/>
              <w:right w:w="70" w:type="dxa"/>
            </w:tcMar>
          </w:tcPr>
          <w:p w14:paraId="764726A2" w14:textId="77777777" w:rsidR="007F0E37" w:rsidRDefault="007F0E37" w:rsidP="005B034A">
            <w:pPr>
              <w:spacing w:after="0" w:line="240" w:lineRule="auto"/>
            </w:pPr>
            <w:r>
              <w:rPr>
                <w:rFonts w:ascii="Apercu Pro" w:eastAsia="Apercu Pro" w:hAnsi="Apercu Pro" w:cs="Apercu Pro"/>
                <w:sz w:val="20"/>
              </w:rPr>
              <w:t>Buying Decision</w:t>
            </w:r>
          </w:p>
        </w:tc>
        <w:tc>
          <w:tcPr>
            <w:tcW w:w="1141" w:type="dxa"/>
            <w:tcMar>
              <w:top w:w="70" w:type="dxa"/>
              <w:left w:w="70" w:type="dxa"/>
              <w:bottom w:w="70" w:type="dxa"/>
              <w:right w:w="70" w:type="dxa"/>
            </w:tcMar>
          </w:tcPr>
          <w:p w14:paraId="22A21654" w14:textId="77777777" w:rsidR="007F0E37" w:rsidRDefault="007F0E37" w:rsidP="005B034A">
            <w:pPr>
              <w:spacing w:after="0" w:line="240" w:lineRule="auto"/>
            </w:pPr>
            <w:r>
              <w:rPr>
                <w:rFonts w:ascii="Apercu Pro" w:eastAsia="Apercu Pro" w:hAnsi="Apercu Pro" w:cs="Apercu Pro"/>
                <w:sz w:val="20"/>
              </w:rPr>
              <w:t>Video</w:t>
            </w:r>
          </w:p>
        </w:tc>
        <w:tc>
          <w:tcPr>
            <w:tcW w:w="1980" w:type="dxa"/>
            <w:tcMar>
              <w:top w:w="70" w:type="dxa"/>
              <w:left w:w="70" w:type="dxa"/>
              <w:bottom w:w="70" w:type="dxa"/>
              <w:right w:w="70" w:type="dxa"/>
            </w:tcMar>
          </w:tcPr>
          <w:p w14:paraId="3F3F698F" w14:textId="77777777" w:rsidR="007F0E37" w:rsidRDefault="007F0E37" w:rsidP="005B034A">
            <w:pPr>
              <w:spacing w:after="0" w:line="240" w:lineRule="auto"/>
            </w:pPr>
            <w:r>
              <w:rPr>
                <w:rFonts w:ascii="Apercu Pro" w:eastAsia="Apercu Pro" w:hAnsi="Apercu Pro" w:cs="Apercu Pro"/>
                <w:sz w:val="20"/>
              </w:rPr>
              <w:t>10 min</w:t>
            </w:r>
          </w:p>
        </w:tc>
        <w:tc>
          <w:tcPr>
            <w:tcW w:w="2070" w:type="dxa"/>
          </w:tcPr>
          <w:p w14:paraId="77AC625C" w14:textId="1560D8BC" w:rsidR="00586E14" w:rsidRDefault="00586E14" w:rsidP="005B034A">
            <w:pPr>
              <w:spacing w:after="0" w:line="240" w:lineRule="auto"/>
              <w:rPr>
                <w:rFonts w:ascii="Apercu Pro" w:hAnsi="Apercu Pro"/>
                <w:sz w:val="20"/>
                <w:szCs w:val="20"/>
              </w:rPr>
            </w:pPr>
            <w:r>
              <w:rPr>
                <w:rFonts w:ascii="Apercu Pro" w:hAnsi="Apercu Pro"/>
                <w:sz w:val="20"/>
                <w:szCs w:val="20"/>
              </w:rPr>
              <w:t>1</w:t>
            </w:r>
          </w:p>
        </w:tc>
        <w:tc>
          <w:tcPr>
            <w:tcW w:w="1620" w:type="dxa"/>
          </w:tcPr>
          <w:p w14:paraId="623026A9" w14:textId="3D48C27D" w:rsidR="00ED7B6D" w:rsidRDefault="00ED7B6D" w:rsidP="005B034A">
            <w:pPr>
              <w:spacing w:after="0" w:line="240" w:lineRule="auto"/>
              <w:rPr>
                <w:rFonts w:ascii="Apercu Pro" w:hAnsi="Apercu Pro"/>
                <w:sz w:val="20"/>
                <w:szCs w:val="20"/>
              </w:rPr>
            </w:pPr>
            <w:r>
              <w:rPr>
                <w:rFonts w:ascii="Apercu Pro" w:hAnsi="Apercu Pro"/>
                <w:sz w:val="20"/>
                <w:szCs w:val="20"/>
              </w:rPr>
              <w:t>1</w:t>
            </w:r>
          </w:p>
        </w:tc>
        <w:tc>
          <w:tcPr>
            <w:tcW w:w="6796" w:type="dxa"/>
            <w:tcMar>
              <w:top w:w="70" w:type="dxa"/>
              <w:left w:w="70" w:type="dxa"/>
              <w:bottom w:w="70" w:type="dxa"/>
              <w:right w:w="70" w:type="dxa"/>
            </w:tcMar>
          </w:tcPr>
          <w:p w14:paraId="7EC17301" w14:textId="336C70CD" w:rsidR="007F0E37" w:rsidRDefault="007F0E37" w:rsidP="005B034A">
            <w:pPr>
              <w:spacing w:after="0" w:line="240" w:lineRule="auto"/>
            </w:pPr>
            <w:r w:rsidRPr="00DD1010">
              <w:rPr>
                <w:rFonts w:ascii="Apercu Pro" w:hAnsi="Apercu Pro"/>
                <w:sz w:val="20"/>
                <w:szCs w:val="20"/>
              </w:rPr>
              <w:t xml:space="preserve">This video should help Experts decide whether </w:t>
            </w:r>
            <w:r>
              <w:rPr>
                <w:rFonts w:ascii="Apercu Pro" w:eastAsia="Apercu Pro" w:hAnsi="Apercu Pro" w:cs="Apercu Pro"/>
                <w:sz w:val="20"/>
              </w:rPr>
              <w:t xml:space="preserve">the customer is ready for a Smart Offer </w:t>
            </w:r>
            <w:r w:rsidRPr="00DD1010">
              <w:rPr>
                <w:rFonts w:ascii="Apercu Pro" w:hAnsi="Apercu Pro"/>
                <w:sz w:val="20"/>
                <w:szCs w:val="20"/>
              </w:rPr>
              <w:t xml:space="preserve">after troubleshooting. It should cover resolved, partially resolved, </w:t>
            </w:r>
            <w:r>
              <w:rPr>
                <w:rFonts w:ascii="Apercu Pro" w:eastAsia="Apercu Pro" w:hAnsi="Apercu Pro" w:cs="Apercu Pro"/>
                <w:sz w:val="20"/>
              </w:rPr>
              <w:t xml:space="preserve">and </w:t>
            </w:r>
            <w:r w:rsidRPr="00DD1010">
              <w:rPr>
                <w:rFonts w:ascii="Apercu Pro" w:hAnsi="Apercu Pro"/>
                <w:sz w:val="20"/>
                <w:szCs w:val="20"/>
              </w:rPr>
              <w:t>unresolved service situations, including when to continue solving, set next steps, escalate, or avoid making the sale feel more important than</w:t>
            </w:r>
            <w:r>
              <w:rPr>
                <w:rFonts w:ascii="Apercu Pro" w:eastAsia="Apercu Pro" w:hAnsi="Apercu Pro" w:cs="Apercu Pro"/>
                <w:sz w:val="20"/>
              </w:rPr>
              <w:t xml:space="preserve"> the original </w:t>
            </w:r>
            <w:r w:rsidRPr="00DD1010">
              <w:rPr>
                <w:rFonts w:ascii="Apercu Pro" w:hAnsi="Apercu Pro"/>
                <w:sz w:val="20"/>
                <w:szCs w:val="20"/>
              </w:rPr>
              <w:t>need</w:t>
            </w:r>
            <w:r>
              <w:rPr>
                <w:rFonts w:ascii="Apercu Pro" w:eastAsia="Apercu Pro" w:hAnsi="Apercu Pro" w:cs="Apercu Pro"/>
                <w:sz w:val="20"/>
              </w:rPr>
              <w:t>.</w:t>
            </w:r>
          </w:p>
        </w:tc>
      </w:tr>
      <w:tr w:rsidR="007F0E37" w14:paraId="2067EC50" w14:textId="77777777" w:rsidTr="7B435DF2">
        <w:trPr>
          <w:cantSplit/>
          <w:trHeight w:val="381"/>
          <w:jc w:val="center"/>
        </w:trPr>
        <w:tc>
          <w:tcPr>
            <w:tcW w:w="1644" w:type="dxa"/>
            <w:tcMar>
              <w:top w:w="70" w:type="dxa"/>
              <w:left w:w="70" w:type="dxa"/>
              <w:bottom w:w="70" w:type="dxa"/>
              <w:right w:w="70" w:type="dxa"/>
            </w:tcMar>
          </w:tcPr>
          <w:p w14:paraId="068E6E7B" w14:textId="77777777" w:rsidR="007F0E37" w:rsidRDefault="007F0E37" w:rsidP="005B034A">
            <w:pPr>
              <w:spacing w:after="0" w:line="240" w:lineRule="auto"/>
            </w:pPr>
            <w:r>
              <w:rPr>
                <w:rFonts w:ascii="Apercu Pro" w:eastAsia="Apercu Pro" w:hAnsi="Apercu Pro" w:cs="Apercu Pro"/>
                <w:sz w:val="20"/>
              </w:rPr>
              <w:t>Smart Offer Overview</w:t>
            </w:r>
          </w:p>
        </w:tc>
        <w:tc>
          <w:tcPr>
            <w:tcW w:w="1141" w:type="dxa"/>
            <w:tcMar>
              <w:top w:w="70" w:type="dxa"/>
              <w:left w:w="70" w:type="dxa"/>
              <w:bottom w:w="70" w:type="dxa"/>
              <w:right w:w="70" w:type="dxa"/>
            </w:tcMar>
          </w:tcPr>
          <w:p w14:paraId="21310C3F" w14:textId="77777777" w:rsidR="007F0E37" w:rsidRDefault="007F0E37" w:rsidP="005B034A">
            <w:pPr>
              <w:spacing w:after="0" w:line="240" w:lineRule="auto"/>
            </w:pPr>
            <w:r>
              <w:rPr>
                <w:rFonts w:ascii="Apercu Pro" w:eastAsia="Apercu Pro" w:hAnsi="Apercu Pro" w:cs="Apercu Pro"/>
                <w:sz w:val="20"/>
              </w:rPr>
              <w:t>Video</w:t>
            </w:r>
          </w:p>
        </w:tc>
        <w:tc>
          <w:tcPr>
            <w:tcW w:w="1980" w:type="dxa"/>
            <w:tcMar>
              <w:top w:w="70" w:type="dxa"/>
              <w:left w:w="70" w:type="dxa"/>
              <w:bottom w:w="70" w:type="dxa"/>
              <w:right w:w="70" w:type="dxa"/>
            </w:tcMar>
          </w:tcPr>
          <w:p w14:paraId="71AFA320" w14:textId="77777777" w:rsidR="007F0E37" w:rsidRDefault="007F0E37" w:rsidP="005B034A">
            <w:pPr>
              <w:spacing w:after="0" w:line="240" w:lineRule="auto"/>
            </w:pPr>
            <w:r>
              <w:rPr>
                <w:rFonts w:ascii="Apercu Pro" w:eastAsia="Apercu Pro" w:hAnsi="Apercu Pro" w:cs="Apercu Pro"/>
                <w:sz w:val="20"/>
              </w:rPr>
              <w:t>10 min</w:t>
            </w:r>
          </w:p>
        </w:tc>
        <w:tc>
          <w:tcPr>
            <w:tcW w:w="2070" w:type="dxa"/>
          </w:tcPr>
          <w:p w14:paraId="311B2FE0" w14:textId="511944EB" w:rsidR="00F6639E" w:rsidRDefault="00F6639E" w:rsidP="005B034A">
            <w:pPr>
              <w:spacing w:after="0" w:line="240" w:lineRule="auto"/>
              <w:rPr>
                <w:rFonts w:ascii="Apercu Pro" w:hAnsi="Apercu Pro"/>
                <w:sz w:val="20"/>
                <w:szCs w:val="20"/>
              </w:rPr>
            </w:pPr>
            <w:r>
              <w:rPr>
                <w:rFonts w:ascii="Apercu Pro" w:hAnsi="Apercu Pro"/>
                <w:sz w:val="20"/>
                <w:szCs w:val="20"/>
              </w:rPr>
              <w:t>3</w:t>
            </w:r>
            <w:r w:rsidR="00160C52">
              <w:rPr>
                <w:rFonts w:ascii="Apercu Pro" w:hAnsi="Apercu Pro"/>
                <w:sz w:val="20"/>
                <w:szCs w:val="20"/>
              </w:rPr>
              <w:t>, 4</w:t>
            </w:r>
          </w:p>
        </w:tc>
        <w:tc>
          <w:tcPr>
            <w:tcW w:w="1620" w:type="dxa"/>
          </w:tcPr>
          <w:p w14:paraId="189232DB" w14:textId="79694F41" w:rsidR="00F363C2" w:rsidRDefault="00F363C2" w:rsidP="005B034A">
            <w:pPr>
              <w:spacing w:after="0" w:line="240" w:lineRule="auto"/>
              <w:rPr>
                <w:rFonts w:ascii="Apercu Pro" w:hAnsi="Apercu Pro"/>
                <w:sz w:val="20"/>
                <w:szCs w:val="20"/>
              </w:rPr>
            </w:pPr>
            <w:r>
              <w:rPr>
                <w:rFonts w:ascii="Apercu Pro" w:hAnsi="Apercu Pro"/>
                <w:sz w:val="20"/>
                <w:szCs w:val="20"/>
              </w:rPr>
              <w:t>N/A- overview</w:t>
            </w:r>
          </w:p>
        </w:tc>
        <w:tc>
          <w:tcPr>
            <w:tcW w:w="6796" w:type="dxa"/>
            <w:tcMar>
              <w:top w:w="70" w:type="dxa"/>
              <w:left w:w="70" w:type="dxa"/>
              <w:bottom w:w="70" w:type="dxa"/>
              <w:right w:w="70" w:type="dxa"/>
            </w:tcMar>
          </w:tcPr>
          <w:p w14:paraId="7A120572" w14:textId="574C1052" w:rsidR="007F0E37" w:rsidRDefault="00AC0CEE" w:rsidP="005B034A">
            <w:pPr>
              <w:spacing w:after="0" w:line="240" w:lineRule="auto"/>
            </w:pPr>
            <w:r>
              <w:rPr>
                <w:rFonts w:ascii="Apercu Pro" w:hAnsi="Apercu Pro"/>
                <w:sz w:val="20"/>
                <w:szCs w:val="20"/>
              </w:rPr>
              <w:t>I</w:t>
            </w:r>
            <w:r w:rsidR="007F0E37" w:rsidRPr="00DD1010">
              <w:rPr>
                <w:rFonts w:ascii="Apercu Pro" w:hAnsi="Apercu Pro"/>
                <w:sz w:val="20"/>
                <w:szCs w:val="20"/>
              </w:rPr>
              <w:t xml:space="preserve">ntroduce the </w:t>
            </w:r>
            <w:r w:rsidR="007F0E37">
              <w:rPr>
                <w:rFonts w:ascii="Apercu Pro" w:eastAsia="Apercu Pro" w:hAnsi="Apercu Pro" w:cs="Apercu Pro"/>
                <w:sz w:val="20"/>
              </w:rPr>
              <w:t>Smart Offer flow</w:t>
            </w:r>
            <w:r w:rsidR="007F0E37" w:rsidRPr="00DD1010">
              <w:rPr>
                <w:rFonts w:ascii="Apercu Pro" w:hAnsi="Apercu Pro"/>
                <w:sz w:val="20"/>
                <w:szCs w:val="20"/>
              </w:rPr>
              <w:t xml:space="preserve"> as a</w:t>
            </w:r>
            <w:r w:rsidR="007F0E37">
              <w:rPr>
                <w:rFonts w:ascii="Apercu Pro" w:eastAsia="Apercu Pro" w:hAnsi="Apercu Pro" w:cs="Apercu Pro"/>
                <w:sz w:val="20"/>
              </w:rPr>
              <w:t xml:space="preserve"> flexible </w:t>
            </w:r>
            <w:r w:rsidR="007F0E37" w:rsidRPr="00DD1010">
              <w:rPr>
                <w:rFonts w:ascii="Apercu Pro" w:hAnsi="Apercu Pro"/>
                <w:sz w:val="20"/>
                <w:szCs w:val="20"/>
              </w:rPr>
              <w:t xml:space="preserve">conversation </w:t>
            </w:r>
            <w:r w:rsidR="007F0E37">
              <w:rPr>
                <w:rFonts w:ascii="Apercu Pro" w:eastAsia="Apercu Pro" w:hAnsi="Apercu Pro" w:cs="Apercu Pro"/>
                <w:sz w:val="20"/>
              </w:rPr>
              <w:t>structure</w:t>
            </w:r>
            <w:r w:rsidR="007F0E37" w:rsidRPr="00DD1010">
              <w:rPr>
                <w:rFonts w:ascii="Apercu Pro" w:hAnsi="Apercu Pro"/>
                <w:sz w:val="20"/>
                <w:szCs w:val="20"/>
              </w:rPr>
              <w:t xml:space="preserve"> rather than a script. It should show how transition, relevant benefits and price, concern resolution, and close work together, while reinforcing GPS and ExWo as sources of truth</w:t>
            </w:r>
            <w:r w:rsidR="007F0E37">
              <w:rPr>
                <w:rFonts w:ascii="Apercu Pro" w:eastAsia="Apercu Pro" w:hAnsi="Apercu Pro" w:cs="Apercu Pro"/>
                <w:sz w:val="20"/>
              </w:rPr>
              <w:t xml:space="preserve"> and compliance </w:t>
            </w:r>
            <w:r w:rsidR="007F0E37" w:rsidRPr="00DD1010">
              <w:rPr>
                <w:rFonts w:ascii="Apercu Pro" w:hAnsi="Apercu Pro"/>
                <w:sz w:val="20"/>
                <w:szCs w:val="20"/>
              </w:rPr>
              <w:t xml:space="preserve">as part of the entire </w:t>
            </w:r>
            <w:r w:rsidR="007F0E37">
              <w:rPr>
                <w:rFonts w:ascii="Apercu Pro" w:eastAsia="Apercu Pro" w:hAnsi="Apercu Pro" w:cs="Apercu Pro"/>
                <w:sz w:val="20"/>
              </w:rPr>
              <w:t>offer.</w:t>
            </w:r>
          </w:p>
        </w:tc>
      </w:tr>
      <w:tr w:rsidR="007F0E37" w14:paraId="0D49318A" w14:textId="77777777" w:rsidTr="7B435DF2">
        <w:trPr>
          <w:cantSplit/>
          <w:trHeight w:val="381"/>
          <w:jc w:val="center"/>
        </w:trPr>
        <w:tc>
          <w:tcPr>
            <w:tcW w:w="1644" w:type="dxa"/>
            <w:tcMar>
              <w:top w:w="70" w:type="dxa"/>
              <w:left w:w="70" w:type="dxa"/>
              <w:bottom w:w="70" w:type="dxa"/>
              <w:right w:w="70" w:type="dxa"/>
            </w:tcMar>
          </w:tcPr>
          <w:p w14:paraId="079A27EE" w14:textId="6BB0D263" w:rsidR="7B435DF2" w:rsidRDefault="7B435DF2" w:rsidP="7B435DF2">
            <w:pPr>
              <w:spacing w:after="0" w:line="276" w:lineRule="auto"/>
            </w:pPr>
            <w:r w:rsidRPr="7B435DF2">
              <w:rPr>
                <w:rFonts w:ascii="Apercu Pro" w:eastAsia="Apercu Pro" w:hAnsi="Apercu Pro" w:cs="Apercu Pro"/>
                <w:sz w:val="20"/>
                <w:szCs w:val="20"/>
              </w:rPr>
              <w:t>Ascend_Soluto_VZW_Smart Offer Part 1/2 - Intro to the Smart Offer</w:t>
            </w:r>
          </w:p>
        </w:tc>
        <w:tc>
          <w:tcPr>
            <w:tcW w:w="1141" w:type="dxa"/>
            <w:tcMar>
              <w:top w:w="70" w:type="dxa"/>
              <w:left w:w="70" w:type="dxa"/>
              <w:bottom w:w="70" w:type="dxa"/>
              <w:right w:w="70" w:type="dxa"/>
            </w:tcMar>
          </w:tcPr>
          <w:p w14:paraId="5F77947D" w14:textId="77777777" w:rsidR="007F0E37" w:rsidRDefault="007F0E37" w:rsidP="005B034A">
            <w:pPr>
              <w:spacing w:after="0" w:line="240" w:lineRule="auto"/>
            </w:pPr>
            <w:r>
              <w:rPr>
                <w:rFonts w:ascii="Apercu Pro" w:eastAsia="Apercu Pro" w:hAnsi="Apercu Pro" w:cs="Apercu Pro"/>
                <w:sz w:val="20"/>
              </w:rPr>
              <w:t>CBT</w:t>
            </w:r>
          </w:p>
        </w:tc>
        <w:tc>
          <w:tcPr>
            <w:tcW w:w="1980" w:type="dxa"/>
            <w:tcMar>
              <w:top w:w="70" w:type="dxa"/>
              <w:left w:w="70" w:type="dxa"/>
              <w:bottom w:w="70" w:type="dxa"/>
              <w:right w:w="70" w:type="dxa"/>
            </w:tcMar>
          </w:tcPr>
          <w:p w14:paraId="098865FE" w14:textId="3C0A7877" w:rsidR="007F0E37" w:rsidRDefault="007F0E37" w:rsidP="005B034A">
            <w:pPr>
              <w:spacing w:after="0" w:line="240" w:lineRule="auto"/>
            </w:pPr>
            <w:r w:rsidRPr="5E6CD299">
              <w:rPr>
                <w:rFonts w:ascii="Apercu Pro" w:eastAsia="Apercu Pro" w:hAnsi="Apercu Pro" w:cs="Apercu Pro"/>
                <w:sz w:val="20"/>
                <w:szCs w:val="20"/>
              </w:rPr>
              <w:t>15 min</w:t>
            </w:r>
          </w:p>
        </w:tc>
        <w:tc>
          <w:tcPr>
            <w:tcW w:w="2070" w:type="dxa"/>
          </w:tcPr>
          <w:p w14:paraId="128BF4A1" w14:textId="58F28ED6" w:rsidR="00FB5274" w:rsidRDefault="7B435DF2" w:rsidP="005B034A">
            <w:pPr>
              <w:spacing w:after="0" w:line="240" w:lineRule="auto"/>
              <w:rPr>
                <w:rFonts w:ascii="Apercu Pro" w:hAnsi="Apercu Pro"/>
                <w:sz w:val="20"/>
                <w:szCs w:val="20"/>
              </w:rPr>
            </w:pPr>
            <w:r w:rsidRPr="7B435DF2">
              <w:rPr>
                <w:rFonts w:ascii="Apercu Pro" w:hAnsi="Apercu Pro"/>
                <w:sz w:val="20"/>
                <w:szCs w:val="20"/>
              </w:rPr>
              <w:t>2X</w:t>
            </w:r>
          </w:p>
        </w:tc>
        <w:tc>
          <w:tcPr>
            <w:tcW w:w="1620" w:type="dxa"/>
          </w:tcPr>
          <w:p w14:paraId="0640BD58" w14:textId="7AC12671" w:rsidR="00ED7B6D" w:rsidRDefault="7B435DF2" w:rsidP="005B034A">
            <w:pPr>
              <w:spacing w:after="0" w:line="240" w:lineRule="auto"/>
              <w:rPr>
                <w:rFonts w:ascii="Apercu Pro" w:hAnsi="Apercu Pro"/>
                <w:sz w:val="20"/>
                <w:szCs w:val="20"/>
              </w:rPr>
            </w:pPr>
            <w:r w:rsidRPr="7B435DF2">
              <w:rPr>
                <w:rFonts w:ascii="Apercu Pro" w:hAnsi="Apercu Pro"/>
                <w:sz w:val="20"/>
                <w:szCs w:val="20"/>
              </w:rPr>
              <w:t>2X</w:t>
            </w:r>
          </w:p>
        </w:tc>
        <w:tc>
          <w:tcPr>
            <w:tcW w:w="6796" w:type="dxa"/>
            <w:tcMar>
              <w:top w:w="70" w:type="dxa"/>
              <w:left w:w="70" w:type="dxa"/>
              <w:bottom w:w="70" w:type="dxa"/>
              <w:right w:w="70" w:type="dxa"/>
            </w:tcMar>
          </w:tcPr>
          <w:p w14:paraId="4FD355FC" w14:textId="566D0310" w:rsidR="7B435DF2" w:rsidRDefault="7B435DF2" w:rsidP="7B435DF2">
            <w:pPr>
              <w:spacing w:after="0" w:line="276" w:lineRule="auto"/>
            </w:pPr>
            <w:r w:rsidRPr="7B435DF2">
              <w:rPr>
                <w:rFonts w:ascii="Apercu Pro" w:eastAsia="Apercu Pro" w:hAnsi="Apercu Pro" w:cs="Apercu Pro"/>
                <w:sz w:val="20"/>
                <w:szCs w:val="20"/>
              </w:rPr>
              <w:t>This CBT introduces the Smart Offer in Sales assist and helps Experts learn what each component of Smart Offer is and how they sound.</w:t>
            </w:r>
          </w:p>
        </w:tc>
      </w:tr>
      <w:tr w:rsidR="007F0E37" w14:paraId="6E131495" w14:textId="77777777" w:rsidTr="7B435DF2">
        <w:trPr>
          <w:cantSplit/>
          <w:trHeight w:val="381"/>
          <w:jc w:val="center"/>
        </w:trPr>
        <w:tc>
          <w:tcPr>
            <w:tcW w:w="1644" w:type="dxa"/>
            <w:tcMar>
              <w:top w:w="70" w:type="dxa"/>
              <w:left w:w="70" w:type="dxa"/>
              <w:bottom w:w="70" w:type="dxa"/>
              <w:right w:w="70" w:type="dxa"/>
            </w:tcMar>
          </w:tcPr>
          <w:p w14:paraId="35F01BFE" w14:textId="3336C27E" w:rsidR="7B435DF2" w:rsidRDefault="7B435DF2" w:rsidP="7B435DF2">
            <w:pPr>
              <w:spacing w:after="0" w:line="276" w:lineRule="auto"/>
            </w:pPr>
            <w:r w:rsidRPr="7B435DF2">
              <w:rPr>
                <w:rFonts w:ascii="Apercu Pro" w:eastAsia="Apercu Pro" w:hAnsi="Apercu Pro" w:cs="Apercu Pro"/>
                <w:sz w:val="20"/>
                <w:szCs w:val="20"/>
              </w:rPr>
              <w:t>Ascend_Soluto_VZW_Smart Offer Part 2/2 - Conversational Language and Completing a Great Offer</w:t>
            </w:r>
          </w:p>
        </w:tc>
        <w:tc>
          <w:tcPr>
            <w:tcW w:w="1141" w:type="dxa"/>
            <w:tcMar>
              <w:top w:w="70" w:type="dxa"/>
              <w:left w:w="70" w:type="dxa"/>
              <w:bottom w:w="70" w:type="dxa"/>
              <w:right w:w="70" w:type="dxa"/>
            </w:tcMar>
          </w:tcPr>
          <w:p w14:paraId="735CF0AD" w14:textId="77777777" w:rsidR="007F0E37" w:rsidRDefault="007F0E37" w:rsidP="005B034A">
            <w:pPr>
              <w:spacing w:after="0" w:line="240" w:lineRule="auto"/>
            </w:pPr>
            <w:r>
              <w:rPr>
                <w:rFonts w:ascii="Apercu Pro" w:eastAsia="Apercu Pro" w:hAnsi="Apercu Pro" w:cs="Apercu Pro"/>
                <w:sz w:val="20"/>
              </w:rPr>
              <w:t>CBT</w:t>
            </w:r>
          </w:p>
        </w:tc>
        <w:tc>
          <w:tcPr>
            <w:tcW w:w="1980" w:type="dxa"/>
            <w:tcMar>
              <w:top w:w="70" w:type="dxa"/>
              <w:left w:w="70" w:type="dxa"/>
              <w:bottom w:w="70" w:type="dxa"/>
              <w:right w:w="70" w:type="dxa"/>
            </w:tcMar>
          </w:tcPr>
          <w:p w14:paraId="4F8A0359" w14:textId="41CEA65E" w:rsidR="007F0E37" w:rsidRDefault="7B435DF2" w:rsidP="7B435DF2">
            <w:pPr>
              <w:spacing w:after="0" w:line="240" w:lineRule="auto"/>
            </w:pPr>
            <w:r w:rsidRPr="7B435DF2">
              <w:rPr>
                <w:rFonts w:ascii="Apercu Pro" w:eastAsia="Apercu Pro" w:hAnsi="Apercu Pro" w:cs="Apercu Pro"/>
                <w:sz w:val="20"/>
                <w:szCs w:val="20"/>
              </w:rPr>
              <w:t>20 min</w:t>
            </w:r>
          </w:p>
        </w:tc>
        <w:tc>
          <w:tcPr>
            <w:tcW w:w="2070" w:type="dxa"/>
          </w:tcPr>
          <w:p w14:paraId="6F087333" w14:textId="3395191B" w:rsidR="000345E2" w:rsidRDefault="7B435DF2" w:rsidP="005B034A">
            <w:pPr>
              <w:spacing w:after="0" w:line="240" w:lineRule="auto"/>
              <w:rPr>
                <w:rFonts w:ascii="Apercu Pro" w:hAnsi="Apercu Pro"/>
                <w:sz w:val="20"/>
                <w:szCs w:val="20"/>
              </w:rPr>
            </w:pPr>
            <w:r w:rsidRPr="7B435DF2">
              <w:rPr>
                <w:rFonts w:ascii="Apercu Pro" w:hAnsi="Apercu Pro"/>
                <w:sz w:val="20"/>
                <w:szCs w:val="20"/>
              </w:rPr>
              <w:t>4,6,7</w:t>
            </w:r>
          </w:p>
        </w:tc>
        <w:tc>
          <w:tcPr>
            <w:tcW w:w="1620" w:type="dxa"/>
          </w:tcPr>
          <w:p w14:paraId="0F1738D6" w14:textId="3736D45D" w:rsidR="00E750DC" w:rsidRDefault="7B435DF2" w:rsidP="005B034A">
            <w:pPr>
              <w:spacing w:after="0" w:line="240" w:lineRule="auto"/>
              <w:rPr>
                <w:rFonts w:ascii="Apercu Pro" w:hAnsi="Apercu Pro"/>
                <w:sz w:val="20"/>
                <w:szCs w:val="20"/>
              </w:rPr>
            </w:pPr>
            <w:r w:rsidRPr="7B435DF2">
              <w:rPr>
                <w:rFonts w:ascii="Apercu Pro" w:hAnsi="Apercu Pro"/>
                <w:sz w:val="20"/>
                <w:szCs w:val="20"/>
              </w:rPr>
              <w:t>5,2,1</w:t>
            </w:r>
          </w:p>
        </w:tc>
        <w:tc>
          <w:tcPr>
            <w:tcW w:w="6796" w:type="dxa"/>
            <w:tcMar>
              <w:top w:w="70" w:type="dxa"/>
              <w:left w:w="70" w:type="dxa"/>
              <w:bottom w:w="70" w:type="dxa"/>
              <w:right w:w="70" w:type="dxa"/>
            </w:tcMar>
          </w:tcPr>
          <w:p w14:paraId="3BB48AC3" w14:textId="3DBCAFF1" w:rsidR="7B435DF2" w:rsidRDefault="7B435DF2" w:rsidP="7B435DF2">
            <w:pPr>
              <w:spacing w:after="0" w:line="276" w:lineRule="auto"/>
            </w:pPr>
            <w:r w:rsidRPr="7B435DF2">
              <w:rPr>
                <w:rFonts w:ascii="Apercu Pro" w:eastAsia="Apercu Pro" w:hAnsi="Apercu Pro" w:cs="Apercu Pro"/>
                <w:sz w:val="20"/>
                <w:szCs w:val="20"/>
              </w:rPr>
              <w:t>This CBT introduces and incorporates conversational language to Smart Offer and shows how each of the previously learned components can now be enhanced with conversational language. It then has a section on Resolving Concern/rebuttals and completing enrollment.</w:t>
            </w:r>
          </w:p>
        </w:tc>
      </w:tr>
      <w:tr w:rsidR="007F0E37" w14:paraId="6D86D6B8" w14:textId="77777777" w:rsidTr="7B435DF2">
        <w:trPr>
          <w:cantSplit/>
          <w:trHeight w:val="193"/>
          <w:jc w:val="center"/>
        </w:trPr>
        <w:tc>
          <w:tcPr>
            <w:tcW w:w="1644" w:type="dxa"/>
            <w:tcMar>
              <w:top w:w="70" w:type="dxa"/>
              <w:left w:w="70" w:type="dxa"/>
              <w:bottom w:w="70" w:type="dxa"/>
              <w:right w:w="70" w:type="dxa"/>
            </w:tcMar>
          </w:tcPr>
          <w:p w14:paraId="4C4798CE" w14:textId="77777777" w:rsidR="007F0E37" w:rsidRDefault="007F0E37" w:rsidP="005B034A">
            <w:pPr>
              <w:spacing w:after="0" w:line="240" w:lineRule="auto"/>
            </w:pPr>
            <w:r>
              <w:rPr>
                <w:rFonts w:ascii="Apercu Pro" w:eastAsia="Apercu Pro" w:hAnsi="Apercu Pro" w:cs="Apercu Pro"/>
                <w:sz w:val="20"/>
              </w:rPr>
              <w:t>Sales Compliance Refresher</w:t>
            </w:r>
          </w:p>
        </w:tc>
        <w:tc>
          <w:tcPr>
            <w:tcW w:w="1141" w:type="dxa"/>
            <w:tcMar>
              <w:top w:w="70" w:type="dxa"/>
              <w:left w:w="70" w:type="dxa"/>
              <w:bottom w:w="70" w:type="dxa"/>
              <w:right w:w="70" w:type="dxa"/>
            </w:tcMar>
          </w:tcPr>
          <w:p w14:paraId="71BDF0AC" w14:textId="77777777" w:rsidR="007F0E37" w:rsidRDefault="007F0E37" w:rsidP="005B034A">
            <w:pPr>
              <w:spacing w:after="0" w:line="240" w:lineRule="auto"/>
            </w:pPr>
            <w:r>
              <w:rPr>
                <w:rFonts w:ascii="Apercu Pro" w:eastAsia="Apercu Pro" w:hAnsi="Apercu Pro" w:cs="Apercu Pro"/>
                <w:sz w:val="20"/>
              </w:rPr>
              <w:t>CBT</w:t>
            </w:r>
          </w:p>
        </w:tc>
        <w:tc>
          <w:tcPr>
            <w:tcW w:w="1980" w:type="dxa"/>
            <w:tcMar>
              <w:top w:w="70" w:type="dxa"/>
              <w:left w:w="70" w:type="dxa"/>
              <w:bottom w:w="70" w:type="dxa"/>
              <w:right w:w="70" w:type="dxa"/>
            </w:tcMar>
          </w:tcPr>
          <w:p w14:paraId="1EC6EE86" w14:textId="77777777" w:rsidR="007F0E37" w:rsidRDefault="007F0E37" w:rsidP="005B034A">
            <w:pPr>
              <w:spacing w:after="0" w:line="240" w:lineRule="auto"/>
            </w:pPr>
            <w:r>
              <w:rPr>
                <w:rFonts w:ascii="Apercu Pro" w:eastAsia="Apercu Pro" w:hAnsi="Apercu Pro" w:cs="Apercu Pro"/>
                <w:sz w:val="20"/>
              </w:rPr>
              <w:t>15 min</w:t>
            </w:r>
          </w:p>
        </w:tc>
        <w:tc>
          <w:tcPr>
            <w:tcW w:w="2070" w:type="dxa"/>
          </w:tcPr>
          <w:p w14:paraId="60B4AB97" w14:textId="29B7ECDD" w:rsidR="000E1DE4" w:rsidRDefault="000E1DE4" w:rsidP="005B034A">
            <w:pPr>
              <w:spacing w:after="0" w:line="240" w:lineRule="auto"/>
              <w:rPr>
                <w:rFonts w:ascii="Apercu Pro" w:hAnsi="Apercu Pro"/>
                <w:sz w:val="20"/>
                <w:szCs w:val="20"/>
              </w:rPr>
            </w:pPr>
            <w:r>
              <w:rPr>
                <w:rFonts w:ascii="Apercu Pro" w:hAnsi="Apercu Pro"/>
                <w:sz w:val="20"/>
                <w:szCs w:val="20"/>
              </w:rPr>
              <w:t>4, 8</w:t>
            </w:r>
          </w:p>
        </w:tc>
        <w:tc>
          <w:tcPr>
            <w:tcW w:w="1620" w:type="dxa"/>
          </w:tcPr>
          <w:p w14:paraId="7C6B0C22" w14:textId="24B0D81F" w:rsidR="00952C5D" w:rsidRDefault="00952C5D" w:rsidP="005B034A">
            <w:pPr>
              <w:spacing w:after="0" w:line="240" w:lineRule="auto"/>
              <w:rPr>
                <w:rFonts w:ascii="Apercu Pro" w:hAnsi="Apercu Pro"/>
                <w:sz w:val="20"/>
                <w:szCs w:val="20"/>
              </w:rPr>
            </w:pPr>
            <w:r>
              <w:rPr>
                <w:rFonts w:ascii="Apercu Pro" w:hAnsi="Apercu Pro"/>
                <w:sz w:val="20"/>
                <w:szCs w:val="20"/>
              </w:rPr>
              <w:t>3</w:t>
            </w:r>
          </w:p>
        </w:tc>
        <w:tc>
          <w:tcPr>
            <w:tcW w:w="6796" w:type="dxa"/>
            <w:tcMar>
              <w:top w:w="70" w:type="dxa"/>
              <w:left w:w="70" w:type="dxa"/>
              <w:bottom w:w="70" w:type="dxa"/>
              <w:right w:w="70" w:type="dxa"/>
            </w:tcMar>
          </w:tcPr>
          <w:p w14:paraId="50B93DDB" w14:textId="400768A3" w:rsidR="007F0E37" w:rsidRDefault="00A076F3" w:rsidP="005B034A">
            <w:pPr>
              <w:spacing w:after="0" w:line="240" w:lineRule="auto"/>
            </w:pPr>
            <w:r>
              <w:rPr>
                <w:rFonts w:ascii="Apercu Pro" w:hAnsi="Apercu Pro"/>
                <w:sz w:val="20"/>
                <w:szCs w:val="20"/>
              </w:rPr>
              <w:t>R</w:t>
            </w:r>
            <w:r w:rsidR="007F0E37" w:rsidRPr="00DD1010">
              <w:rPr>
                <w:rFonts w:ascii="Apercu Pro" w:hAnsi="Apercu Pro"/>
                <w:sz w:val="20"/>
                <w:szCs w:val="20"/>
              </w:rPr>
              <w:t>einforce</w:t>
            </w:r>
            <w:r w:rsidR="007F0E37">
              <w:rPr>
                <w:rFonts w:ascii="Apercu Pro" w:eastAsia="Apercu Pro" w:hAnsi="Apercu Pro" w:cs="Apercu Pro"/>
                <w:sz w:val="20"/>
              </w:rPr>
              <w:t xml:space="preserve"> compliant selling behaviors during Smart Offer execution.</w:t>
            </w:r>
            <w:r w:rsidR="007F0E37" w:rsidRPr="00DD1010">
              <w:rPr>
                <w:rFonts w:ascii="Apercu Pro" w:hAnsi="Apercu Pro"/>
                <w:sz w:val="20"/>
                <w:szCs w:val="20"/>
              </w:rPr>
              <w:t xml:space="preserve"> Experts should identify common compliance risks in realistic conversations and correct them using approved guidance, accurate information, customer consent, and non-pressure language.</w:t>
            </w:r>
          </w:p>
        </w:tc>
      </w:tr>
    </w:tbl>
    <w:p w14:paraId="34A24134" w14:textId="77777777" w:rsidR="00F2184C" w:rsidRDefault="00F2184C" w:rsidP="005B034A">
      <w:pPr>
        <w:spacing w:after="0" w:line="240" w:lineRule="auto"/>
      </w:pPr>
    </w:p>
    <w:p w14:paraId="6F82E52B" w14:textId="77777777" w:rsidR="00111B51" w:rsidRDefault="00111B51" w:rsidP="005B034A">
      <w:pPr>
        <w:spacing w:after="0" w:line="240" w:lineRule="auto"/>
      </w:pPr>
    </w:p>
    <w:p w14:paraId="0BED2959" w14:textId="16DA6F64" w:rsidR="00AA169B" w:rsidRDefault="00AA169B" w:rsidP="005B034A">
      <w:pPr>
        <w:pStyle w:val="Subtitle"/>
        <w:spacing w:after="0" w:line="240" w:lineRule="auto"/>
        <w:rPr>
          <w:rFonts w:hint="eastAsia"/>
        </w:rPr>
      </w:pPr>
      <w:r>
        <w:t>Simulation Strategy</w:t>
      </w:r>
      <w:r w:rsidR="00F43A83">
        <w:t xml:space="preserve"> (~45 minutes)</w:t>
      </w:r>
    </w:p>
    <w:p w14:paraId="606E4DA4" w14:textId="77777777" w:rsidR="00B503FF" w:rsidRDefault="00B503FF" w:rsidP="005B034A">
      <w:pPr>
        <w:spacing w:after="0" w:line="240" w:lineRule="auto"/>
        <w:rPr>
          <w:rFonts w:ascii="Aptos" w:eastAsia="Aptos" w:hAnsi="Aptos" w:cs="Aptos"/>
        </w:rPr>
      </w:pPr>
    </w:p>
    <w:p w14:paraId="10FF58A4" w14:textId="0F7040B0" w:rsidR="00AA169B" w:rsidRDefault="13206854" w:rsidP="005B034A">
      <w:pPr>
        <w:spacing w:after="0" w:line="240" w:lineRule="auto"/>
      </w:pPr>
      <w:r w:rsidRPr="633B24EE">
        <w:rPr>
          <w:rFonts w:ascii="Aptos" w:eastAsia="Aptos" w:hAnsi="Aptos" w:cs="Aptos"/>
        </w:rPr>
        <w:t>Experts should practice using the Smart Offer as a natural continuation of service after the original customer need has been resolved or taken as far as possible.</w:t>
      </w:r>
    </w:p>
    <w:p w14:paraId="22F17385" w14:textId="77777777" w:rsidR="00B503FF" w:rsidRDefault="00B503FF" w:rsidP="005B034A">
      <w:pPr>
        <w:spacing w:after="0" w:line="240" w:lineRule="auto"/>
        <w:rPr>
          <w:rFonts w:ascii="Aptos" w:eastAsia="Aptos" w:hAnsi="Aptos" w:cs="Aptos"/>
        </w:rPr>
      </w:pPr>
    </w:p>
    <w:p w14:paraId="41EC06B7" w14:textId="5E87E645" w:rsidR="00AA169B" w:rsidRDefault="13206854" w:rsidP="005B034A">
      <w:pPr>
        <w:spacing w:after="0" w:line="240" w:lineRule="auto"/>
        <w:rPr>
          <w:rFonts w:ascii="Aptos" w:eastAsia="Aptos" w:hAnsi="Aptos" w:cs="Aptos"/>
        </w:rPr>
      </w:pPr>
      <w:r w:rsidRPr="633B24EE">
        <w:rPr>
          <w:rFonts w:ascii="Aptos" w:eastAsia="Aptos" w:hAnsi="Aptos" w:cs="Aptos"/>
        </w:rPr>
        <w:t>Simulations should build from transition, offer, concern resolution, and close into full sales conversations that require compliant language, customer-specific value, and respect for the customer’s decision.</w:t>
      </w:r>
    </w:p>
    <w:p w14:paraId="0FCF8752" w14:textId="77777777" w:rsidR="00B503FF" w:rsidRDefault="00B503FF" w:rsidP="005B034A">
      <w:pPr>
        <w:spacing w:after="0" w:line="240" w:lineRule="auto"/>
        <w:rPr>
          <w:rFonts w:ascii="Aptos" w:eastAsia="Aptos" w:hAnsi="Aptos" w:cs="Aptos"/>
          <w:b/>
        </w:rPr>
      </w:pPr>
    </w:p>
    <w:p w14:paraId="0D8DB998" w14:textId="03DEB8A9" w:rsidR="00952C5D" w:rsidRDefault="00952C5D" w:rsidP="005B034A">
      <w:pPr>
        <w:spacing w:after="0" w:line="240" w:lineRule="auto"/>
        <w:rPr>
          <w:rFonts w:ascii="Aptos" w:eastAsia="Aptos" w:hAnsi="Aptos" w:cs="Aptos"/>
        </w:rPr>
      </w:pPr>
      <w:r w:rsidRPr="0050103A">
        <w:rPr>
          <w:rFonts w:ascii="Aptos" w:eastAsia="Aptos" w:hAnsi="Aptos" w:cs="Aptos"/>
          <w:b/>
          <w:bCs/>
        </w:rPr>
        <w:t>Total Simulations</w:t>
      </w:r>
      <w:r w:rsidR="00B503FF">
        <w:rPr>
          <w:rFonts w:ascii="Aptos" w:eastAsia="Aptos" w:hAnsi="Aptos" w:cs="Aptos"/>
          <w:b/>
          <w:bCs/>
        </w:rPr>
        <w:t>:</w:t>
      </w:r>
      <w:r>
        <w:rPr>
          <w:rFonts w:ascii="Aptos" w:eastAsia="Aptos" w:hAnsi="Aptos" w:cs="Aptos"/>
        </w:rPr>
        <w:t xml:space="preserve"> </w:t>
      </w:r>
      <w:r w:rsidR="0050103A">
        <w:rPr>
          <w:rFonts w:ascii="Aptos" w:eastAsia="Aptos" w:hAnsi="Aptos" w:cs="Aptos"/>
        </w:rPr>
        <w:t>10</w:t>
      </w:r>
    </w:p>
    <w:p w14:paraId="5E2870B5" w14:textId="77777777" w:rsidR="00B503FF" w:rsidRDefault="00B503FF" w:rsidP="005B034A">
      <w:pPr>
        <w:spacing w:after="0" w:line="240" w:lineRule="auto"/>
      </w:pPr>
    </w:p>
    <w:p w14:paraId="02424166" w14:textId="484A7067" w:rsidR="00C03C50" w:rsidRDefault="00C0516A" w:rsidP="005B034A">
      <w:pPr>
        <w:spacing w:after="0" w:line="240" w:lineRule="auto"/>
        <w:rPr>
          <w:rFonts w:ascii="Aptos" w:eastAsia="Aptos" w:hAnsi="Aptos" w:cs="Aptos"/>
        </w:rPr>
      </w:pPr>
      <w:r w:rsidRPr="00C0516A">
        <w:rPr>
          <w:rFonts w:ascii="Aptos" w:eastAsia="Aptos" w:hAnsi="Aptos" w:cs="Aptos"/>
          <w:noProof/>
        </w:rPr>
        <w:drawing>
          <wp:inline distT="0" distB="0" distL="0" distR="0" wp14:anchorId="1F0AFA5C" wp14:editId="1FB809E4">
            <wp:extent cx="5943600" cy="1522730"/>
            <wp:effectExtent l="0" t="0" r="0" b="1270"/>
            <wp:docPr id="60465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57799" name=""/>
                    <pic:cNvPicPr/>
                  </pic:nvPicPr>
                  <pic:blipFill>
                    <a:blip r:embed="rId32"/>
                    <a:stretch>
                      <a:fillRect/>
                    </a:stretch>
                  </pic:blipFill>
                  <pic:spPr>
                    <a:xfrm>
                      <a:off x="0" y="0"/>
                      <a:ext cx="5943600" cy="1522730"/>
                    </a:xfrm>
                    <a:prstGeom prst="rect">
                      <a:avLst/>
                    </a:prstGeom>
                  </pic:spPr>
                </pic:pic>
              </a:graphicData>
            </a:graphic>
          </wp:inline>
        </w:drawing>
      </w:r>
    </w:p>
    <w:p w14:paraId="0015F495" w14:textId="77777777" w:rsidR="000A38F7" w:rsidRDefault="000A38F7" w:rsidP="005B034A">
      <w:pPr>
        <w:spacing w:after="0" w:line="240" w:lineRule="auto"/>
        <w:rPr>
          <w:rFonts w:ascii="Aptos" w:eastAsia="Aptos" w:hAnsi="Aptos" w:cs="Aptos"/>
        </w:rPr>
      </w:pPr>
    </w:p>
    <w:p w14:paraId="64438640" w14:textId="77777777" w:rsidR="000A38F7" w:rsidRPr="00484805" w:rsidRDefault="000A38F7" w:rsidP="005B034A">
      <w:pPr>
        <w:pStyle w:val="Subtitle"/>
        <w:spacing w:after="0" w:line="240" w:lineRule="auto"/>
        <w:rPr>
          <w:rFonts w:hint="eastAsia"/>
        </w:rPr>
      </w:pPr>
      <w:r w:rsidRPr="00484805">
        <w:t>Instructional Design Guidance</w:t>
      </w:r>
    </w:p>
    <w:p w14:paraId="0A424C3A" w14:textId="77777777" w:rsidR="00F51EEB" w:rsidRDefault="00F51EEB" w:rsidP="005B034A">
      <w:pPr>
        <w:spacing w:after="0" w:line="240" w:lineRule="auto"/>
      </w:pPr>
    </w:p>
    <w:p w14:paraId="0D8224C9" w14:textId="562CA853" w:rsidR="000A38F7" w:rsidRPr="00484805" w:rsidRDefault="000A38F7" w:rsidP="005B034A">
      <w:pPr>
        <w:spacing w:after="0" w:line="240" w:lineRule="auto"/>
      </w:pPr>
      <w:r w:rsidRPr="00484805">
        <w:t>For every course within this learning block, instructional designers should define:</w:t>
      </w:r>
    </w:p>
    <w:p w14:paraId="54C9FD33" w14:textId="77777777" w:rsidR="000A38F7" w:rsidRPr="00484805" w:rsidRDefault="000A38F7" w:rsidP="00986EED">
      <w:pPr>
        <w:pStyle w:val="ListParagraph"/>
        <w:numPr>
          <w:ilvl w:val="0"/>
          <w:numId w:val="15"/>
        </w:numPr>
        <w:tabs>
          <w:tab w:val="num" w:pos="720"/>
        </w:tabs>
        <w:spacing w:after="0" w:line="240" w:lineRule="auto"/>
      </w:pPr>
      <w:r w:rsidRPr="00484805">
        <w:t xml:space="preserve">Content: What information is delivered. </w:t>
      </w:r>
    </w:p>
    <w:p w14:paraId="6403609F" w14:textId="77777777" w:rsidR="000A38F7" w:rsidRPr="00484805" w:rsidRDefault="000A38F7" w:rsidP="00986EED">
      <w:pPr>
        <w:pStyle w:val="ListParagraph"/>
        <w:numPr>
          <w:ilvl w:val="0"/>
          <w:numId w:val="15"/>
        </w:numPr>
        <w:tabs>
          <w:tab w:val="num" w:pos="720"/>
        </w:tabs>
        <w:spacing w:after="0" w:line="240" w:lineRule="auto"/>
      </w:pPr>
      <w:r w:rsidRPr="00484805">
        <w:t xml:space="preserve">Modality: How the learning is delivered (ILT, CBT, simulation, activity, etc.). </w:t>
      </w:r>
    </w:p>
    <w:p w14:paraId="709E9E75" w14:textId="77777777" w:rsidR="000A38F7" w:rsidRPr="00484805" w:rsidRDefault="000A38F7" w:rsidP="00986EED">
      <w:pPr>
        <w:pStyle w:val="ListParagraph"/>
        <w:numPr>
          <w:ilvl w:val="0"/>
          <w:numId w:val="15"/>
        </w:numPr>
        <w:tabs>
          <w:tab w:val="num" w:pos="720"/>
        </w:tabs>
        <w:spacing w:after="0" w:line="240" w:lineRule="auto"/>
      </w:pPr>
      <w:r w:rsidRPr="00484805">
        <w:t xml:space="preserve">Practice: How Experts apply the knowledge or skill. </w:t>
      </w:r>
    </w:p>
    <w:p w14:paraId="1031E186" w14:textId="77777777" w:rsidR="000A38F7" w:rsidRPr="00484805" w:rsidRDefault="000A38F7" w:rsidP="00986EED">
      <w:pPr>
        <w:pStyle w:val="ListParagraph"/>
        <w:numPr>
          <w:ilvl w:val="0"/>
          <w:numId w:val="15"/>
        </w:numPr>
        <w:tabs>
          <w:tab w:val="num" w:pos="720"/>
        </w:tabs>
        <w:spacing w:after="0" w:line="240" w:lineRule="auto"/>
      </w:pPr>
      <w:r w:rsidRPr="00484805">
        <w:t xml:space="preserve">Performance Check: How proficiency is demonstrated. </w:t>
      </w:r>
    </w:p>
    <w:p w14:paraId="64A57E43" w14:textId="77777777" w:rsidR="000A38F7" w:rsidRPr="00484805" w:rsidRDefault="000A38F7" w:rsidP="00986EED">
      <w:pPr>
        <w:pStyle w:val="ListParagraph"/>
        <w:numPr>
          <w:ilvl w:val="0"/>
          <w:numId w:val="15"/>
        </w:numPr>
        <w:tabs>
          <w:tab w:val="num" w:pos="720"/>
        </w:tabs>
        <w:spacing w:after="0" w:line="240" w:lineRule="auto"/>
      </w:pPr>
      <w:r w:rsidRPr="00484805">
        <w:t>Minimum Readiness Criteria: The observable behaviors or outcomes required before progressing to the next learning block.</w:t>
      </w:r>
    </w:p>
    <w:p w14:paraId="7A6DE051" w14:textId="77777777" w:rsidR="000A38F7" w:rsidRPr="00C0516A" w:rsidRDefault="000A38F7" w:rsidP="005B034A">
      <w:pPr>
        <w:spacing w:after="0" w:line="240" w:lineRule="auto"/>
        <w:rPr>
          <w:rFonts w:ascii="Aptos" w:eastAsia="Aptos" w:hAnsi="Aptos" w:cs="Aptos"/>
        </w:rPr>
      </w:pPr>
    </w:p>
    <w:p w14:paraId="55A3F847" w14:textId="77777777" w:rsidR="00AA169B" w:rsidRDefault="00AA169B" w:rsidP="005B034A">
      <w:pPr>
        <w:spacing w:after="0" w:line="240" w:lineRule="auto"/>
      </w:pPr>
    </w:p>
    <w:p w14:paraId="51C399B9" w14:textId="33BB02C9" w:rsidR="00F51EEB" w:rsidRDefault="00F2184C" w:rsidP="2EBAF267">
      <w:pPr>
        <w:pStyle w:val="Heading2"/>
        <w:spacing w:before="0" w:after="0" w:line="240" w:lineRule="auto"/>
        <w:rPr>
          <w:u w:val="single"/>
        </w:rPr>
      </w:pPr>
      <w:bookmarkStart w:id="80" w:name="_Learning_Block:_Call_1"/>
      <w:bookmarkStart w:id="81" w:name="_Toc236830921"/>
      <w:bookmarkEnd w:id="80"/>
      <w:r w:rsidRPr="00DB281B">
        <w:rPr>
          <w:u w:val="single"/>
        </w:rPr>
        <w:t>Learning Block</w:t>
      </w:r>
      <w:r w:rsidR="00567E1A" w:rsidRPr="00DB281B">
        <w:rPr>
          <w:u w:val="single"/>
        </w:rPr>
        <w:t xml:space="preserve"> 15</w:t>
      </w:r>
      <w:r w:rsidRPr="00DB281B">
        <w:rPr>
          <w:u w:val="single"/>
        </w:rPr>
        <w:t>: Call Flow</w:t>
      </w:r>
      <w:r w:rsidR="00FE490A">
        <w:rPr>
          <w:u w:val="single"/>
        </w:rPr>
        <w:t xml:space="preserve"> Stage 5</w:t>
      </w:r>
      <w:r w:rsidR="00806845">
        <w:rPr>
          <w:u w:val="single"/>
        </w:rPr>
        <w:t>- Confirm, Recap, Close</w:t>
      </w:r>
      <w:r w:rsidRPr="00DB281B">
        <w:rPr>
          <w:u w:val="single"/>
        </w:rPr>
        <w:t xml:space="preserve"> </w:t>
      </w:r>
      <w:bookmarkEnd w:id="81"/>
    </w:p>
    <w:p w14:paraId="27F3148D" w14:textId="2C72F8E8" w:rsidR="00F45C13" w:rsidRDefault="00F45C13" w:rsidP="005B034A">
      <w:pPr>
        <w:pStyle w:val="Subtitle"/>
        <w:spacing w:after="0" w:line="240" w:lineRule="auto"/>
        <w:rPr>
          <w:rFonts w:hint="eastAsia"/>
        </w:rPr>
      </w:pPr>
      <w:r>
        <w:t>Purpose of the Learning Block</w:t>
      </w:r>
    </w:p>
    <w:p w14:paraId="3FD5A9A7" w14:textId="77777777" w:rsidR="00F51EEB" w:rsidRDefault="00F51EEB" w:rsidP="005B034A">
      <w:pPr>
        <w:spacing w:after="0" w:line="240" w:lineRule="auto"/>
      </w:pPr>
    </w:p>
    <w:p w14:paraId="69AF7473" w14:textId="57ED25F2" w:rsidR="00AA6B97" w:rsidRDefault="009C144B" w:rsidP="005B034A">
      <w:pPr>
        <w:spacing w:after="0" w:line="240" w:lineRule="auto"/>
      </w:pPr>
      <w:r w:rsidRPr="009C144B">
        <w:t>The Call Flow—Closing learning block introduces Experts to the Confirm, Recap, and Close stage of the Verizon Tech Coach call flow. By the end of the block, Experts should be able to confirm that the customer’s concern has been resolved or taken to the furthest supported point, summarize the concern, actions, and outcome, communicate any remaining next steps, complete accurate documentation, and deliver the approved Verizon closing language. Experts will practice closing as the final step of the resolution process—not as a stand-alone script—while maintaining confidence, clarity, and ownership through the end of the interaction.</w:t>
      </w:r>
      <w:r w:rsidR="00AA6B97" w:rsidRPr="00AA6B97">
        <w:br/>
      </w:r>
      <w:r w:rsidR="00AA6B97" w:rsidRPr="00AA6B97">
        <w:rPr>
          <w:rFonts w:ascii="Arial" w:hAnsi="Arial" w:cs="Arial"/>
        </w:rPr>
        <w:t> </w:t>
      </w:r>
      <w:r w:rsidR="00AA6B97" w:rsidRPr="00AA6B97">
        <w:t> </w:t>
      </w:r>
    </w:p>
    <w:p w14:paraId="4AB98EE6" w14:textId="6C1421CF" w:rsidR="00030D1A" w:rsidRDefault="00030D1A" w:rsidP="005B034A">
      <w:pPr>
        <w:pStyle w:val="Subtitle"/>
        <w:spacing w:after="0" w:line="240" w:lineRule="auto"/>
        <w:rPr>
          <w:rFonts w:hint="eastAsia"/>
        </w:rPr>
      </w:pPr>
      <w:r w:rsidRPr="00B87EDE">
        <w:t>Learning Objectives</w:t>
      </w:r>
    </w:p>
    <w:p w14:paraId="0AA39E29" w14:textId="77777777" w:rsidR="00F51EEB" w:rsidRDefault="00F51EEB" w:rsidP="005B034A">
      <w:pPr>
        <w:spacing w:after="0" w:line="240" w:lineRule="auto"/>
      </w:pPr>
    </w:p>
    <w:p w14:paraId="04C73DAB" w14:textId="02DA455C" w:rsidR="005B45C0" w:rsidRPr="005B45C0" w:rsidRDefault="005B45C0" w:rsidP="005B034A">
      <w:pPr>
        <w:spacing w:after="0" w:line="240" w:lineRule="auto"/>
      </w:pPr>
      <w:r>
        <w:t>By the end of this block, Experts should be able to:</w:t>
      </w:r>
    </w:p>
    <w:p w14:paraId="050EAFF7" w14:textId="77777777" w:rsidR="00191EE4" w:rsidRDefault="00191EE4" w:rsidP="00986EED">
      <w:pPr>
        <w:pStyle w:val="ListParagraph"/>
        <w:numPr>
          <w:ilvl w:val="0"/>
          <w:numId w:val="109"/>
        </w:numPr>
        <w:spacing w:after="0" w:line="240" w:lineRule="auto"/>
      </w:pPr>
      <w:r>
        <w:t>Test or validate the customer’s original concern and obtain customer confirmation of the outcome before closing the interaction.</w:t>
      </w:r>
    </w:p>
    <w:p w14:paraId="1F814A35" w14:textId="77777777" w:rsidR="00191EE4" w:rsidRDefault="00191EE4" w:rsidP="00986EED">
      <w:pPr>
        <w:pStyle w:val="ListParagraph"/>
        <w:numPr>
          <w:ilvl w:val="0"/>
          <w:numId w:val="109"/>
        </w:numPr>
        <w:spacing w:after="0" w:line="240" w:lineRule="auto"/>
      </w:pPr>
      <w:r>
        <w:t>Determine whether the concern is resolved, partially resolved, or unresolved and select the appropriate closing, next-step, transfer, or escalation path.</w:t>
      </w:r>
    </w:p>
    <w:p w14:paraId="3E08A4ED" w14:textId="77777777" w:rsidR="00191EE4" w:rsidRDefault="00191EE4" w:rsidP="00986EED">
      <w:pPr>
        <w:pStyle w:val="ListParagraph"/>
        <w:numPr>
          <w:ilvl w:val="0"/>
          <w:numId w:val="109"/>
        </w:numPr>
        <w:spacing w:after="0" w:line="240" w:lineRule="auto"/>
      </w:pPr>
      <w:r>
        <w:t>Recap the customer’s concern, actions completed, and outcome using clear, customer-friendly language.</w:t>
      </w:r>
    </w:p>
    <w:p w14:paraId="6CABF17C" w14:textId="77777777" w:rsidR="00191EE4" w:rsidRDefault="00191EE4" w:rsidP="00986EED">
      <w:pPr>
        <w:pStyle w:val="ListParagraph"/>
        <w:numPr>
          <w:ilvl w:val="0"/>
          <w:numId w:val="109"/>
        </w:numPr>
        <w:spacing w:after="0" w:line="240" w:lineRule="auto"/>
      </w:pPr>
      <w:r>
        <w:t>Communicate any remaining actions, customer responsibilities, expected timeframes, and next steps while avoiding unnecessary customer effort.</w:t>
      </w:r>
    </w:p>
    <w:p w14:paraId="1B5C16A3" w14:textId="77777777" w:rsidR="00191EE4" w:rsidRDefault="00191EE4" w:rsidP="00986EED">
      <w:pPr>
        <w:pStyle w:val="ListParagraph"/>
        <w:numPr>
          <w:ilvl w:val="0"/>
          <w:numId w:val="109"/>
        </w:numPr>
        <w:spacing w:after="0" w:line="240" w:lineRule="auto"/>
      </w:pPr>
      <w:r>
        <w:t>Document the customer’s concern, actions taken, outcome, and next steps accurately before closing or transferring the interaction.</w:t>
      </w:r>
    </w:p>
    <w:p w14:paraId="36DD36F8" w14:textId="77777777" w:rsidR="00191EE4" w:rsidRDefault="00191EE4" w:rsidP="00986EED">
      <w:pPr>
        <w:pStyle w:val="ListParagraph"/>
        <w:numPr>
          <w:ilvl w:val="0"/>
          <w:numId w:val="109"/>
        </w:numPr>
        <w:spacing w:after="0" w:line="240" w:lineRule="auto"/>
      </w:pPr>
      <w:r>
        <w:t>Transition appropriately from a sales conversation based on whether the customer accepts, declines, or does not receive an offer, then return to the appropriate service-focused close.</w:t>
      </w:r>
    </w:p>
    <w:p w14:paraId="0759B1CD" w14:textId="5F929412" w:rsidR="00F13CA7" w:rsidRDefault="00191EE4" w:rsidP="00986EED">
      <w:pPr>
        <w:pStyle w:val="ListParagraph"/>
        <w:numPr>
          <w:ilvl w:val="0"/>
          <w:numId w:val="109"/>
        </w:numPr>
        <w:spacing w:after="0" w:line="240" w:lineRule="auto"/>
      </w:pPr>
      <w:r>
        <w:t>Deliver the approved Verizon closing language only after confirming that all customer concerns, documentation, and next steps have been addressed.</w:t>
      </w:r>
    </w:p>
    <w:p w14:paraId="454D7023" w14:textId="77777777" w:rsidR="00191EE4" w:rsidRDefault="00191EE4" w:rsidP="005B034A">
      <w:pPr>
        <w:pStyle w:val="Subtitle"/>
        <w:spacing w:after="0" w:line="240" w:lineRule="auto"/>
        <w:rPr>
          <w:rFonts w:hint="eastAsia"/>
        </w:rPr>
      </w:pPr>
    </w:p>
    <w:p w14:paraId="4AA521F4" w14:textId="77777777" w:rsidR="00EC2059" w:rsidRDefault="00EC2059" w:rsidP="005B034A">
      <w:pPr>
        <w:pStyle w:val="Subtitle"/>
        <w:spacing w:after="0" w:line="240" w:lineRule="auto"/>
        <w:rPr>
          <w:rFonts w:hint="eastAsia"/>
        </w:rPr>
      </w:pPr>
      <w:r>
        <w:t>Key Questions Answered</w:t>
      </w:r>
    </w:p>
    <w:p w14:paraId="464B9DBA" w14:textId="77777777" w:rsidR="00F51EEB" w:rsidRDefault="00F51EEB" w:rsidP="005B034A">
      <w:pPr>
        <w:spacing w:after="0" w:line="240" w:lineRule="auto"/>
      </w:pPr>
    </w:p>
    <w:p w14:paraId="3C146442" w14:textId="41F7462A" w:rsidR="00EC2059" w:rsidRDefault="00EC2059" w:rsidP="005B034A">
      <w:pPr>
        <w:spacing w:after="0" w:line="240" w:lineRule="auto"/>
      </w:pPr>
      <w:r>
        <w:t>The learning block should help Experts answer the following questions: </w:t>
      </w:r>
    </w:p>
    <w:p w14:paraId="2CB05BCA" w14:textId="77777777" w:rsidR="00F51EEB" w:rsidRDefault="00F51EEB" w:rsidP="005B034A">
      <w:pPr>
        <w:spacing w:after="0" w:line="240" w:lineRule="auto"/>
        <w:rPr>
          <w:b/>
          <w:bCs/>
        </w:rPr>
      </w:pPr>
    </w:p>
    <w:p w14:paraId="3A3779C5" w14:textId="5DEEC960" w:rsidR="00A65152" w:rsidRPr="00A65152" w:rsidRDefault="00A65152" w:rsidP="005B034A">
      <w:pPr>
        <w:spacing w:after="0" w:line="240" w:lineRule="auto"/>
        <w:rPr>
          <w:b/>
          <w:bCs/>
        </w:rPr>
      </w:pPr>
      <w:r w:rsidRPr="00A65152">
        <w:rPr>
          <w:b/>
          <w:bCs/>
        </w:rPr>
        <w:t>Resolution Confirmation</w:t>
      </w:r>
    </w:p>
    <w:p w14:paraId="7D475334" w14:textId="77777777" w:rsidR="00A65152" w:rsidRPr="00A65152" w:rsidRDefault="00A65152" w:rsidP="00986EED">
      <w:pPr>
        <w:numPr>
          <w:ilvl w:val="0"/>
          <w:numId w:val="103"/>
        </w:numPr>
        <w:spacing w:after="0" w:line="240" w:lineRule="auto"/>
      </w:pPr>
      <w:r w:rsidRPr="00A65152">
        <w:t xml:space="preserve">How do Experts confirm that the customer’s issue has been resolved? </w:t>
      </w:r>
    </w:p>
    <w:p w14:paraId="344FED86" w14:textId="77777777" w:rsidR="00A65152" w:rsidRPr="00A65152" w:rsidRDefault="00A65152" w:rsidP="00986EED">
      <w:pPr>
        <w:numPr>
          <w:ilvl w:val="0"/>
          <w:numId w:val="103"/>
        </w:numPr>
        <w:spacing w:after="0" w:line="240" w:lineRule="auto"/>
      </w:pPr>
      <w:r w:rsidRPr="00A65152">
        <w:t xml:space="preserve">What should Experts communicate when the issue is only partially resolved or has been taken to the furthest supported point? </w:t>
      </w:r>
    </w:p>
    <w:p w14:paraId="7957FC6D" w14:textId="77777777" w:rsidR="00A65152" w:rsidRPr="00A65152" w:rsidRDefault="00A65152" w:rsidP="005B034A">
      <w:pPr>
        <w:spacing w:after="0" w:line="240" w:lineRule="auto"/>
        <w:rPr>
          <w:b/>
          <w:bCs/>
        </w:rPr>
      </w:pPr>
      <w:r w:rsidRPr="00A65152">
        <w:rPr>
          <w:b/>
          <w:bCs/>
        </w:rPr>
        <w:t>Recap and Next Steps</w:t>
      </w:r>
    </w:p>
    <w:p w14:paraId="3F7BDE21" w14:textId="77777777" w:rsidR="00A65152" w:rsidRPr="00A65152" w:rsidRDefault="00A65152" w:rsidP="00986EED">
      <w:pPr>
        <w:numPr>
          <w:ilvl w:val="0"/>
          <w:numId w:val="104"/>
        </w:numPr>
        <w:spacing w:after="0" w:line="240" w:lineRule="auto"/>
      </w:pPr>
      <w:r w:rsidRPr="00A65152">
        <w:t xml:space="preserve">How do Experts summarize the customer’s concern, actions completed, and outcome without sounding robotic? </w:t>
      </w:r>
    </w:p>
    <w:p w14:paraId="0E056DA2" w14:textId="77777777" w:rsidR="00A65152" w:rsidRPr="00A65152" w:rsidRDefault="00A65152" w:rsidP="00986EED">
      <w:pPr>
        <w:numPr>
          <w:ilvl w:val="0"/>
          <w:numId w:val="104"/>
        </w:numPr>
        <w:spacing w:after="0" w:line="240" w:lineRule="auto"/>
      </w:pPr>
      <w:r w:rsidRPr="00A65152">
        <w:t xml:space="preserve">How do Experts clearly explain remaining customer actions, expected timeframes, and next steps? </w:t>
      </w:r>
    </w:p>
    <w:p w14:paraId="0EFD3283" w14:textId="77777777" w:rsidR="00F51EEB" w:rsidRDefault="00F51EEB" w:rsidP="005B034A">
      <w:pPr>
        <w:spacing w:after="0" w:line="240" w:lineRule="auto"/>
        <w:rPr>
          <w:b/>
          <w:bCs/>
        </w:rPr>
      </w:pPr>
    </w:p>
    <w:p w14:paraId="014BAAEF" w14:textId="04BE2E27" w:rsidR="00A65152" w:rsidRPr="00A65152" w:rsidRDefault="00A65152" w:rsidP="005B034A">
      <w:pPr>
        <w:spacing w:after="0" w:line="240" w:lineRule="auto"/>
        <w:rPr>
          <w:b/>
          <w:bCs/>
        </w:rPr>
      </w:pPr>
      <w:r w:rsidRPr="00A65152">
        <w:rPr>
          <w:b/>
          <w:bCs/>
        </w:rPr>
        <w:t>Transfer, Escalation, and Unresolved Concerns</w:t>
      </w:r>
    </w:p>
    <w:p w14:paraId="4EE94673" w14:textId="77777777" w:rsidR="00A65152" w:rsidRPr="00A65152" w:rsidRDefault="00A65152" w:rsidP="00986EED">
      <w:pPr>
        <w:numPr>
          <w:ilvl w:val="0"/>
          <w:numId w:val="105"/>
        </w:numPr>
        <w:spacing w:after="0" w:line="240" w:lineRule="auto"/>
      </w:pPr>
      <w:r w:rsidRPr="00A65152">
        <w:t xml:space="preserve">How do Experts close or hand off an interaction when a transfer or escalation is required? </w:t>
      </w:r>
    </w:p>
    <w:p w14:paraId="66408963" w14:textId="77777777" w:rsidR="00A65152" w:rsidRPr="00A65152" w:rsidRDefault="00A65152" w:rsidP="00986EED">
      <w:pPr>
        <w:numPr>
          <w:ilvl w:val="0"/>
          <w:numId w:val="105"/>
        </w:numPr>
        <w:spacing w:after="0" w:line="240" w:lineRule="auto"/>
      </w:pPr>
      <w:r w:rsidRPr="00A65152">
        <w:t xml:space="preserve">How do Experts set expectations when the concern remains unresolved or requires another support path? </w:t>
      </w:r>
    </w:p>
    <w:p w14:paraId="43AF5A83" w14:textId="77777777" w:rsidR="00F51EEB" w:rsidRDefault="00F51EEB" w:rsidP="005B034A">
      <w:pPr>
        <w:spacing w:after="0" w:line="240" w:lineRule="auto"/>
        <w:rPr>
          <w:b/>
          <w:bCs/>
        </w:rPr>
      </w:pPr>
    </w:p>
    <w:p w14:paraId="54E37793" w14:textId="228782BD" w:rsidR="00A65152" w:rsidRPr="00A65152" w:rsidRDefault="00A65152" w:rsidP="005B034A">
      <w:pPr>
        <w:spacing w:after="0" w:line="240" w:lineRule="auto"/>
        <w:rPr>
          <w:b/>
          <w:bCs/>
        </w:rPr>
      </w:pPr>
      <w:r w:rsidRPr="00A65152">
        <w:rPr>
          <w:b/>
          <w:bCs/>
        </w:rPr>
        <w:t>Closing After a Sales Conversation</w:t>
      </w:r>
    </w:p>
    <w:p w14:paraId="356F2FB9" w14:textId="77777777" w:rsidR="00A65152" w:rsidRPr="00A65152" w:rsidRDefault="00A65152" w:rsidP="00986EED">
      <w:pPr>
        <w:numPr>
          <w:ilvl w:val="0"/>
          <w:numId w:val="106"/>
        </w:numPr>
        <w:spacing w:after="0" w:line="240" w:lineRule="auto"/>
      </w:pPr>
      <w:r w:rsidRPr="00A65152">
        <w:t xml:space="preserve">How do Experts close the interaction after presenting a sales offer? </w:t>
      </w:r>
    </w:p>
    <w:p w14:paraId="0586A693" w14:textId="77777777" w:rsidR="00A65152" w:rsidRPr="00A65152" w:rsidRDefault="00A65152" w:rsidP="00986EED">
      <w:pPr>
        <w:numPr>
          <w:ilvl w:val="0"/>
          <w:numId w:val="106"/>
        </w:numPr>
        <w:spacing w:after="0" w:line="240" w:lineRule="auto"/>
      </w:pPr>
      <w:r w:rsidRPr="00A65152">
        <w:t xml:space="preserve">How should the close differ when the customer accepts, declines, or completes an enrollment? </w:t>
      </w:r>
    </w:p>
    <w:p w14:paraId="06B658DF" w14:textId="77777777" w:rsidR="00F51EEB" w:rsidRDefault="00F51EEB" w:rsidP="005B034A">
      <w:pPr>
        <w:spacing w:after="0" w:line="240" w:lineRule="auto"/>
        <w:rPr>
          <w:b/>
          <w:bCs/>
        </w:rPr>
      </w:pPr>
    </w:p>
    <w:p w14:paraId="19B10B21" w14:textId="393022DD" w:rsidR="00A65152" w:rsidRPr="00A65152" w:rsidRDefault="00A65152" w:rsidP="005B034A">
      <w:pPr>
        <w:spacing w:after="0" w:line="240" w:lineRule="auto"/>
        <w:rPr>
          <w:b/>
          <w:bCs/>
        </w:rPr>
      </w:pPr>
      <w:r w:rsidRPr="00A65152">
        <w:rPr>
          <w:b/>
          <w:bCs/>
        </w:rPr>
        <w:t>Documentation</w:t>
      </w:r>
    </w:p>
    <w:p w14:paraId="3804AD88" w14:textId="77777777" w:rsidR="00A65152" w:rsidRPr="00A65152" w:rsidRDefault="00A65152" w:rsidP="00986EED">
      <w:pPr>
        <w:numPr>
          <w:ilvl w:val="0"/>
          <w:numId w:val="107"/>
        </w:numPr>
        <w:spacing w:after="0" w:line="240" w:lineRule="auto"/>
      </w:pPr>
      <w:r w:rsidRPr="00A65152">
        <w:t xml:space="preserve">What information must Experts document before ending or transferring the interaction? </w:t>
      </w:r>
    </w:p>
    <w:p w14:paraId="26820B41" w14:textId="77777777" w:rsidR="00A65152" w:rsidRPr="00A65152" w:rsidRDefault="00A65152" w:rsidP="00986EED">
      <w:pPr>
        <w:numPr>
          <w:ilvl w:val="0"/>
          <w:numId w:val="107"/>
        </w:numPr>
        <w:spacing w:after="0" w:line="240" w:lineRule="auto"/>
      </w:pPr>
      <w:r w:rsidRPr="00A65152">
        <w:t xml:space="preserve">How do Experts confirm that the documentation accurately reflects the concern, actions, outcome, and next steps? </w:t>
      </w:r>
    </w:p>
    <w:p w14:paraId="603DE228" w14:textId="77777777" w:rsidR="00F51EEB" w:rsidRDefault="00F51EEB" w:rsidP="005B034A">
      <w:pPr>
        <w:spacing w:after="0" w:line="240" w:lineRule="auto"/>
        <w:rPr>
          <w:b/>
          <w:bCs/>
        </w:rPr>
      </w:pPr>
    </w:p>
    <w:p w14:paraId="65F69613" w14:textId="1C7C1BA9" w:rsidR="00A65152" w:rsidRPr="00A65152" w:rsidRDefault="00A65152" w:rsidP="005B034A">
      <w:pPr>
        <w:spacing w:after="0" w:line="240" w:lineRule="auto"/>
        <w:rPr>
          <w:b/>
          <w:bCs/>
        </w:rPr>
      </w:pPr>
      <w:r w:rsidRPr="00A65152">
        <w:rPr>
          <w:b/>
          <w:bCs/>
        </w:rPr>
        <w:t>Approved Closing Language</w:t>
      </w:r>
    </w:p>
    <w:p w14:paraId="3FE85276" w14:textId="77777777" w:rsidR="00A65152" w:rsidRPr="00A65152" w:rsidRDefault="00A65152" w:rsidP="00986EED">
      <w:pPr>
        <w:numPr>
          <w:ilvl w:val="0"/>
          <w:numId w:val="108"/>
        </w:numPr>
        <w:spacing w:after="0" w:line="240" w:lineRule="auto"/>
      </w:pPr>
      <w:r w:rsidRPr="00A65152">
        <w:t xml:space="preserve">What approved Verizon closing language should Experts use? </w:t>
      </w:r>
    </w:p>
    <w:p w14:paraId="4EB04080" w14:textId="77777777" w:rsidR="00A65152" w:rsidRPr="00A65152" w:rsidRDefault="00A65152" w:rsidP="00986EED">
      <w:pPr>
        <w:numPr>
          <w:ilvl w:val="0"/>
          <w:numId w:val="108"/>
        </w:numPr>
        <w:spacing w:after="0" w:line="240" w:lineRule="auto"/>
      </w:pPr>
      <w:r w:rsidRPr="00A65152">
        <w:t xml:space="preserve">Which closing components are required, and which language may be delivered naturally? </w:t>
      </w:r>
    </w:p>
    <w:p w14:paraId="5AA73ADA" w14:textId="77777777" w:rsidR="00A65152" w:rsidRPr="00A65152" w:rsidRDefault="00A65152" w:rsidP="00986EED">
      <w:pPr>
        <w:numPr>
          <w:ilvl w:val="0"/>
          <w:numId w:val="108"/>
        </w:numPr>
        <w:spacing w:after="0" w:line="240" w:lineRule="auto"/>
      </w:pPr>
      <w:r w:rsidRPr="00A65152">
        <w:t>What should Experts avoid saying during the close?</w:t>
      </w:r>
    </w:p>
    <w:p w14:paraId="300CE466" w14:textId="77777777" w:rsidR="00071CE0" w:rsidRDefault="00071CE0" w:rsidP="005B034A">
      <w:pPr>
        <w:spacing w:after="0" w:line="240" w:lineRule="auto"/>
      </w:pPr>
    </w:p>
    <w:p w14:paraId="588C90E1" w14:textId="1AFF5E97" w:rsidR="00071CE0" w:rsidRPr="00071CE0" w:rsidRDefault="00A15EE1" w:rsidP="005B034A">
      <w:pPr>
        <w:pStyle w:val="Subtitle"/>
        <w:spacing w:after="0" w:line="240" w:lineRule="auto"/>
        <w:rPr>
          <w:rFonts w:hint="eastAsia"/>
        </w:rPr>
      </w:pPr>
      <w:r>
        <w:t>Core Capabilities</w:t>
      </w:r>
    </w:p>
    <w:p w14:paraId="1EC3F209" w14:textId="77777777" w:rsidR="00F51EEB" w:rsidRDefault="00F51EEB" w:rsidP="005B034A">
      <w:pPr>
        <w:spacing w:after="0" w:line="240" w:lineRule="auto"/>
        <w:rPr>
          <w:rFonts w:eastAsia="Times New Roman" w:cs="Times New Roman"/>
          <w:kern w:val="0"/>
          <w14:ligatures w14:val="none"/>
        </w:rPr>
      </w:pPr>
    </w:p>
    <w:p w14:paraId="5C53711F" w14:textId="411A0879" w:rsidR="00C915D6" w:rsidRPr="00C915D6" w:rsidRDefault="00C915D6" w:rsidP="005B034A">
      <w:pPr>
        <w:spacing w:after="0" w:line="240" w:lineRule="auto"/>
        <w:rPr>
          <w:rFonts w:eastAsia="Times New Roman" w:cs="Times New Roman"/>
          <w:kern w:val="0"/>
          <w14:ligatures w14:val="none"/>
        </w:rPr>
      </w:pPr>
      <w:r w:rsidRPr="00C915D6">
        <w:rPr>
          <w:rFonts w:eastAsia="Times New Roman" w:cs="Times New Roman"/>
          <w:kern w:val="0"/>
          <w14:ligatures w14:val="none"/>
        </w:rPr>
        <w:t>Upon successful completion of this learning block, Experts are prepared to:</w:t>
      </w:r>
    </w:p>
    <w:p w14:paraId="0827A488" w14:textId="77777777" w:rsidR="00C915D6" w:rsidRPr="00C915D6" w:rsidRDefault="00C915D6" w:rsidP="00986EED">
      <w:pPr>
        <w:numPr>
          <w:ilvl w:val="0"/>
          <w:numId w:val="142"/>
        </w:numPr>
        <w:spacing w:after="0" w:line="240" w:lineRule="auto"/>
        <w:rPr>
          <w:rFonts w:eastAsia="Times New Roman" w:cs="Times New Roman"/>
          <w:kern w:val="0"/>
          <w14:ligatures w14:val="none"/>
        </w:rPr>
      </w:pPr>
      <w:r w:rsidRPr="00C915D6">
        <w:rPr>
          <w:rFonts w:eastAsia="Times New Roman" w:cs="Times New Roman"/>
          <w:kern w:val="0"/>
          <w14:ligatures w14:val="none"/>
        </w:rPr>
        <w:t>Conclude customer interactions by confirming outcomes, summarizing completed actions, communicating next steps, and ensuring the customer understands the resolution.</w:t>
      </w:r>
    </w:p>
    <w:p w14:paraId="73DFA8F4" w14:textId="77777777" w:rsidR="00C915D6" w:rsidRPr="00C915D6" w:rsidRDefault="00C915D6" w:rsidP="00986EED">
      <w:pPr>
        <w:numPr>
          <w:ilvl w:val="0"/>
          <w:numId w:val="142"/>
        </w:numPr>
        <w:spacing w:after="0" w:line="240" w:lineRule="auto"/>
        <w:rPr>
          <w:rFonts w:eastAsia="Times New Roman" w:cs="Times New Roman"/>
          <w:kern w:val="0"/>
          <w14:ligatures w14:val="none"/>
        </w:rPr>
      </w:pPr>
      <w:r w:rsidRPr="00C915D6">
        <w:rPr>
          <w:rFonts w:eastAsia="Times New Roman" w:cs="Times New Roman"/>
          <w:kern w:val="0"/>
          <w14:ligatures w14:val="none"/>
        </w:rPr>
        <w:t>Determine the appropriate closing approach based on the customer’s outcome, including resolved, partially resolved, transferred, escalated, post-sales, or follow-up scenarios.</w:t>
      </w:r>
    </w:p>
    <w:p w14:paraId="666197A4" w14:textId="77777777" w:rsidR="00C915D6" w:rsidRPr="00C915D6" w:rsidRDefault="00C915D6" w:rsidP="00986EED">
      <w:pPr>
        <w:numPr>
          <w:ilvl w:val="0"/>
          <w:numId w:val="142"/>
        </w:numPr>
        <w:spacing w:after="0" w:line="240" w:lineRule="auto"/>
        <w:rPr>
          <w:rFonts w:eastAsia="Times New Roman" w:cs="Times New Roman"/>
          <w:kern w:val="0"/>
          <w14:ligatures w14:val="none"/>
        </w:rPr>
      </w:pPr>
      <w:r w:rsidRPr="00C915D6">
        <w:rPr>
          <w:rFonts w:eastAsia="Times New Roman" w:cs="Times New Roman"/>
          <w:kern w:val="0"/>
          <w14:ligatures w14:val="none"/>
        </w:rPr>
        <w:t>Validate customer outcomes using approved tools, workflows, and customer confirmation before ending the interaction.</w:t>
      </w:r>
    </w:p>
    <w:p w14:paraId="49036A49" w14:textId="77777777" w:rsidR="00C915D6" w:rsidRPr="00C915D6" w:rsidRDefault="00C915D6" w:rsidP="00986EED">
      <w:pPr>
        <w:numPr>
          <w:ilvl w:val="0"/>
          <w:numId w:val="142"/>
        </w:numPr>
        <w:spacing w:after="0" w:line="240" w:lineRule="auto"/>
        <w:rPr>
          <w:rFonts w:eastAsia="Times New Roman" w:cs="Times New Roman"/>
          <w:kern w:val="0"/>
          <w14:ligatures w14:val="none"/>
        </w:rPr>
      </w:pPr>
      <w:r w:rsidRPr="00C915D6">
        <w:rPr>
          <w:rFonts w:eastAsia="Times New Roman" w:cs="Times New Roman"/>
          <w:kern w:val="0"/>
          <w14:ligatures w14:val="none"/>
        </w:rPr>
        <w:t>Complete customer interactions by accurately documenting the issue, actions taken, outcome, and remaining next steps while maintaining compliance and protecting customer information.</w:t>
      </w:r>
    </w:p>
    <w:p w14:paraId="23114817" w14:textId="77777777" w:rsidR="00C915D6" w:rsidRPr="00C915D6" w:rsidRDefault="00C915D6" w:rsidP="00986EED">
      <w:pPr>
        <w:numPr>
          <w:ilvl w:val="0"/>
          <w:numId w:val="142"/>
        </w:numPr>
        <w:spacing w:after="0" w:line="240" w:lineRule="auto"/>
        <w:rPr>
          <w:rFonts w:eastAsia="Times New Roman" w:cs="Times New Roman"/>
          <w:kern w:val="0"/>
          <w14:ligatures w14:val="none"/>
        </w:rPr>
      </w:pPr>
      <w:r w:rsidRPr="00C915D6">
        <w:rPr>
          <w:rFonts w:eastAsia="Times New Roman" w:cs="Times New Roman"/>
          <w:kern w:val="0"/>
          <w14:ligatures w14:val="none"/>
        </w:rPr>
        <w:t>Deliver professional, customer-centered closings that reinforce ownership, minimize unnecessary customer effort, and create confidence in the resolution provided.</w:t>
      </w:r>
    </w:p>
    <w:p w14:paraId="69075E77" w14:textId="77777777" w:rsidR="00C915D6" w:rsidRPr="00C915D6" w:rsidRDefault="00C915D6" w:rsidP="00986EED">
      <w:pPr>
        <w:numPr>
          <w:ilvl w:val="0"/>
          <w:numId w:val="142"/>
        </w:numPr>
        <w:spacing w:after="0" w:line="240" w:lineRule="auto"/>
        <w:rPr>
          <w:rFonts w:eastAsia="Times New Roman" w:cs="Times New Roman"/>
          <w:kern w:val="0"/>
          <w14:ligatures w14:val="none"/>
        </w:rPr>
      </w:pPr>
      <w:r w:rsidRPr="00C915D6">
        <w:rPr>
          <w:rFonts w:eastAsia="Times New Roman" w:cs="Times New Roman"/>
          <w:kern w:val="0"/>
          <w14:ligatures w14:val="none"/>
        </w:rPr>
        <w:t>Build the closing and documentation capabilities required to consistently conclude customer interactions in production.</w:t>
      </w:r>
    </w:p>
    <w:p w14:paraId="66469B45" w14:textId="77777777" w:rsidR="00F51EEB" w:rsidRDefault="00F51EEB" w:rsidP="005B034A">
      <w:pPr>
        <w:pStyle w:val="Subtitle"/>
        <w:spacing w:after="0" w:line="240" w:lineRule="auto"/>
        <w:rPr>
          <w:rFonts w:hint="eastAsia"/>
        </w:rPr>
      </w:pPr>
    </w:p>
    <w:p w14:paraId="3DFB3829" w14:textId="5E290235" w:rsidR="00A15EE1" w:rsidRDefault="00A15EE1" w:rsidP="005B034A">
      <w:pPr>
        <w:pStyle w:val="Subtitle"/>
        <w:spacing w:after="0" w:line="240" w:lineRule="auto"/>
        <w:rPr>
          <w:rFonts w:hint="eastAsia"/>
        </w:rPr>
      </w:pPr>
      <w:r>
        <w:t>Assessment Methods</w:t>
      </w:r>
    </w:p>
    <w:p w14:paraId="0FFE536A" w14:textId="77777777" w:rsidR="00212D2D" w:rsidRDefault="00212D2D" w:rsidP="00212D2D">
      <w:pPr>
        <w:spacing w:after="0" w:line="240" w:lineRule="auto"/>
        <w:ind w:left="720"/>
      </w:pPr>
    </w:p>
    <w:p w14:paraId="2D827A29" w14:textId="52152376" w:rsidR="00A15EE1" w:rsidRDefault="00A15EE1" w:rsidP="00986EED">
      <w:pPr>
        <w:numPr>
          <w:ilvl w:val="0"/>
          <w:numId w:val="30"/>
        </w:numPr>
        <w:spacing w:after="0" w:line="240" w:lineRule="auto"/>
      </w:pPr>
      <w:r w:rsidRPr="006C363D">
        <w:t xml:space="preserve">Simulation </w:t>
      </w:r>
    </w:p>
    <w:p w14:paraId="01953CF5" w14:textId="77777777" w:rsidR="00A15EE1" w:rsidRDefault="00A15EE1" w:rsidP="00986EED">
      <w:pPr>
        <w:numPr>
          <w:ilvl w:val="1"/>
          <w:numId w:val="30"/>
        </w:numPr>
        <w:spacing w:after="0" w:line="240" w:lineRule="auto"/>
      </w:pPr>
      <w:r>
        <w:t>Training Assist</w:t>
      </w:r>
    </w:p>
    <w:p w14:paraId="5550301C" w14:textId="77777777" w:rsidR="00A15EE1" w:rsidRDefault="00A15EE1" w:rsidP="00986EED">
      <w:pPr>
        <w:numPr>
          <w:ilvl w:val="1"/>
          <w:numId w:val="30"/>
        </w:numPr>
        <w:spacing w:after="0" w:line="240" w:lineRule="auto"/>
      </w:pPr>
      <w:r>
        <w:t>Assima</w:t>
      </w:r>
    </w:p>
    <w:p w14:paraId="0052895A" w14:textId="77777777" w:rsidR="00A15EE1" w:rsidRDefault="00A15EE1" w:rsidP="00986EED">
      <w:pPr>
        <w:numPr>
          <w:ilvl w:val="2"/>
          <w:numId w:val="30"/>
        </w:numPr>
        <w:spacing w:after="0" w:line="240" w:lineRule="auto"/>
      </w:pPr>
      <w:r>
        <w:t>Expert Workspace</w:t>
      </w:r>
    </w:p>
    <w:p w14:paraId="40108EFB" w14:textId="77777777" w:rsidR="00A15EE1" w:rsidRDefault="00A15EE1" w:rsidP="00986EED">
      <w:pPr>
        <w:numPr>
          <w:ilvl w:val="2"/>
          <w:numId w:val="30"/>
        </w:numPr>
        <w:spacing w:after="0" w:line="240" w:lineRule="auto"/>
      </w:pPr>
      <w:r>
        <w:t>Expert Assist</w:t>
      </w:r>
    </w:p>
    <w:p w14:paraId="564A1B68" w14:textId="77777777" w:rsidR="00A15EE1" w:rsidRPr="002B7CF9" w:rsidRDefault="00A15EE1" w:rsidP="005B034A">
      <w:pPr>
        <w:spacing w:after="0" w:line="240" w:lineRule="auto"/>
      </w:pPr>
    </w:p>
    <w:p w14:paraId="740A5805" w14:textId="77777777" w:rsidR="00A15EE1" w:rsidRDefault="00A15EE1" w:rsidP="005B034A">
      <w:pPr>
        <w:pStyle w:val="Subtitle"/>
        <w:spacing w:after="0" w:line="240" w:lineRule="auto"/>
        <w:rPr>
          <w:rFonts w:hint="eastAsia"/>
        </w:rPr>
      </w:pPr>
      <w:r>
        <w:t>Minimum Performance Expectations</w:t>
      </w:r>
    </w:p>
    <w:p w14:paraId="74DEFC3B" w14:textId="77777777" w:rsidR="00212D2D" w:rsidRDefault="00212D2D" w:rsidP="005B034A">
      <w:pPr>
        <w:spacing w:after="0" w:line="240" w:lineRule="auto"/>
      </w:pPr>
    </w:p>
    <w:p w14:paraId="635AE577" w14:textId="2AD2D26A" w:rsidR="00DF79E3" w:rsidRPr="00DF79E3" w:rsidRDefault="00DF79E3" w:rsidP="005B034A">
      <w:pPr>
        <w:spacing w:after="0" w:line="240" w:lineRule="auto"/>
      </w:pPr>
      <w:r w:rsidRPr="00DF79E3">
        <w:t>Experts must demonstrate the ability to:</w:t>
      </w:r>
    </w:p>
    <w:p w14:paraId="3121E6BD" w14:textId="77777777" w:rsidR="00DF79E3" w:rsidRPr="00DF79E3" w:rsidRDefault="00DF79E3" w:rsidP="00986EED">
      <w:pPr>
        <w:numPr>
          <w:ilvl w:val="0"/>
          <w:numId w:val="110"/>
        </w:numPr>
        <w:spacing w:after="0" w:line="240" w:lineRule="auto"/>
      </w:pPr>
      <w:r w:rsidRPr="00DF79E3">
        <w:t xml:space="preserve">Successfully complete all </w:t>
      </w:r>
      <w:r w:rsidRPr="00DF79E3">
        <w:rPr>
          <w:b/>
          <w:bCs/>
        </w:rPr>
        <w:t>5 required Call Flow—Closing simulations</w:t>
      </w:r>
      <w:r w:rsidRPr="00DF79E3">
        <w:t xml:space="preserve">, including re-demonstration of any skill that requires coaching. </w:t>
      </w:r>
    </w:p>
    <w:p w14:paraId="7C9DB8B3" w14:textId="77777777" w:rsidR="00DF79E3" w:rsidRPr="00DF79E3" w:rsidRDefault="00DF79E3" w:rsidP="00986EED">
      <w:pPr>
        <w:numPr>
          <w:ilvl w:val="0"/>
          <w:numId w:val="110"/>
        </w:numPr>
        <w:spacing w:after="0" w:line="240" w:lineRule="auto"/>
      </w:pPr>
      <w:r w:rsidRPr="00DF79E3">
        <w:t xml:space="preserve">Test the customer’s original concern in </w:t>
      </w:r>
      <w:r w:rsidRPr="00DF79E3">
        <w:rPr>
          <w:b/>
          <w:bCs/>
        </w:rPr>
        <w:t>100% of applicable scenarios</w:t>
      </w:r>
      <w:r w:rsidRPr="00DF79E3">
        <w:t xml:space="preserve"> before confirming resolution. For the email scenario, the Expert must guide the customer through sending an email and confirm that it sends successfully. </w:t>
      </w:r>
    </w:p>
    <w:p w14:paraId="49C39547" w14:textId="77777777" w:rsidR="00DF79E3" w:rsidRPr="00DF79E3" w:rsidRDefault="00DF79E3" w:rsidP="00986EED">
      <w:pPr>
        <w:numPr>
          <w:ilvl w:val="0"/>
          <w:numId w:val="110"/>
        </w:numPr>
        <w:spacing w:after="0" w:line="240" w:lineRule="auto"/>
      </w:pPr>
      <w:r w:rsidRPr="00DF79E3">
        <w:t xml:space="preserve">Deliver a complete </w:t>
      </w:r>
      <w:r w:rsidRPr="00DF79E3">
        <w:rPr>
          <w:b/>
          <w:bCs/>
        </w:rPr>
        <w:t>three-part close</w:t>
      </w:r>
      <w:r w:rsidRPr="00DF79E3">
        <w:t xml:space="preserve"> that includes: </w:t>
      </w:r>
    </w:p>
    <w:p w14:paraId="6F428E25" w14:textId="77777777" w:rsidR="00DF79E3" w:rsidRPr="00DF79E3" w:rsidRDefault="00DF79E3" w:rsidP="00986EED">
      <w:pPr>
        <w:numPr>
          <w:ilvl w:val="1"/>
          <w:numId w:val="110"/>
        </w:numPr>
        <w:spacing w:after="0" w:line="240" w:lineRule="auto"/>
      </w:pPr>
      <w:r w:rsidRPr="00DF79E3">
        <w:t xml:space="preserve">A recap of the concern, resolution, and completed plan enrollment. </w:t>
      </w:r>
    </w:p>
    <w:p w14:paraId="67541AF9" w14:textId="77777777" w:rsidR="00DF79E3" w:rsidRPr="00DF79E3" w:rsidRDefault="00DF79E3" w:rsidP="00986EED">
      <w:pPr>
        <w:numPr>
          <w:ilvl w:val="1"/>
          <w:numId w:val="110"/>
        </w:numPr>
        <w:spacing w:after="0" w:line="240" w:lineRule="auto"/>
      </w:pPr>
      <w:r w:rsidRPr="00DF79E3">
        <w:t xml:space="preserve">Any remaining customer actions or next steps. </w:t>
      </w:r>
    </w:p>
    <w:p w14:paraId="209BB446" w14:textId="77777777" w:rsidR="00DF79E3" w:rsidRPr="00DF79E3" w:rsidRDefault="00DF79E3" w:rsidP="00986EED">
      <w:pPr>
        <w:numPr>
          <w:ilvl w:val="1"/>
          <w:numId w:val="110"/>
        </w:numPr>
        <w:spacing w:after="0" w:line="240" w:lineRule="auto"/>
      </w:pPr>
      <w:r w:rsidRPr="00DF79E3">
        <w:t xml:space="preserve">A customer satisfaction or understanding check before the final closing. </w:t>
      </w:r>
    </w:p>
    <w:p w14:paraId="105FB7E6" w14:textId="77777777" w:rsidR="00DF79E3" w:rsidRPr="00DF79E3" w:rsidRDefault="00DF79E3" w:rsidP="00986EED">
      <w:pPr>
        <w:numPr>
          <w:ilvl w:val="0"/>
          <w:numId w:val="110"/>
        </w:numPr>
        <w:spacing w:after="0" w:line="240" w:lineRule="auto"/>
      </w:pPr>
      <w:r w:rsidRPr="00DF79E3">
        <w:t xml:space="preserve">Close a partially resolved interaction by clearly explaining: </w:t>
      </w:r>
    </w:p>
    <w:p w14:paraId="431EBD8F" w14:textId="77777777" w:rsidR="00DF79E3" w:rsidRPr="00DF79E3" w:rsidRDefault="00DF79E3" w:rsidP="00986EED">
      <w:pPr>
        <w:numPr>
          <w:ilvl w:val="1"/>
          <w:numId w:val="111"/>
        </w:numPr>
        <w:spacing w:after="0" w:line="240" w:lineRule="auto"/>
      </w:pPr>
      <w:r w:rsidRPr="00DF79E3">
        <w:t xml:space="preserve">What was completed. </w:t>
      </w:r>
    </w:p>
    <w:p w14:paraId="0D5AE9F9" w14:textId="77777777" w:rsidR="00DF79E3" w:rsidRPr="00DF79E3" w:rsidRDefault="00DF79E3" w:rsidP="00986EED">
      <w:pPr>
        <w:numPr>
          <w:ilvl w:val="1"/>
          <w:numId w:val="111"/>
        </w:numPr>
        <w:spacing w:after="0" w:line="240" w:lineRule="auto"/>
      </w:pPr>
      <w:r w:rsidRPr="00DF79E3">
        <w:t xml:space="preserve">What remains unconfirmed. </w:t>
      </w:r>
    </w:p>
    <w:p w14:paraId="73CEB2D2" w14:textId="77777777" w:rsidR="00DF79E3" w:rsidRPr="00DF79E3" w:rsidRDefault="00DF79E3" w:rsidP="00986EED">
      <w:pPr>
        <w:numPr>
          <w:ilvl w:val="1"/>
          <w:numId w:val="111"/>
        </w:numPr>
        <w:spacing w:after="0" w:line="240" w:lineRule="auto"/>
      </w:pPr>
      <w:r w:rsidRPr="00DF79E3">
        <w:t xml:space="preserve">When and how the customer should test the result. </w:t>
      </w:r>
    </w:p>
    <w:p w14:paraId="5BAF196C" w14:textId="77777777" w:rsidR="00DF79E3" w:rsidRPr="00DF79E3" w:rsidRDefault="00DF79E3" w:rsidP="00986EED">
      <w:pPr>
        <w:numPr>
          <w:ilvl w:val="1"/>
          <w:numId w:val="111"/>
        </w:numPr>
        <w:spacing w:after="0" w:line="240" w:lineRule="auto"/>
      </w:pPr>
      <w:r w:rsidRPr="00DF79E3">
        <w:t xml:space="preserve">What the customer should do if the expected result does not occur. </w:t>
      </w:r>
    </w:p>
    <w:p w14:paraId="676F3D3E" w14:textId="77777777" w:rsidR="00DF79E3" w:rsidRPr="00DF79E3" w:rsidRDefault="00DF79E3" w:rsidP="00986EED">
      <w:pPr>
        <w:numPr>
          <w:ilvl w:val="0"/>
          <w:numId w:val="110"/>
        </w:numPr>
        <w:spacing w:after="0" w:line="240" w:lineRule="auto"/>
      </w:pPr>
      <w:r w:rsidRPr="00DF79E3">
        <w:t xml:space="preserve">Close an escalation with ownership by explaining why additional support is required, what will happen next, and what the customer should expect during the handoff. </w:t>
      </w:r>
    </w:p>
    <w:p w14:paraId="318D5AC7" w14:textId="77777777" w:rsidR="00DF79E3" w:rsidRPr="00DF79E3" w:rsidRDefault="00DF79E3" w:rsidP="00986EED">
      <w:pPr>
        <w:numPr>
          <w:ilvl w:val="0"/>
          <w:numId w:val="110"/>
        </w:numPr>
        <w:spacing w:after="0" w:line="240" w:lineRule="auto"/>
      </w:pPr>
      <w:r w:rsidRPr="00DF79E3">
        <w:t xml:space="preserve">Transition appropriately out of a sales conversation by delivering the Smart Offer, using only the permitted rebuttals, respecting a clear decline, and returning to a professional, service-focused close without additional pressure. </w:t>
      </w:r>
    </w:p>
    <w:p w14:paraId="16E0434F" w14:textId="77777777" w:rsidR="00DF79E3" w:rsidRPr="00DF79E3" w:rsidRDefault="00DF79E3" w:rsidP="00986EED">
      <w:pPr>
        <w:numPr>
          <w:ilvl w:val="0"/>
          <w:numId w:val="110"/>
        </w:numPr>
        <w:spacing w:after="0" w:line="240" w:lineRule="auto"/>
      </w:pPr>
      <w:r w:rsidRPr="00DF79E3">
        <w:t xml:space="preserve">Communicate the outcome and next steps in clear, customer-friendly language without sounding scripted, making unsupported promises, or creating unnecessary customer effort. </w:t>
      </w:r>
    </w:p>
    <w:p w14:paraId="3482FE53" w14:textId="77777777" w:rsidR="00DF79E3" w:rsidRPr="00DF79E3" w:rsidRDefault="00DF79E3" w:rsidP="00986EED">
      <w:pPr>
        <w:numPr>
          <w:ilvl w:val="0"/>
          <w:numId w:val="110"/>
        </w:numPr>
        <w:spacing w:after="0" w:line="240" w:lineRule="auto"/>
      </w:pPr>
      <w:r w:rsidRPr="00DF79E3">
        <w:t xml:space="preserve">Confirm that the customer understands the resolution, remaining actions, or escalation path before ending the interaction. </w:t>
      </w:r>
    </w:p>
    <w:p w14:paraId="20637AB7" w14:textId="77777777" w:rsidR="00DF79E3" w:rsidRPr="00DF79E3" w:rsidRDefault="00DF79E3" w:rsidP="00986EED">
      <w:pPr>
        <w:numPr>
          <w:ilvl w:val="0"/>
          <w:numId w:val="110"/>
        </w:numPr>
        <w:spacing w:after="0" w:line="240" w:lineRule="auto"/>
      </w:pPr>
      <w:r w:rsidRPr="00DF79E3">
        <w:t xml:space="preserve">Achieve at least </w:t>
      </w:r>
      <w:r w:rsidRPr="00DF79E3">
        <w:rPr>
          <w:b/>
          <w:bCs/>
        </w:rPr>
        <w:t>85% across the evaluated closing simulations</w:t>
      </w:r>
      <w:r w:rsidRPr="00DF79E3">
        <w:t xml:space="preserve"> and complete all activities with </w:t>
      </w:r>
      <w:r w:rsidRPr="00DF79E3">
        <w:rPr>
          <w:b/>
          <w:bCs/>
        </w:rPr>
        <w:t>zero critical closing errors</w:t>
      </w:r>
      <w:r w:rsidRPr="00DF79E3">
        <w:t xml:space="preserve">, including: </w:t>
      </w:r>
    </w:p>
    <w:p w14:paraId="236779AD" w14:textId="77777777" w:rsidR="00DF79E3" w:rsidRPr="00DF79E3" w:rsidRDefault="00DF79E3" w:rsidP="00986EED">
      <w:pPr>
        <w:numPr>
          <w:ilvl w:val="1"/>
          <w:numId w:val="112"/>
        </w:numPr>
        <w:spacing w:after="0" w:line="240" w:lineRule="auto"/>
      </w:pPr>
      <w:r w:rsidRPr="00DF79E3">
        <w:t xml:space="preserve">Ending the interaction without testing the original concern. </w:t>
      </w:r>
    </w:p>
    <w:p w14:paraId="53B3A85B" w14:textId="77777777" w:rsidR="00DF79E3" w:rsidRPr="00DF79E3" w:rsidRDefault="00DF79E3" w:rsidP="00986EED">
      <w:pPr>
        <w:numPr>
          <w:ilvl w:val="1"/>
          <w:numId w:val="112"/>
        </w:numPr>
        <w:spacing w:after="0" w:line="240" w:lineRule="auto"/>
      </w:pPr>
      <w:r w:rsidRPr="00DF79E3">
        <w:t xml:space="preserve">Describing a partially resolved concern as fully resolved. </w:t>
      </w:r>
    </w:p>
    <w:p w14:paraId="2E4E81FA" w14:textId="77777777" w:rsidR="00DF79E3" w:rsidRPr="00DF79E3" w:rsidRDefault="00DF79E3" w:rsidP="00986EED">
      <w:pPr>
        <w:numPr>
          <w:ilvl w:val="1"/>
          <w:numId w:val="112"/>
        </w:numPr>
        <w:spacing w:after="0" w:line="240" w:lineRule="auto"/>
      </w:pPr>
      <w:r w:rsidRPr="00DF79E3">
        <w:t xml:space="preserve">Omitting required next steps or expectations. </w:t>
      </w:r>
    </w:p>
    <w:p w14:paraId="14DD2246" w14:textId="77777777" w:rsidR="00DF79E3" w:rsidRPr="00DF79E3" w:rsidRDefault="00DF79E3" w:rsidP="00986EED">
      <w:pPr>
        <w:numPr>
          <w:ilvl w:val="1"/>
          <w:numId w:val="112"/>
        </w:numPr>
        <w:spacing w:after="0" w:line="240" w:lineRule="auto"/>
      </w:pPr>
      <w:r w:rsidRPr="00DF79E3">
        <w:t xml:space="preserve">Ending an escalation without explaining the handoff. </w:t>
      </w:r>
    </w:p>
    <w:p w14:paraId="027891BA" w14:textId="77777777" w:rsidR="00DF79E3" w:rsidRPr="00DF79E3" w:rsidRDefault="00DF79E3" w:rsidP="00986EED">
      <w:pPr>
        <w:numPr>
          <w:ilvl w:val="1"/>
          <w:numId w:val="112"/>
        </w:numPr>
        <w:spacing w:after="0" w:line="240" w:lineRule="auto"/>
      </w:pPr>
      <w:r w:rsidRPr="00DF79E3">
        <w:t xml:space="preserve">Continuing to sell after a clear customer decline. </w:t>
      </w:r>
    </w:p>
    <w:p w14:paraId="667B4C2F" w14:textId="77777777" w:rsidR="00DF79E3" w:rsidRPr="00DF79E3" w:rsidRDefault="00DF79E3" w:rsidP="00986EED">
      <w:pPr>
        <w:numPr>
          <w:ilvl w:val="1"/>
          <w:numId w:val="112"/>
        </w:numPr>
        <w:spacing w:after="0" w:line="240" w:lineRule="auto"/>
      </w:pPr>
      <w:r w:rsidRPr="00DF79E3">
        <w:t>Closing before all identified customer concerns have been addressed or taken to the furthest supported point.</w:t>
      </w:r>
    </w:p>
    <w:p w14:paraId="38AF93BD" w14:textId="77777777" w:rsidR="00235D9B" w:rsidRPr="00071CE0" w:rsidRDefault="00235D9B" w:rsidP="005B034A">
      <w:pPr>
        <w:spacing w:after="0" w:line="240" w:lineRule="auto"/>
      </w:pPr>
    </w:p>
    <w:p w14:paraId="5D420F53" w14:textId="7544F45E" w:rsidR="001654B8" w:rsidRDefault="00F13CA7" w:rsidP="005B034A">
      <w:pPr>
        <w:pStyle w:val="Subtitle"/>
        <w:spacing w:after="0" w:line="240" w:lineRule="auto"/>
        <w:rPr>
          <w:rFonts w:hint="eastAsia"/>
        </w:rPr>
      </w:pPr>
      <w:r>
        <w:t>Courses and Resources</w:t>
      </w:r>
      <w:r w:rsidR="5E0DBB2B">
        <w:t xml:space="preserve"> (</w:t>
      </w:r>
      <w:r w:rsidR="00C0516A">
        <w:t>~</w:t>
      </w:r>
      <w:r w:rsidR="000E72C9">
        <w:t>30</w:t>
      </w:r>
      <w:r w:rsidR="5E0DBB2B">
        <w:t xml:space="preserve"> </w:t>
      </w:r>
      <w:r w:rsidR="000E72C9">
        <w:t>minutes</w:t>
      </w:r>
      <w:r w:rsidR="5E0DBB2B">
        <w:t>)</w:t>
      </w:r>
    </w:p>
    <w:p w14:paraId="12E56697" w14:textId="77777777" w:rsidR="00212D2D" w:rsidRPr="00212D2D" w:rsidRDefault="00212D2D" w:rsidP="00212D2D"/>
    <w:tbl>
      <w:tblPr>
        <w:tblW w:w="15248"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1643"/>
        <w:gridCol w:w="1952"/>
        <w:gridCol w:w="2520"/>
        <w:gridCol w:w="2430"/>
        <w:gridCol w:w="1800"/>
        <w:gridCol w:w="4903"/>
      </w:tblGrid>
      <w:tr w:rsidR="00F10D41" w14:paraId="28AB8315" w14:textId="77777777" w:rsidTr="00F10D41">
        <w:trPr>
          <w:cantSplit/>
          <w:trHeight w:val="65"/>
          <w:jc w:val="center"/>
        </w:trPr>
        <w:tc>
          <w:tcPr>
            <w:tcW w:w="1643" w:type="dxa"/>
            <w:shd w:val="clear" w:color="auto" w:fill="EAF2F8"/>
            <w:tcMar>
              <w:top w:w="70" w:type="dxa"/>
              <w:left w:w="70" w:type="dxa"/>
              <w:bottom w:w="70" w:type="dxa"/>
              <w:right w:w="70" w:type="dxa"/>
            </w:tcMar>
          </w:tcPr>
          <w:p w14:paraId="78F41F09" w14:textId="0AB36464" w:rsidR="00F10D41" w:rsidRDefault="00F10D41" w:rsidP="005B034A">
            <w:pPr>
              <w:spacing w:after="0" w:line="240" w:lineRule="auto"/>
            </w:pPr>
            <w:r>
              <w:rPr>
                <w:rFonts w:ascii="Apercu Pro" w:eastAsia="Apercu Pro" w:hAnsi="Apercu Pro" w:cs="Apercu Pro"/>
                <w:b/>
                <w:sz w:val="20"/>
              </w:rPr>
              <w:t xml:space="preserve">Course </w:t>
            </w:r>
          </w:p>
        </w:tc>
        <w:tc>
          <w:tcPr>
            <w:tcW w:w="1952" w:type="dxa"/>
            <w:shd w:val="clear" w:color="auto" w:fill="EAF2F8"/>
            <w:tcMar>
              <w:top w:w="70" w:type="dxa"/>
              <w:left w:w="70" w:type="dxa"/>
              <w:bottom w:w="70" w:type="dxa"/>
              <w:right w:w="70" w:type="dxa"/>
            </w:tcMar>
          </w:tcPr>
          <w:p w14:paraId="4857877E" w14:textId="77777777" w:rsidR="00F10D41" w:rsidRDefault="00F10D41" w:rsidP="005B034A">
            <w:pPr>
              <w:spacing w:after="0" w:line="240" w:lineRule="auto"/>
            </w:pPr>
            <w:r>
              <w:rPr>
                <w:rFonts w:ascii="Apercu Pro" w:eastAsia="Apercu Pro" w:hAnsi="Apercu Pro" w:cs="Apercu Pro"/>
                <w:b/>
                <w:sz w:val="20"/>
              </w:rPr>
              <w:t>Modality</w:t>
            </w:r>
          </w:p>
        </w:tc>
        <w:tc>
          <w:tcPr>
            <w:tcW w:w="2520" w:type="dxa"/>
            <w:shd w:val="clear" w:color="auto" w:fill="EAF2F8"/>
            <w:tcMar>
              <w:top w:w="70" w:type="dxa"/>
              <w:left w:w="70" w:type="dxa"/>
              <w:bottom w:w="70" w:type="dxa"/>
              <w:right w:w="70" w:type="dxa"/>
            </w:tcMar>
          </w:tcPr>
          <w:p w14:paraId="60F5C3EA" w14:textId="77777777" w:rsidR="00F10D41" w:rsidRDefault="00F10D41" w:rsidP="005B034A">
            <w:pPr>
              <w:spacing w:after="0" w:line="240" w:lineRule="auto"/>
            </w:pPr>
            <w:r>
              <w:rPr>
                <w:rFonts w:ascii="Apercu Pro" w:eastAsia="Apercu Pro" w:hAnsi="Apercu Pro" w:cs="Apercu Pro"/>
                <w:b/>
                <w:sz w:val="20"/>
              </w:rPr>
              <w:t>Estimated Duration</w:t>
            </w:r>
          </w:p>
        </w:tc>
        <w:tc>
          <w:tcPr>
            <w:tcW w:w="2430" w:type="dxa"/>
            <w:shd w:val="clear" w:color="auto" w:fill="EAF2F8"/>
          </w:tcPr>
          <w:p w14:paraId="213DF175" w14:textId="33CE9C6B" w:rsidR="00F10D41" w:rsidRDefault="00F10D41" w:rsidP="005B034A">
            <w:pPr>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800" w:type="dxa"/>
            <w:shd w:val="clear" w:color="auto" w:fill="EAF2F8"/>
          </w:tcPr>
          <w:p w14:paraId="370709DE" w14:textId="73C8E8B1" w:rsidR="00F10D41" w:rsidRDefault="00F10D41" w:rsidP="005B034A">
            <w:pPr>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4903" w:type="dxa"/>
            <w:shd w:val="clear" w:color="auto" w:fill="EAF2F8"/>
            <w:tcMar>
              <w:top w:w="70" w:type="dxa"/>
              <w:left w:w="70" w:type="dxa"/>
              <w:bottom w:w="70" w:type="dxa"/>
              <w:right w:w="70" w:type="dxa"/>
            </w:tcMar>
          </w:tcPr>
          <w:p w14:paraId="4F69CB5D" w14:textId="7DF4E520" w:rsidR="00F10D41" w:rsidRDefault="00F10D41" w:rsidP="005B034A">
            <w:pPr>
              <w:spacing w:after="0" w:line="240" w:lineRule="auto"/>
            </w:pPr>
            <w:r>
              <w:rPr>
                <w:rFonts w:ascii="Apercu Pro" w:eastAsia="Apercu Pro" w:hAnsi="Apercu Pro" w:cs="Apercu Pro"/>
                <w:b/>
                <w:sz w:val="20"/>
              </w:rPr>
              <w:t>High-Level Description</w:t>
            </w:r>
          </w:p>
        </w:tc>
      </w:tr>
      <w:tr w:rsidR="00F10D41" w14:paraId="07D67A03" w14:textId="77777777" w:rsidTr="00F10D41">
        <w:trPr>
          <w:cantSplit/>
          <w:trHeight w:val="130"/>
          <w:jc w:val="center"/>
        </w:trPr>
        <w:tc>
          <w:tcPr>
            <w:tcW w:w="1643" w:type="dxa"/>
            <w:tcMar>
              <w:top w:w="70" w:type="dxa"/>
              <w:left w:w="70" w:type="dxa"/>
              <w:bottom w:w="70" w:type="dxa"/>
              <w:right w:w="70" w:type="dxa"/>
            </w:tcMar>
          </w:tcPr>
          <w:p w14:paraId="6AB5D470" w14:textId="77777777" w:rsidR="00F10D41" w:rsidRDefault="00F10D41" w:rsidP="005B034A">
            <w:pPr>
              <w:spacing w:after="0" w:line="240" w:lineRule="auto"/>
            </w:pPr>
            <w:r>
              <w:rPr>
                <w:rFonts w:ascii="Apercu Pro" w:eastAsia="Apercu Pro" w:hAnsi="Apercu Pro" w:cs="Apercu Pro"/>
                <w:sz w:val="20"/>
              </w:rPr>
              <w:t>The Closing Framework</w:t>
            </w:r>
          </w:p>
        </w:tc>
        <w:tc>
          <w:tcPr>
            <w:tcW w:w="1952" w:type="dxa"/>
            <w:tcMar>
              <w:top w:w="70" w:type="dxa"/>
              <w:left w:w="70" w:type="dxa"/>
              <w:bottom w:w="70" w:type="dxa"/>
              <w:right w:w="70" w:type="dxa"/>
            </w:tcMar>
          </w:tcPr>
          <w:p w14:paraId="5CA3C638" w14:textId="77777777" w:rsidR="00F10D41" w:rsidRDefault="00F10D41" w:rsidP="005B034A">
            <w:pPr>
              <w:spacing w:after="0" w:line="240" w:lineRule="auto"/>
            </w:pPr>
            <w:r>
              <w:rPr>
                <w:rFonts w:ascii="Apercu Pro" w:eastAsia="Apercu Pro" w:hAnsi="Apercu Pro" w:cs="Apercu Pro"/>
                <w:sz w:val="20"/>
              </w:rPr>
              <w:t>CBT</w:t>
            </w:r>
          </w:p>
        </w:tc>
        <w:tc>
          <w:tcPr>
            <w:tcW w:w="2520" w:type="dxa"/>
            <w:tcMar>
              <w:top w:w="70" w:type="dxa"/>
              <w:left w:w="70" w:type="dxa"/>
              <w:bottom w:w="70" w:type="dxa"/>
              <w:right w:w="70" w:type="dxa"/>
            </w:tcMar>
          </w:tcPr>
          <w:p w14:paraId="11F84403" w14:textId="47262475" w:rsidR="00F10D41" w:rsidRDefault="00F10D41" w:rsidP="005B034A">
            <w:pPr>
              <w:spacing w:after="0" w:line="240" w:lineRule="auto"/>
            </w:pPr>
            <w:r>
              <w:rPr>
                <w:rFonts w:ascii="Apercu Pro" w:eastAsia="Apercu Pro" w:hAnsi="Apercu Pro" w:cs="Apercu Pro"/>
                <w:sz w:val="20"/>
              </w:rPr>
              <w:t>20 min</w:t>
            </w:r>
          </w:p>
        </w:tc>
        <w:tc>
          <w:tcPr>
            <w:tcW w:w="2430" w:type="dxa"/>
          </w:tcPr>
          <w:p w14:paraId="6DDD6397" w14:textId="7D79C782" w:rsidR="00F06D55" w:rsidRDefault="00F06D55" w:rsidP="005B034A">
            <w:pPr>
              <w:spacing w:after="0" w:line="240" w:lineRule="auto"/>
              <w:rPr>
                <w:rFonts w:ascii="Apercu Pro" w:hAnsi="Apercu Pro"/>
                <w:sz w:val="20"/>
                <w:szCs w:val="20"/>
              </w:rPr>
            </w:pPr>
            <w:r>
              <w:rPr>
                <w:rFonts w:ascii="Apercu Pro" w:hAnsi="Apercu Pro"/>
                <w:sz w:val="20"/>
                <w:szCs w:val="20"/>
              </w:rPr>
              <w:t>1-8</w:t>
            </w:r>
          </w:p>
        </w:tc>
        <w:tc>
          <w:tcPr>
            <w:tcW w:w="1800" w:type="dxa"/>
          </w:tcPr>
          <w:p w14:paraId="614B5ADD" w14:textId="25822551" w:rsidR="000F7329" w:rsidRDefault="000F7329" w:rsidP="005B034A">
            <w:pPr>
              <w:spacing w:after="0" w:line="240" w:lineRule="auto"/>
              <w:rPr>
                <w:rFonts w:ascii="Apercu Pro" w:hAnsi="Apercu Pro"/>
                <w:sz w:val="20"/>
                <w:szCs w:val="20"/>
              </w:rPr>
            </w:pPr>
            <w:r>
              <w:rPr>
                <w:rFonts w:ascii="Apercu Pro" w:hAnsi="Apercu Pro"/>
                <w:sz w:val="20"/>
                <w:szCs w:val="20"/>
              </w:rPr>
              <w:t>5</w:t>
            </w:r>
          </w:p>
        </w:tc>
        <w:tc>
          <w:tcPr>
            <w:tcW w:w="4903" w:type="dxa"/>
            <w:tcMar>
              <w:top w:w="70" w:type="dxa"/>
              <w:left w:w="70" w:type="dxa"/>
              <w:bottom w:w="70" w:type="dxa"/>
              <w:right w:w="70" w:type="dxa"/>
            </w:tcMar>
          </w:tcPr>
          <w:p w14:paraId="7C55EF9E" w14:textId="6690EFC6" w:rsidR="00F10D41" w:rsidRDefault="00F10D41" w:rsidP="005B034A">
            <w:pPr>
              <w:spacing w:after="0" w:line="240" w:lineRule="auto"/>
            </w:pPr>
            <w:r w:rsidRPr="00DD1010">
              <w:rPr>
                <w:rFonts w:ascii="Apercu Pro" w:hAnsi="Apercu Pro"/>
                <w:sz w:val="20"/>
                <w:szCs w:val="20"/>
              </w:rPr>
              <w:t>This CBT should teach the core close: test and confirm the outcome, summarize what was completed, deliver the appropriate resolution statement, and use approved Verizon closing language. It should also cover how to close when the issue is partially resolved, transferred, escalated, post-offer, or requires follow-up, including use of the Expert Workspace session summary.</w:t>
            </w:r>
          </w:p>
        </w:tc>
      </w:tr>
    </w:tbl>
    <w:p w14:paraId="62E1512D" w14:textId="77777777" w:rsidR="001654B8" w:rsidRPr="001654B8" w:rsidRDefault="001654B8" w:rsidP="005B034A">
      <w:pPr>
        <w:spacing w:after="0" w:line="240" w:lineRule="auto"/>
      </w:pPr>
    </w:p>
    <w:p w14:paraId="7654AA44" w14:textId="28223F8F" w:rsidR="00973779" w:rsidRDefault="0097054C" w:rsidP="005B034A">
      <w:pPr>
        <w:pStyle w:val="Subtitle"/>
        <w:spacing w:after="0" w:line="240" w:lineRule="auto"/>
        <w:rPr>
          <w:rFonts w:hint="eastAsia"/>
        </w:rPr>
      </w:pPr>
      <w:r>
        <w:t>Simulation Strategy</w:t>
      </w:r>
      <w:r w:rsidR="00B820F8">
        <w:t xml:space="preserve"> (~40 minutes)</w:t>
      </w:r>
    </w:p>
    <w:p w14:paraId="050B2370" w14:textId="77777777" w:rsidR="00212D2D" w:rsidRPr="00212D2D" w:rsidRDefault="00212D2D" w:rsidP="00212D2D"/>
    <w:p w14:paraId="49D0E483" w14:textId="4E7092A2" w:rsidR="00973779" w:rsidRDefault="18782E91" w:rsidP="005B034A">
      <w:pPr>
        <w:spacing w:after="0" w:line="240" w:lineRule="auto"/>
        <w:rPr>
          <w:rFonts w:ascii="Aptos" w:eastAsia="Aptos" w:hAnsi="Aptos" w:cs="Aptos"/>
        </w:rPr>
      </w:pPr>
      <w:r w:rsidRPr="37D39244">
        <w:rPr>
          <w:rFonts w:ascii="Aptos" w:eastAsia="Aptos" w:hAnsi="Aptos" w:cs="Aptos"/>
        </w:rPr>
        <w:t>Experts should practice closing as the final part of the resolution loop: confirm the outcome, summarize what was completed, communicate next steps, document accurately, and use approved closing language.</w:t>
      </w:r>
    </w:p>
    <w:p w14:paraId="39B16BD8" w14:textId="77777777" w:rsidR="00212D2D" w:rsidRDefault="00212D2D" w:rsidP="005B034A">
      <w:pPr>
        <w:spacing w:after="0" w:line="240" w:lineRule="auto"/>
      </w:pPr>
    </w:p>
    <w:p w14:paraId="173A3676" w14:textId="1879017F" w:rsidR="00973779" w:rsidRDefault="18782E91" w:rsidP="005B034A">
      <w:pPr>
        <w:spacing w:after="0" w:line="240" w:lineRule="auto"/>
        <w:rPr>
          <w:rFonts w:ascii="Aptos" w:eastAsia="Aptos" w:hAnsi="Aptos" w:cs="Aptos"/>
        </w:rPr>
      </w:pPr>
      <w:r w:rsidRPr="37D39244">
        <w:rPr>
          <w:rFonts w:ascii="Aptos" w:eastAsia="Aptos" w:hAnsi="Aptos" w:cs="Aptos"/>
        </w:rPr>
        <w:t>Simulations should progress from resolution confirmation to three-part close practice and then a full closing sequence with the Expert Workspace session summary.</w:t>
      </w:r>
    </w:p>
    <w:p w14:paraId="21AF7975" w14:textId="77777777" w:rsidR="00212D2D" w:rsidRDefault="00212D2D" w:rsidP="005B034A">
      <w:pPr>
        <w:spacing w:after="0" w:line="240" w:lineRule="auto"/>
        <w:rPr>
          <w:rFonts w:ascii="Aptos" w:eastAsia="Aptos" w:hAnsi="Aptos" w:cs="Aptos"/>
        </w:rPr>
      </w:pPr>
    </w:p>
    <w:p w14:paraId="2CAD4EED" w14:textId="723E2910" w:rsidR="006E1214" w:rsidRDefault="006E1214" w:rsidP="005B034A">
      <w:pPr>
        <w:spacing w:after="0" w:line="240" w:lineRule="auto"/>
      </w:pPr>
      <w:r w:rsidRPr="0062536D">
        <w:rPr>
          <w:rFonts w:ascii="Aptos" w:eastAsia="Aptos" w:hAnsi="Aptos" w:cs="Aptos"/>
          <w:b/>
          <w:bCs/>
        </w:rPr>
        <w:t>Total Strategies</w:t>
      </w:r>
      <w:r w:rsidR="00BA520B">
        <w:rPr>
          <w:rFonts w:ascii="Aptos" w:eastAsia="Aptos" w:hAnsi="Aptos" w:cs="Aptos"/>
          <w:b/>
          <w:bCs/>
        </w:rPr>
        <w:t>:</w:t>
      </w:r>
      <w:r>
        <w:rPr>
          <w:rFonts w:ascii="Aptos" w:eastAsia="Aptos" w:hAnsi="Aptos" w:cs="Aptos"/>
        </w:rPr>
        <w:t xml:space="preserve"> </w:t>
      </w:r>
      <w:r w:rsidR="0062536D">
        <w:rPr>
          <w:rFonts w:ascii="Aptos" w:eastAsia="Aptos" w:hAnsi="Aptos" w:cs="Aptos"/>
        </w:rPr>
        <w:t>5</w:t>
      </w:r>
    </w:p>
    <w:p w14:paraId="479643E3" w14:textId="4F7E1DA4" w:rsidR="00E71C81" w:rsidRDefault="002E4FBD" w:rsidP="005B034A">
      <w:pPr>
        <w:spacing w:after="0" w:line="240" w:lineRule="auto"/>
      </w:pPr>
      <w:r w:rsidRPr="002E4FBD">
        <w:rPr>
          <w:noProof/>
        </w:rPr>
        <w:drawing>
          <wp:inline distT="0" distB="0" distL="0" distR="0" wp14:anchorId="3443F465" wp14:editId="7BDED216">
            <wp:extent cx="5943600" cy="1429385"/>
            <wp:effectExtent l="0" t="0" r="0" b="0"/>
            <wp:docPr id="38938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7935" name=""/>
                    <pic:cNvPicPr/>
                  </pic:nvPicPr>
                  <pic:blipFill>
                    <a:blip r:embed="rId33"/>
                    <a:stretch>
                      <a:fillRect/>
                    </a:stretch>
                  </pic:blipFill>
                  <pic:spPr>
                    <a:xfrm>
                      <a:off x="0" y="0"/>
                      <a:ext cx="5943600" cy="1429385"/>
                    </a:xfrm>
                    <a:prstGeom prst="rect">
                      <a:avLst/>
                    </a:prstGeom>
                  </pic:spPr>
                </pic:pic>
              </a:graphicData>
            </a:graphic>
          </wp:inline>
        </w:drawing>
      </w:r>
    </w:p>
    <w:p w14:paraId="7B3BB667" w14:textId="77777777" w:rsidR="000A38F7" w:rsidRDefault="000A38F7" w:rsidP="005B034A">
      <w:pPr>
        <w:spacing w:after="0" w:line="240" w:lineRule="auto"/>
      </w:pPr>
    </w:p>
    <w:p w14:paraId="31FF0C81" w14:textId="77777777" w:rsidR="000A38F7" w:rsidRPr="00484805" w:rsidRDefault="000A38F7" w:rsidP="005B034A">
      <w:pPr>
        <w:pStyle w:val="Subtitle"/>
        <w:spacing w:after="0" w:line="240" w:lineRule="auto"/>
        <w:rPr>
          <w:rFonts w:hint="eastAsia"/>
        </w:rPr>
      </w:pPr>
      <w:r w:rsidRPr="00484805">
        <w:t>Instructional Design Guidance</w:t>
      </w:r>
    </w:p>
    <w:p w14:paraId="67C85F98" w14:textId="77777777" w:rsidR="00BA520B" w:rsidRDefault="00BA520B" w:rsidP="005B034A">
      <w:pPr>
        <w:spacing w:after="0" w:line="240" w:lineRule="auto"/>
      </w:pPr>
    </w:p>
    <w:p w14:paraId="208F80F7" w14:textId="55BA5128" w:rsidR="000A38F7" w:rsidRPr="00484805" w:rsidRDefault="000A38F7" w:rsidP="005B034A">
      <w:pPr>
        <w:spacing w:after="0" w:line="240" w:lineRule="auto"/>
      </w:pPr>
      <w:r w:rsidRPr="00484805">
        <w:t>For every course within this learning block, instructional designers should define:</w:t>
      </w:r>
    </w:p>
    <w:p w14:paraId="3C533DE0" w14:textId="77777777" w:rsidR="000A38F7" w:rsidRPr="00484805" w:rsidRDefault="000A38F7" w:rsidP="00986EED">
      <w:pPr>
        <w:pStyle w:val="ListParagraph"/>
        <w:numPr>
          <w:ilvl w:val="0"/>
          <w:numId w:val="15"/>
        </w:numPr>
        <w:tabs>
          <w:tab w:val="num" w:pos="720"/>
        </w:tabs>
        <w:spacing w:after="0" w:line="240" w:lineRule="auto"/>
      </w:pPr>
      <w:r w:rsidRPr="00484805">
        <w:t xml:space="preserve">Content: What information is delivered. </w:t>
      </w:r>
    </w:p>
    <w:p w14:paraId="6079926A" w14:textId="77777777" w:rsidR="000A38F7" w:rsidRPr="00484805" w:rsidRDefault="000A38F7" w:rsidP="00986EED">
      <w:pPr>
        <w:pStyle w:val="ListParagraph"/>
        <w:numPr>
          <w:ilvl w:val="0"/>
          <w:numId w:val="15"/>
        </w:numPr>
        <w:tabs>
          <w:tab w:val="num" w:pos="720"/>
        </w:tabs>
        <w:spacing w:after="0" w:line="240" w:lineRule="auto"/>
      </w:pPr>
      <w:r w:rsidRPr="00484805">
        <w:t xml:space="preserve">Modality: How the learning is delivered (ILT, CBT, simulation, activity, etc.). </w:t>
      </w:r>
    </w:p>
    <w:p w14:paraId="32F2D6C2" w14:textId="77777777" w:rsidR="000A38F7" w:rsidRPr="00484805" w:rsidRDefault="000A38F7" w:rsidP="00986EED">
      <w:pPr>
        <w:pStyle w:val="ListParagraph"/>
        <w:numPr>
          <w:ilvl w:val="0"/>
          <w:numId w:val="15"/>
        </w:numPr>
        <w:tabs>
          <w:tab w:val="num" w:pos="720"/>
        </w:tabs>
        <w:spacing w:after="0" w:line="240" w:lineRule="auto"/>
      </w:pPr>
      <w:r w:rsidRPr="00484805">
        <w:t xml:space="preserve">Practice: How Experts apply the knowledge or skill. </w:t>
      </w:r>
    </w:p>
    <w:p w14:paraId="292599AF" w14:textId="77777777" w:rsidR="000A38F7" w:rsidRPr="00484805" w:rsidRDefault="000A38F7" w:rsidP="00986EED">
      <w:pPr>
        <w:pStyle w:val="ListParagraph"/>
        <w:numPr>
          <w:ilvl w:val="0"/>
          <w:numId w:val="15"/>
        </w:numPr>
        <w:tabs>
          <w:tab w:val="num" w:pos="720"/>
        </w:tabs>
        <w:spacing w:after="0" w:line="240" w:lineRule="auto"/>
      </w:pPr>
      <w:r w:rsidRPr="00484805">
        <w:t xml:space="preserve">Performance Check: How proficiency is demonstrated. </w:t>
      </w:r>
    </w:p>
    <w:p w14:paraId="228593CF" w14:textId="77777777" w:rsidR="000A38F7" w:rsidRPr="00484805" w:rsidRDefault="000A38F7" w:rsidP="00986EED">
      <w:pPr>
        <w:pStyle w:val="ListParagraph"/>
        <w:numPr>
          <w:ilvl w:val="0"/>
          <w:numId w:val="15"/>
        </w:numPr>
        <w:tabs>
          <w:tab w:val="num" w:pos="720"/>
        </w:tabs>
        <w:spacing w:after="0" w:line="240" w:lineRule="auto"/>
      </w:pPr>
      <w:r w:rsidRPr="00484805">
        <w:t>Minimum Readiness Criteria: The observable behaviors or outcomes required before progressing to the next learning block.</w:t>
      </w:r>
    </w:p>
    <w:p w14:paraId="4E807B17" w14:textId="77777777" w:rsidR="000A38F7" w:rsidRPr="00E71C81" w:rsidRDefault="000A38F7" w:rsidP="005B034A">
      <w:pPr>
        <w:spacing w:after="0" w:line="240" w:lineRule="auto"/>
      </w:pPr>
    </w:p>
    <w:p w14:paraId="54FC5F7D" w14:textId="26BACCAC" w:rsidR="00F2184C" w:rsidRDefault="00F2184C">
      <w:pPr>
        <w:spacing w:after="0" w:line="240" w:lineRule="auto"/>
        <w:rPr>
          <w:rFonts w:hint="eastAsia"/>
        </w:rPr>
        <w:pPrChange w:id="82" w:author="Avery, Holly" w:date="2026-07-21T15:29:00Z" w16du:dateUtc="2026-07-21T20:29:00Z">
          <w:pPr>
            <w:pStyle w:val="Heading2"/>
          </w:pPr>
        </w:pPrChange>
      </w:pPr>
    </w:p>
    <w:p w14:paraId="34CC4B81" w14:textId="40F4BB4E" w:rsidR="00F2184C" w:rsidRPr="007D09F6" w:rsidRDefault="00F2184C" w:rsidP="005B034A">
      <w:pPr>
        <w:pStyle w:val="Heading2"/>
        <w:spacing w:before="0" w:after="0" w:line="240" w:lineRule="auto"/>
        <w:rPr>
          <w:rFonts w:hint="eastAsia"/>
          <w:u w:val="single"/>
        </w:rPr>
      </w:pPr>
      <w:bookmarkStart w:id="83" w:name="_Learning_Block:_Training"/>
      <w:bookmarkStart w:id="84" w:name="_Toc236830922"/>
      <w:bookmarkEnd w:id="83"/>
      <w:r w:rsidRPr="007D09F6">
        <w:rPr>
          <w:u w:val="single"/>
        </w:rPr>
        <w:t>Learning Block</w:t>
      </w:r>
      <w:r w:rsidR="00567E1A" w:rsidRPr="007D09F6">
        <w:rPr>
          <w:u w:val="single"/>
        </w:rPr>
        <w:t xml:space="preserve"> 16</w:t>
      </w:r>
      <w:r w:rsidRPr="007D09F6">
        <w:rPr>
          <w:u w:val="single"/>
        </w:rPr>
        <w:t xml:space="preserve">: </w:t>
      </w:r>
      <w:r w:rsidR="008F221C">
        <w:rPr>
          <w:u w:val="single"/>
        </w:rPr>
        <w:t>Expert Readiness- Training Closing</w:t>
      </w:r>
      <w:bookmarkEnd w:id="84"/>
    </w:p>
    <w:p w14:paraId="0E6FED33" w14:textId="77777777" w:rsidR="00BA520B" w:rsidRDefault="00BA520B" w:rsidP="005B034A">
      <w:pPr>
        <w:pStyle w:val="Subtitle"/>
        <w:spacing w:after="0" w:line="240" w:lineRule="auto"/>
        <w:rPr>
          <w:rFonts w:hint="eastAsia"/>
        </w:rPr>
      </w:pPr>
    </w:p>
    <w:p w14:paraId="71647BF6" w14:textId="0D0831EC" w:rsidR="00553AA2" w:rsidRDefault="00553AA2" w:rsidP="005B034A">
      <w:pPr>
        <w:pStyle w:val="Subtitle"/>
        <w:spacing w:after="0" w:line="240" w:lineRule="auto"/>
        <w:rPr>
          <w:rFonts w:hint="eastAsia"/>
        </w:rPr>
      </w:pPr>
      <w:r>
        <w:t>Purpose of the Learning Block</w:t>
      </w:r>
    </w:p>
    <w:p w14:paraId="42049D68" w14:textId="77777777" w:rsidR="00BA520B" w:rsidRDefault="00BA520B" w:rsidP="005B034A">
      <w:pPr>
        <w:spacing w:after="0" w:line="240" w:lineRule="auto"/>
      </w:pPr>
    </w:p>
    <w:p w14:paraId="79A0868F" w14:textId="76EB756C" w:rsidR="6EBA9768" w:rsidRDefault="00D95923" w:rsidP="005B034A">
      <w:pPr>
        <w:spacing w:after="0" w:line="240" w:lineRule="auto"/>
      </w:pPr>
      <w:r w:rsidRPr="00D95923">
        <w:t xml:space="preserve">The Expert Readiness learning block prepares Experts to transition into live customer interactions by integrating the technical, operational, decision-making, and communication skills developed throughout Ascend. During this block, Experts will learn how to view and track their schedules in Aspect, review the performance metrics against which they will be measured in operations, and complete all required Verizon and client-specific training. Experts will also complete </w:t>
      </w:r>
      <w:r w:rsidRPr="00D95923">
        <w:rPr>
          <w:b/>
          <w:bCs/>
        </w:rPr>
        <w:t>seven final simulations</w:t>
      </w:r>
      <w:r w:rsidRPr="00D95923">
        <w:t xml:space="preserve"> in which they apply the full call flow from greeting and verification through discovery, resolution, documentation, and close. By the end of the block, Experts should be able to adapt to changing customer needs, use approved tools and resources, follow required operational procedures, and demonstrate the judgment, confidence, and end-to-end performance needed to transition to production.</w:t>
      </w:r>
    </w:p>
    <w:p w14:paraId="4CCDDCA8" w14:textId="77777777" w:rsidR="00D95923" w:rsidRDefault="00D95923" w:rsidP="005B034A">
      <w:pPr>
        <w:spacing w:after="0" w:line="240" w:lineRule="auto"/>
      </w:pPr>
    </w:p>
    <w:p w14:paraId="2149E1EE" w14:textId="070DADD5" w:rsidR="00553AA2" w:rsidRDefault="00553AA2" w:rsidP="005B034A">
      <w:pPr>
        <w:pStyle w:val="Subtitle"/>
        <w:spacing w:after="0" w:line="240" w:lineRule="auto"/>
        <w:rPr>
          <w:rFonts w:hint="eastAsia"/>
        </w:rPr>
      </w:pPr>
      <w:r>
        <w:t>Learning Objectives</w:t>
      </w:r>
    </w:p>
    <w:p w14:paraId="0B7B9475" w14:textId="77777777" w:rsidR="00BA520B" w:rsidRDefault="00BA520B" w:rsidP="005B034A">
      <w:pPr>
        <w:spacing w:after="0" w:line="240" w:lineRule="auto"/>
      </w:pPr>
    </w:p>
    <w:p w14:paraId="7532DC26" w14:textId="46176B48" w:rsidR="007D6C46" w:rsidRPr="007D6C46" w:rsidRDefault="007D6C46" w:rsidP="005B034A">
      <w:pPr>
        <w:spacing w:after="0" w:line="240" w:lineRule="auto"/>
      </w:pPr>
      <w:r w:rsidRPr="007D6C46">
        <w:t>During this learning block, Experts will:</w:t>
      </w:r>
    </w:p>
    <w:p w14:paraId="3B3496AA" w14:textId="77777777" w:rsidR="007D6C46" w:rsidRPr="007D6C46" w:rsidRDefault="007D6C46" w:rsidP="00986EED">
      <w:pPr>
        <w:pStyle w:val="ListParagraph"/>
        <w:numPr>
          <w:ilvl w:val="0"/>
          <w:numId w:val="117"/>
        </w:numPr>
        <w:spacing w:after="0" w:line="240" w:lineRule="auto"/>
      </w:pPr>
      <w:r w:rsidRPr="007D6C46">
        <w:t xml:space="preserve">Navigate Aspect to view their assigned schedule and submit schedule-related requests using the approved process. </w:t>
      </w:r>
    </w:p>
    <w:p w14:paraId="6B84D125" w14:textId="77777777" w:rsidR="007D6C46" w:rsidRPr="007D6C46" w:rsidRDefault="007D6C46" w:rsidP="00986EED">
      <w:pPr>
        <w:pStyle w:val="ListParagraph"/>
        <w:numPr>
          <w:ilvl w:val="0"/>
          <w:numId w:val="117"/>
        </w:numPr>
        <w:spacing w:after="0" w:line="240" w:lineRule="auto"/>
      </w:pPr>
      <w:r w:rsidRPr="007D6C46">
        <w:t xml:space="preserve">Review the performance metrics used in operations and explain what aspect of Expert performance each metric measures, without being required to recall specific performance goals. </w:t>
      </w:r>
    </w:p>
    <w:p w14:paraId="61586D07" w14:textId="77777777" w:rsidR="007D6C46" w:rsidRPr="007D6C46" w:rsidRDefault="007D6C46" w:rsidP="00986EED">
      <w:pPr>
        <w:pStyle w:val="ListParagraph"/>
        <w:numPr>
          <w:ilvl w:val="0"/>
          <w:numId w:val="117"/>
        </w:numPr>
        <w:spacing w:after="0" w:line="240" w:lineRule="auto"/>
      </w:pPr>
      <w:r w:rsidRPr="007D6C46">
        <w:t xml:space="preserve">Register their Verizon credentials with their assigned YubiKey and use it to access required Verizon tools. </w:t>
      </w:r>
    </w:p>
    <w:p w14:paraId="185B97A9" w14:textId="77777777" w:rsidR="007D6C46" w:rsidRPr="007D6C46" w:rsidRDefault="007D6C46" w:rsidP="00986EED">
      <w:pPr>
        <w:pStyle w:val="ListParagraph"/>
        <w:numPr>
          <w:ilvl w:val="0"/>
          <w:numId w:val="117"/>
        </w:numPr>
        <w:spacing w:after="0" w:line="240" w:lineRule="auto"/>
      </w:pPr>
      <w:r w:rsidRPr="007D6C46">
        <w:t xml:space="preserve">Identify the approved support process for a lost or unavailable YubiKey, including contacting their Coach for assistance. </w:t>
      </w:r>
    </w:p>
    <w:p w14:paraId="0CD5FA60" w14:textId="77777777" w:rsidR="007D6C46" w:rsidRPr="007D6C46" w:rsidRDefault="007D6C46" w:rsidP="00986EED">
      <w:pPr>
        <w:pStyle w:val="ListParagraph"/>
        <w:numPr>
          <w:ilvl w:val="0"/>
          <w:numId w:val="117"/>
        </w:numPr>
        <w:spacing w:after="0" w:line="240" w:lineRule="auto"/>
      </w:pPr>
      <w:r w:rsidRPr="007D6C46">
        <w:t xml:space="preserve">Complete all assigned Verizon-required and client-specific training and confirm that each completion is recorded. </w:t>
      </w:r>
    </w:p>
    <w:p w14:paraId="07F2EF66" w14:textId="77777777" w:rsidR="007D6C46" w:rsidRPr="007D6C46" w:rsidRDefault="007D6C46" w:rsidP="00986EED">
      <w:pPr>
        <w:pStyle w:val="ListParagraph"/>
        <w:numPr>
          <w:ilvl w:val="0"/>
          <w:numId w:val="117"/>
        </w:numPr>
        <w:spacing w:after="0" w:line="240" w:lineRule="auto"/>
      </w:pPr>
      <w:r w:rsidRPr="007D6C46">
        <w:t xml:space="preserve">Apply the complete Verizon Tech Coach call flow in seven final simulations, from greeting and verification through discovery, resolution, documentation, and close. </w:t>
      </w:r>
    </w:p>
    <w:p w14:paraId="0DD6CA37" w14:textId="77777777" w:rsidR="007D6C46" w:rsidRPr="007D6C46" w:rsidRDefault="007D6C46" w:rsidP="00986EED">
      <w:pPr>
        <w:pStyle w:val="ListParagraph"/>
        <w:numPr>
          <w:ilvl w:val="0"/>
          <w:numId w:val="117"/>
        </w:numPr>
        <w:spacing w:after="0" w:line="240" w:lineRule="auto"/>
      </w:pPr>
      <w:r w:rsidRPr="007D6C46">
        <w:t xml:space="preserve">Use approved tools, resources, and operational procedures to respond to changing customer needs and make supported decisions during the final simulations. </w:t>
      </w:r>
    </w:p>
    <w:p w14:paraId="04184F44" w14:textId="77777777" w:rsidR="007D6C46" w:rsidRDefault="007D6C46" w:rsidP="00986EED">
      <w:pPr>
        <w:pStyle w:val="ListParagraph"/>
        <w:numPr>
          <w:ilvl w:val="0"/>
          <w:numId w:val="117"/>
        </w:numPr>
        <w:spacing w:after="0" w:line="240" w:lineRule="auto"/>
      </w:pPr>
      <w:r w:rsidRPr="007D6C46">
        <w:t>Demonstrate integrated technical, communication, compliance, documentation, and decision-making skills under realistic call conditions.</w:t>
      </w:r>
    </w:p>
    <w:p w14:paraId="165C3989" w14:textId="77777777" w:rsidR="007D6C46" w:rsidRPr="007D6C46" w:rsidRDefault="007D6C46" w:rsidP="005B034A">
      <w:pPr>
        <w:pStyle w:val="ListParagraph"/>
        <w:spacing w:after="0" w:line="240" w:lineRule="auto"/>
      </w:pPr>
    </w:p>
    <w:p w14:paraId="3EEE2CD6" w14:textId="77777777" w:rsidR="00EC2059" w:rsidRDefault="00EC2059" w:rsidP="005B034A">
      <w:pPr>
        <w:pStyle w:val="Subtitle"/>
        <w:spacing w:after="0" w:line="240" w:lineRule="auto"/>
        <w:rPr>
          <w:rFonts w:hint="eastAsia"/>
        </w:rPr>
      </w:pPr>
      <w:r>
        <w:t>Key Questions Answered</w:t>
      </w:r>
    </w:p>
    <w:p w14:paraId="1EDC0A9E" w14:textId="77777777" w:rsidR="00BA520B" w:rsidRDefault="00BA520B" w:rsidP="005B034A">
      <w:pPr>
        <w:spacing w:after="0" w:line="240" w:lineRule="auto"/>
      </w:pPr>
    </w:p>
    <w:p w14:paraId="047E315F" w14:textId="1EFB042E" w:rsidR="000D0EE4" w:rsidRPr="000D0EE4" w:rsidRDefault="000D0EE4" w:rsidP="005B034A">
      <w:pPr>
        <w:spacing w:after="0" w:line="240" w:lineRule="auto"/>
      </w:pPr>
      <w:r w:rsidRPr="000D0EE4">
        <w:t>The learning block should help Experts answer the following questions:</w:t>
      </w:r>
    </w:p>
    <w:p w14:paraId="01A2DEDD" w14:textId="77777777" w:rsidR="00BA520B" w:rsidRDefault="00BA520B" w:rsidP="005B034A">
      <w:pPr>
        <w:spacing w:after="0" w:line="240" w:lineRule="auto"/>
        <w:rPr>
          <w:b/>
          <w:bCs/>
        </w:rPr>
      </w:pPr>
    </w:p>
    <w:p w14:paraId="7838AD40" w14:textId="7A9001D2" w:rsidR="000D0EE4" w:rsidRPr="000D0EE4" w:rsidRDefault="000D0EE4" w:rsidP="005B034A">
      <w:pPr>
        <w:spacing w:after="0" w:line="240" w:lineRule="auto"/>
        <w:rPr>
          <w:b/>
          <w:bCs/>
        </w:rPr>
      </w:pPr>
      <w:r w:rsidRPr="000D0EE4">
        <w:rPr>
          <w:b/>
          <w:bCs/>
        </w:rPr>
        <w:t>Aspect and Schedule Management</w:t>
      </w:r>
    </w:p>
    <w:p w14:paraId="315B62BE" w14:textId="77777777" w:rsidR="000D0EE4" w:rsidRPr="000D0EE4" w:rsidRDefault="000D0EE4" w:rsidP="00986EED">
      <w:pPr>
        <w:numPr>
          <w:ilvl w:val="0"/>
          <w:numId w:val="113"/>
        </w:numPr>
        <w:spacing w:after="0" w:line="240" w:lineRule="auto"/>
      </w:pPr>
      <w:r w:rsidRPr="000D0EE4">
        <w:t xml:space="preserve">How do Experts view and track their assigned schedule in Aspect? </w:t>
      </w:r>
    </w:p>
    <w:p w14:paraId="19E7DB7B" w14:textId="77777777" w:rsidR="000D0EE4" w:rsidRPr="000D0EE4" w:rsidRDefault="000D0EE4" w:rsidP="00986EED">
      <w:pPr>
        <w:numPr>
          <w:ilvl w:val="0"/>
          <w:numId w:val="113"/>
        </w:numPr>
        <w:spacing w:after="0" w:line="240" w:lineRule="auto"/>
      </w:pPr>
      <w:r w:rsidRPr="000D0EE4">
        <w:t xml:space="preserve">How do Experts submit schedule-related requests using the approved process? </w:t>
      </w:r>
    </w:p>
    <w:p w14:paraId="6EDBC9F5" w14:textId="77777777" w:rsidR="000D0EE4" w:rsidRPr="000D0EE4" w:rsidRDefault="000D0EE4" w:rsidP="00986EED">
      <w:pPr>
        <w:numPr>
          <w:ilvl w:val="0"/>
          <w:numId w:val="113"/>
        </w:numPr>
        <w:spacing w:after="0" w:line="240" w:lineRule="auto"/>
      </w:pPr>
      <w:r w:rsidRPr="000D0EE4">
        <w:t xml:space="preserve">What should Experts do when schedule information is incorrect, unavailable, or does not match expectations? </w:t>
      </w:r>
    </w:p>
    <w:p w14:paraId="6DAFE723" w14:textId="77777777" w:rsidR="00BA520B" w:rsidRDefault="00BA520B" w:rsidP="005B034A">
      <w:pPr>
        <w:spacing w:after="0" w:line="240" w:lineRule="auto"/>
        <w:rPr>
          <w:b/>
          <w:bCs/>
        </w:rPr>
      </w:pPr>
    </w:p>
    <w:p w14:paraId="00DFB8C4" w14:textId="604C6447" w:rsidR="000D0EE4" w:rsidRPr="000D0EE4" w:rsidRDefault="000D0EE4" w:rsidP="005B034A">
      <w:pPr>
        <w:spacing w:after="0" w:line="240" w:lineRule="auto"/>
        <w:rPr>
          <w:b/>
          <w:bCs/>
        </w:rPr>
      </w:pPr>
      <w:r w:rsidRPr="000D0EE4">
        <w:rPr>
          <w:b/>
          <w:bCs/>
        </w:rPr>
        <w:t>Performance Metrics</w:t>
      </w:r>
    </w:p>
    <w:p w14:paraId="21BFD4F4" w14:textId="77777777" w:rsidR="000D0EE4" w:rsidRPr="000D0EE4" w:rsidRDefault="000D0EE4" w:rsidP="00986EED">
      <w:pPr>
        <w:numPr>
          <w:ilvl w:val="0"/>
          <w:numId w:val="114"/>
        </w:numPr>
        <w:spacing w:after="0" w:line="240" w:lineRule="auto"/>
      </w:pPr>
      <w:r w:rsidRPr="000D0EE4">
        <w:t xml:space="preserve">What performance metrics will be used to evaluate Experts in operations? </w:t>
      </w:r>
    </w:p>
    <w:p w14:paraId="57594C63" w14:textId="77777777" w:rsidR="000D0EE4" w:rsidRPr="000D0EE4" w:rsidRDefault="000D0EE4" w:rsidP="00986EED">
      <w:pPr>
        <w:numPr>
          <w:ilvl w:val="0"/>
          <w:numId w:val="114"/>
        </w:numPr>
        <w:spacing w:after="0" w:line="240" w:lineRule="auto"/>
      </w:pPr>
      <w:r w:rsidRPr="000D0EE4">
        <w:t xml:space="preserve">What aspect of Expert performance does each metric measure? </w:t>
      </w:r>
    </w:p>
    <w:p w14:paraId="17D45CB4" w14:textId="77777777" w:rsidR="000D0EE4" w:rsidRPr="000D0EE4" w:rsidRDefault="000D0EE4" w:rsidP="00986EED">
      <w:pPr>
        <w:numPr>
          <w:ilvl w:val="0"/>
          <w:numId w:val="114"/>
        </w:numPr>
        <w:spacing w:after="0" w:line="240" w:lineRule="auto"/>
      </w:pPr>
      <w:r w:rsidRPr="000D0EE4">
        <w:t xml:space="preserve">How can Experts use metric information, feedback, and coaching to understand and improve their performance? </w:t>
      </w:r>
    </w:p>
    <w:p w14:paraId="48F52262" w14:textId="77777777" w:rsidR="000D0EE4" w:rsidRPr="000D0EE4" w:rsidRDefault="000D0EE4" w:rsidP="00986EED">
      <w:pPr>
        <w:numPr>
          <w:ilvl w:val="0"/>
          <w:numId w:val="114"/>
        </w:numPr>
        <w:spacing w:after="0" w:line="240" w:lineRule="auto"/>
      </w:pPr>
      <w:r w:rsidRPr="000D0EE4">
        <w:t xml:space="preserve">Where can Experts locate their performance information once they transition to operations? </w:t>
      </w:r>
    </w:p>
    <w:p w14:paraId="772B420D" w14:textId="77777777" w:rsidR="00BA520B" w:rsidRDefault="00BA520B" w:rsidP="005B034A">
      <w:pPr>
        <w:spacing w:after="0" w:line="240" w:lineRule="auto"/>
        <w:rPr>
          <w:b/>
          <w:bCs/>
        </w:rPr>
      </w:pPr>
    </w:p>
    <w:p w14:paraId="7F34DDE4" w14:textId="10430BE0" w:rsidR="000D0EE4" w:rsidRPr="000D0EE4" w:rsidRDefault="000D0EE4" w:rsidP="005B034A">
      <w:pPr>
        <w:spacing w:after="0" w:line="240" w:lineRule="auto"/>
        <w:rPr>
          <w:b/>
          <w:bCs/>
        </w:rPr>
      </w:pPr>
      <w:r w:rsidRPr="000D0EE4">
        <w:rPr>
          <w:b/>
          <w:bCs/>
        </w:rPr>
        <w:t>Verizon-Required Training</w:t>
      </w:r>
    </w:p>
    <w:p w14:paraId="2A31814B" w14:textId="77777777" w:rsidR="000D0EE4" w:rsidRPr="000D0EE4" w:rsidRDefault="000D0EE4" w:rsidP="00986EED">
      <w:pPr>
        <w:numPr>
          <w:ilvl w:val="0"/>
          <w:numId w:val="115"/>
        </w:numPr>
        <w:spacing w:after="0" w:line="240" w:lineRule="auto"/>
      </w:pPr>
      <w:r w:rsidRPr="000D0EE4">
        <w:t xml:space="preserve">Which Verizon-required and client-specific courses must Experts complete before transitioning from training? </w:t>
      </w:r>
    </w:p>
    <w:p w14:paraId="4839F1B0" w14:textId="77777777" w:rsidR="000D0EE4" w:rsidRPr="000D0EE4" w:rsidRDefault="000D0EE4" w:rsidP="00986EED">
      <w:pPr>
        <w:numPr>
          <w:ilvl w:val="0"/>
          <w:numId w:val="115"/>
        </w:numPr>
        <w:spacing w:after="0" w:line="240" w:lineRule="auto"/>
      </w:pPr>
      <w:r w:rsidRPr="000D0EE4">
        <w:t xml:space="preserve">How do Experts access and complete their assigned courses? </w:t>
      </w:r>
    </w:p>
    <w:p w14:paraId="62F0D7CF" w14:textId="77777777" w:rsidR="00BA520B" w:rsidRDefault="00BA520B" w:rsidP="005B034A">
      <w:pPr>
        <w:spacing w:after="0" w:line="240" w:lineRule="auto"/>
        <w:rPr>
          <w:b/>
          <w:bCs/>
        </w:rPr>
      </w:pPr>
    </w:p>
    <w:p w14:paraId="5298299E" w14:textId="5191D6F8" w:rsidR="000D0EE4" w:rsidRPr="000D0EE4" w:rsidRDefault="000D0EE4" w:rsidP="005B034A">
      <w:pPr>
        <w:spacing w:after="0" w:line="240" w:lineRule="auto"/>
        <w:rPr>
          <w:b/>
          <w:bCs/>
        </w:rPr>
      </w:pPr>
      <w:r w:rsidRPr="000D0EE4">
        <w:rPr>
          <w:b/>
          <w:bCs/>
        </w:rPr>
        <w:t>Final Simulations and Call Flow Integration</w:t>
      </w:r>
    </w:p>
    <w:p w14:paraId="328162B9" w14:textId="77777777" w:rsidR="000D0EE4" w:rsidRPr="000D0EE4" w:rsidRDefault="000D0EE4" w:rsidP="00986EED">
      <w:pPr>
        <w:numPr>
          <w:ilvl w:val="0"/>
          <w:numId w:val="116"/>
        </w:numPr>
        <w:spacing w:after="0" w:line="240" w:lineRule="auto"/>
      </w:pPr>
      <w:r w:rsidRPr="000D0EE4">
        <w:t xml:space="preserve">What skills must Experts demonstrate across the seven final simulations? </w:t>
      </w:r>
    </w:p>
    <w:p w14:paraId="28B52242" w14:textId="77777777" w:rsidR="000D0EE4" w:rsidRPr="000D0EE4" w:rsidRDefault="000D0EE4" w:rsidP="00986EED">
      <w:pPr>
        <w:numPr>
          <w:ilvl w:val="0"/>
          <w:numId w:val="116"/>
        </w:numPr>
        <w:spacing w:after="0" w:line="240" w:lineRule="auto"/>
      </w:pPr>
      <w:r w:rsidRPr="000D0EE4">
        <w:t xml:space="preserve">How do Experts apply the complete call flow from greeting and verification through discovery, resolution, documentation, and close? </w:t>
      </w:r>
    </w:p>
    <w:p w14:paraId="47F009A7" w14:textId="77777777" w:rsidR="000D0EE4" w:rsidRPr="000D0EE4" w:rsidRDefault="000D0EE4" w:rsidP="00986EED">
      <w:pPr>
        <w:numPr>
          <w:ilvl w:val="0"/>
          <w:numId w:val="116"/>
        </w:numPr>
        <w:spacing w:after="0" w:line="240" w:lineRule="auto"/>
      </w:pPr>
      <w:r w:rsidRPr="000D0EE4">
        <w:t xml:space="preserve">How do Experts select and use approved tools and resources during an end-to-end customer interaction? </w:t>
      </w:r>
    </w:p>
    <w:p w14:paraId="5EAF370A" w14:textId="77777777" w:rsidR="000D0EE4" w:rsidRPr="000D0EE4" w:rsidRDefault="000D0EE4" w:rsidP="00986EED">
      <w:pPr>
        <w:numPr>
          <w:ilvl w:val="0"/>
          <w:numId w:val="116"/>
        </w:numPr>
        <w:spacing w:after="0" w:line="240" w:lineRule="auto"/>
      </w:pPr>
      <w:r w:rsidRPr="000D0EE4">
        <w:t xml:space="preserve">How do Experts adapt when customer needs, tool results, or the expected support path changes? </w:t>
      </w:r>
    </w:p>
    <w:p w14:paraId="02DF5FA4" w14:textId="77777777" w:rsidR="000D0EE4" w:rsidRPr="000D0EE4" w:rsidRDefault="000D0EE4" w:rsidP="00986EED">
      <w:pPr>
        <w:numPr>
          <w:ilvl w:val="0"/>
          <w:numId w:val="116"/>
        </w:numPr>
        <w:spacing w:after="0" w:line="240" w:lineRule="auto"/>
      </w:pPr>
      <w:r w:rsidRPr="000D0EE4">
        <w:t xml:space="preserve">How do Experts demonstrate technical accuracy, customer communication, compliance, documentation, and sound decision-making within the same interaction? </w:t>
      </w:r>
    </w:p>
    <w:p w14:paraId="1A69A802" w14:textId="7CB7423F" w:rsidR="2133DBF4" w:rsidRDefault="2133DBF4" w:rsidP="005B034A">
      <w:pPr>
        <w:spacing w:after="0" w:line="240" w:lineRule="auto"/>
      </w:pPr>
    </w:p>
    <w:p w14:paraId="4CC8FB33" w14:textId="4905E4BB" w:rsidR="00553AA2" w:rsidRDefault="00A15EE1" w:rsidP="005B034A">
      <w:pPr>
        <w:pStyle w:val="Subtitle"/>
        <w:spacing w:after="0" w:line="240" w:lineRule="auto"/>
        <w:rPr>
          <w:rFonts w:hint="eastAsia"/>
        </w:rPr>
      </w:pPr>
      <w:r>
        <w:t>Core Capabilities</w:t>
      </w:r>
    </w:p>
    <w:p w14:paraId="68AC0C99" w14:textId="77777777" w:rsidR="00BA520B" w:rsidRDefault="00BA520B" w:rsidP="005B034A">
      <w:pPr>
        <w:spacing w:after="0" w:line="240" w:lineRule="auto"/>
        <w:rPr>
          <w:rFonts w:eastAsia="Times New Roman" w:cs="Times New Roman"/>
          <w:kern w:val="0"/>
          <w14:ligatures w14:val="none"/>
        </w:rPr>
      </w:pPr>
    </w:p>
    <w:p w14:paraId="26D37956" w14:textId="4C9419BC" w:rsidR="00B451D7" w:rsidRDefault="00B451D7" w:rsidP="005B034A">
      <w:pPr>
        <w:spacing w:after="0" w:line="240" w:lineRule="auto"/>
        <w:rPr>
          <w:rFonts w:eastAsia="Times New Roman" w:cs="Times New Roman"/>
          <w:kern w:val="0"/>
          <w14:ligatures w14:val="none"/>
        </w:rPr>
      </w:pPr>
      <w:r w:rsidRPr="00B451D7">
        <w:rPr>
          <w:rFonts w:eastAsia="Times New Roman" w:cs="Times New Roman"/>
          <w:kern w:val="0"/>
          <w14:ligatures w14:val="none"/>
        </w:rPr>
        <w:t>Upon successful completion of this learning block, Experts are prepared to:</w:t>
      </w:r>
    </w:p>
    <w:p w14:paraId="71BF7390" w14:textId="77777777" w:rsidR="00BA520B" w:rsidRPr="00B451D7" w:rsidRDefault="00BA520B" w:rsidP="005B034A">
      <w:pPr>
        <w:spacing w:after="0" w:line="240" w:lineRule="auto"/>
        <w:rPr>
          <w:rFonts w:eastAsia="Times New Roman" w:cs="Times New Roman"/>
          <w:kern w:val="0"/>
          <w14:ligatures w14:val="none"/>
        </w:rPr>
      </w:pPr>
    </w:p>
    <w:p w14:paraId="19E29B3B" w14:textId="77777777" w:rsidR="00B451D7" w:rsidRPr="00B451D7" w:rsidRDefault="00B451D7" w:rsidP="00986EED">
      <w:pPr>
        <w:numPr>
          <w:ilvl w:val="0"/>
          <w:numId w:val="143"/>
        </w:numPr>
        <w:spacing w:after="0" w:line="240" w:lineRule="auto"/>
        <w:rPr>
          <w:rFonts w:eastAsia="Times New Roman" w:cs="Times New Roman"/>
          <w:kern w:val="0"/>
          <w14:ligatures w14:val="none"/>
        </w:rPr>
      </w:pPr>
      <w:r w:rsidRPr="00B451D7">
        <w:rPr>
          <w:rFonts w:eastAsia="Times New Roman" w:cs="Times New Roman"/>
          <w:kern w:val="0"/>
          <w14:ligatures w14:val="none"/>
        </w:rPr>
        <w:t>Manage complete customer interactions by integrating the communication, troubleshooting, tool usage, decision making, documentation, and sales capabilities developed throughout Launchpad.</w:t>
      </w:r>
    </w:p>
    <w:p w14:paraId="2569E8BF" w14:textId="77777777" w:rsidR="00B451D7" w:rsidRPr="00B451D7" w:rsidRDefault="00B451D7" w:rsidP="00986EED">
      <w:pPr>
        <w:numPr>
          <w:ilvl w:val="0"/>
          <w:numId w:val="143"/>
        </w:numPr>
        <w:spacing w:after="0" w:line="240" w:lineRule="auto"/>
        <w:rPr>
          <w:rFonts w:eastAsia="Times New Roman" w:cs="Times New Roman"/>
          <w:kern w:val="0"/>
          <w14:ligatures w14:val="none"/>
        </w:rPr>
      </w:pPr>
      <w:r w:rsidRPr="00B451D7">
        <w:rPr>
          <w:rFonts w:eastAsia="Times New Roman" w:cs="Times New Roman"/>
          <w:kern w:val="0"/>
          <w14:ligatures w14:val="none"/>
        </w:rPr>
        <w:t>Adapt customer interactions based on changing customer needs, operational requirements, and business processes while maintaining ownership and customer confidence.</w:t>
      </w:r>
    </w:p>
    <w:p w14:paraId="6B12B7B5" w14:textId="77777777" w:rsidR="00B451D7" w:rsidRPr="00B451D7" w:rsidRDefault="00B451D7" w:rsidP="00986EED">
      <w:pPr>
        <w:numPr>
          <w:ilvl w:val="0"/>
          <w:numId w:val="143"/>
        </w:numPr>
        <w:spacing w:after="0" w:line="240" w:lineRule="auto"/>
        <w:rPr>
          <w:rFonts w:eastAsia="Times New Roman" w:cs="Times New Roman"/>
          <w:kern w:val="0"/>
          <w14:ligatures w14:val="none"/>
        </w:rPr>
      </w:pPr>
      <w:r w:rsidRPr="00B451D7">
        <w:rPr>
          <w:rFonts w:eastAsia="Times New Roman" w:cs="Times New Roman"/>
          <w:kern w:val="0"/>
          <w14:ligatures w14:val="none"/>
        </w:rPr>
        <w:t>Apply professional judgment to determine the appropriate support path, including troubleshooting, escalation, transfer, documentation, and sales opportunities.</w:t>
      </w:r>
    </w:p>
    <w:p w14:paraId="481E902B" w14:textId="77777777" w:rsidR="00B451D7" w:rsidRPr="00B451D7" w:rsidRDefault="00B451D7" w:rsidP="00986EED">
      <w:pPr>
        <w:numPr>
          <w:ilvl w:val="0"/>
          <w:numId w:val="143"/>
        </w:numPr>
        <w:spacing w:after="0" w:line="240" w:lineRule="auto"/>
        <w:rPr>
          <w:rFonts w:eastAsia="Times New Roman" w:cs="Times New Roman"/>
          <w:kern w:val="0"/>
          <w14:ligatures w14:val="none"/>
        </w:rPr>
      </w:pPr>
      <w:r w:rsidRPr="00B451D7">
        <w:rPr>
          <w:rFonts w:eastAsia="Times New Roman" w:cs="Times New Roman"/>
          <w:kern w:val="0"/>
          <w14:ligatures w14:val="none"/>
        </w:rPr>
        <w:t>Use approved tools, resources, operational procedures, and scheduling systems to perform successfully within the production environment.</w:t>
      </w:r>
    </w:p>
    <w:p w14:paraId="578D8D5F" w14:textId="77777777" w:rsidR="00B451D7" w:rsidRPr="00B451D7" w:rsidRDefault="00B451D7" w:rsidP="00986EED">
      <w:pPr>
        <w:numPr>
          <w:ilvl w:val="0"/>
          <w:numId w:val="143"/>
        </w:numPr>
        <w:spacing w:after="0" w:line="240" w:lineRule="auto"/>
        <w:rPr>
          <w:rFonts w:eastAsia="Times New Roman" w:cs="Times New Roman"/>
          <w:kern w:val="0"/>
          <w14:ligatures w14:val="none"/>
        </w:rPr>
      </w:pPr>
      <w:r w:rsidRPr="00B451D7">
        <w:rPr>
          <w:rFonts w:eastAsia="Times New Roman" w:cs="Times New Roman"/>
          <w:kern w:val="0"/>
          <w14:ligatures w14:val="none"/>
        </w:rPr>
        <w:t>Demonstrate production readiness by consistently applying the customer interaction model, operational processes, and business expectations across realistic customer scenarios.</w:t>
      </w:r>
    </w:p>
    <w:p w14:paraId="6C7567DA" w14:textId="77777777" w:rsidR="00B451D7" w:rsidRPr="00B451D7" w:rsidRDefault="00B451D7" w:rsidP="00986EED">
      <w:pPr>
        <w:numPr>
          <w:ilvl w:val="0"/>
          <w:numId w:val="143"/>
        </w:numPr>
        <w:spacing w:after="0" w:line="240" w:lineRule="auto"/>
        <w:rPr>
          <w:rFonts w:eastAsia="Times New Roman" w:cs="Times New Roman"/>
          <w:kern w:val="0"/>
          <w14:ligatures w14:val="none"/>
        </w:rPr>
      </w:pPr>
      <w:r w:rsidRPr="00B451D7">
        <w:rPr>
          <w:rFonts w:eastAsia="Times New Roman" w:cs="Times New Roman"/>
          <w:kern w:val="0"/>
          <w14:ligatures w14:val="none"/>
        </w:rPr>
        <w:t>Transition confidently from Launchpad into live production by demonstrating the knowledge, skills, behaviors, and judgment expected of a Verizon Tech Coach Expert.</w:t>
      </w:r>
    </w:p>
    <w:p w14:paraId="0BBE55D7" w14:textId="77777777" w:rsidR="00BA520B" w:rsidRDefault="00BA520B" w:rsidP="005B034A">
      <w:pPr>
        <w:pStyle w:val="Subtitle"/>
        <w:spacing w:after="0" w:line="240" w:lineRule="auto"/>
        <w:rPr>
          <w:rFonts w:hint="eastAsia"/>
        </w:rPr>
      </w:pPr>
    </w:p>
    <w:p w14:paraId="5ADBCB8D" w14:textId="58C153F2" w:rsidR="00A15EE1" w:rsidRDefault="00A15EE1" w:rsidP="005B034A">
      <w:pPr>
        <w:pStyle w:val="Subtitle"/>
        <w:spacing w:after="0" w:line="240" w:lineRule="auto"/>
        <w:rPr>
          <w:rFonts w:hint="eastAsia"/>
        </w:rPr>
      </w:pPr>
      <w:r>
        <w:t>Assessment Methods</w:t>
      </w:r>
    </w:p>
    <w:p w14:paraId="13B2F720" w14:textId="77777777" w:rsidR="00A15EE1" w:rsidRDefault="00A15EE1" w:rsidP="00986EED">
      <w:pPr>
        <w:numPr>
          <w:ilvl w:val="0"/>
          <w:numId w:val="30"/>
        </w:numPr>
        <w:spacing w:after="0" w:line="240" w:lineRule="auto"/>
      </w:pPr>
      <w:r w:rsidRPr="006C363D">
        <w:t xml:space="preserve">Simulation </w:t>
      </w:r>
    </w:p>
    <w:p w14:paraId="53BF2FE9" w14:textId="77777777" w:rsidR="00A15EE1" w:rsidRDefault="00A15EE1" w:rsidP="00986EED">
      <w:pPr>
        <w:numPr>
          <w:ilvl w:val="1"/>
          <w:numId w:val="30"/>
        </w:numPr>
        <w:spacing w:after="0" w:line="240" w:lineRule="auto"/>
      </w:pPr>
      <w:r>
        <w:t>Training Assist</w:t>
      </w:r>
    </w:p>
    <w:p w14:paraId="689DDAB4" w14:textId="77777777" w:rsidR="00A15EE1" w:rsidRDefault="00A15EE1" w:rsidP="00986EED">
      <w:pPr>
        <w:numPr>
          <w:ilvl w:val="1"/>
          <w:numId w:val="30"/>
        </w:numPr>
        <w:spacing w:after="0" w:line="240" w:lineRule="auto"/>
      </w:pPr>
      <w:r>
        <w:t>Assima</w:t>
      </w:r>
    </w:p>
    <w:p w14:paraId="0ADC1C29" w14:textId="77777777" w:rsidR="00A15EE1" w:rsidRDefault="00A15EE1" w:rsidP="00986EED">
      <w:pPr>
        <w:numPr>
          <w:ilvl w:val="2"/>
          <w:numId w:val="30"/>
        </w:numPr>
        <w:spacing w:after="0" w:line="240" w:lineRule="auto"/>
      </w:pPr>
      <w:r>
        <w:t>Expert Workspace</w:t>
      </w:r>
    </w:p>
    <w:p w14:paraId="39311288" w14:textId="60A7B57C" w:rsidR="00A15EE1" w:rsidRDefault="00E46CE4" w:rsidP="00986EED">
      <w:pPr>
        <w:numPr>
          <w:ilvl w:val="2"/>
          <w:numId w:val="30"/>
        </w:numPr>
        <w:spacing w:after="0" w:line="240" w:lineRule="auto"/>
      </w:pPr>
      <w:r>
        <w:t>Guided Flow</w:t>
      </w:r>
    </w:p>
    <w:p w14:paraId="612D32C3" w14:textId="208239A3" w:rsidR="00E46CE4" w:rsidRDefault="00E46CE4" w:rsidP="00986EED">
      <w:pPr>
        <w:numPr>
          <w:ilvl w:val="2"/>
          <w:numId w:val="30"/>
        </w:numPr>
        <w:spacing w:after="0" w:line="240" w:lineRule="auto"/>
      </w:pPr>
      <w:r>
        <w:t>ACSS/TRG</w:t>
      </w:r>
    </w:p>
    <w:p w14:paraId="2AA0C9BE" w14:textId="77777777" w:rsidR="00A15EE1" w:rsidRDefault="00A15EE1" w:rsidP="00986EED">
      <w:pPr>
        <w:numPr>
          <w:ilvl w:val="2"/>
          <w:numId w:val="30"/>
        </w:numPr>
        <w:spacing w:after="0" w:line="240" w:lineRule="auto"/>
      </w:pPr>
      <w:r>
        <w:t>Expert Assist</w:t>
      </w:r>
    </w:p>
    <w:p w14:paraId="75684BCC" w14:textId="77777777" w:rsidR="00A15EE1" w:rsidRPr="002B7CF9" w:rsidRDefault="00A15EE1" w:rsidP="005B034A">
      <w:pPr>
        <w:spacing w:after="0" w:line="240" w:lineRule="auto"/>
      </w:pPr>
    </w:p>
    <w:p w14:paraId="3D30BFC7" w14:textId="77777777" w:rsidR="00A15EE1" w:rsidRDefault="00A15EE1" w:rsidP="005B034A">
      <w:pPr>
        <w:pStyle w:val="Subtitle"/>
        <w:spacing w:after="0" w:line="240" w:lineRule="auto"/>
        <w:rPr>
          <w:rFonts w:hint="eastAsia"/>
        </w:rPr>
      </w:pPr>
      <w:r>
        <w:t>Minimum Performance Expectations</w:t>
      </w:r>
    </w:p>
    <w:p w14:paraId="4EB0547B" w14:textId="77777777" w:rsidR="00BA520B" w:rsidRDefault="00BA520B" w:rsidP="005B034A">
      <w:pPr>
        <w:spacing w:after="0" w:line="240" w:lineRule="auto"/>
      </w:pPr>
    </w:p>
    <w:p w14:paraId="0F697D4F" w14:textId="1FEFD44D" w:rsidR="001E2A6F" w:rsidRPr="001E2A6F" w:rsidRDefault="001E2A6F" w:rsidP="005B034A">
      <w:pPr>
        <w:spacing w:after="0" w:line="240" w:lineRule="auto"/>
      </w:pPr>
      <w:r w:rsidRPr="001E2A6F">
        <w:t>Experts must demonstrate the ability to:</w:t>
      </w:r>
    </w:p>
    <w:p w14:paraId="5CF908C1" w14:textId="77777777" w:rsidR="001E2A6F" w:rsidRPr="001E2A6F" w:rsidRDefault="001E2A6F" w:rsidP="00986EED">
      <w:pPr>
        <w:numPr>
          <w:ilvl w:val="0"/>
          <w:numId w:val="118"/>
        </w:numPr>
        <w:spacing w:after="0" w:line="240" w:lineRule="auto"/>
      </w:pPr>
      <w:r w:rsidRPr="001E2A6F">
        <w:t xml:space="preserve">Successfully complete all </w:t>
      </w:r>
      <w:r w:rsidRPr="001E2A6F">
        <w:rPr>
          <w:b/>
          <w:bCs/>
        </w:rPr>
        <w:t>7 required Production Readiness simulations</w:t>
      </w:r>
      <w:r w:rsidRPr="001E2A6F">
        <w:t xml:space="preserve">, including successful re-demonstration of any skill requiring coaching before progressing. </w:t>
      </w:r>
    </w:p>
    <w:p w14:paraId="59F4115F" w14:textId="77777777" w:rsidR="001E2A6F" w:rsidRPr="001E2A6F" w:rsidRDefault="001E2A6F" w:rsidP="00986EED">
      <w:pPr>
        <w:numPr>
          <w:ilvl w:val="0"/>
          <w:numId w:val="118"/>
        </w:numPr>
        <w:spacing w:after="0" w:line="240" w:lineRule="auto"/>
      </w:pPr>
      <w:r w:rsidRPr="001E2A6F">
        <w:t xml:space="preserve">Correctly identify, prioritize, and address both customer needs in </w:t>
      </w:r>
      <w:r w:rsidRPr="001E2A6F">
        <w:rPr>
          <w:b/>
          <w:bCs/>
        </w:rPr>
        <w:t>2 of 2 multi-need simulations</w:t>
      </w:r>
      <w:r w:rsidRPr="001E2A6F">
        <w:t xml:space="preserve"> involving: </w:t>
      </w:r>
    </w:p>
    <w:p w14:paraId="034B3C76" w14:textId="77777777" w:rsidR="001E2A6F" w:rsidRPr="001E2A6F" w:rsidRDefault="001E2A6F" w:rsidP="00986EED">
      <w:pPr>
        <w:numPr>
          <w:ilvl w:val="1"/>
          <w:numId w:val="118"/>
        </w:numPr>
        <w:spacing w:after="0" w:line="240" w:lineRule="auto"/>
      </w:pPr>
      <w:r w:rsidRPr="001E2A6F">
        <w:t xml:space="preserve">Activation and content transfer. </w:t>
      </w:r>
    </w:p>
    <w:p w14:paraId="785B3143" w14:textId="77777777" w:rsidR="001E2A6F" w:rsidRPr="001E2A6F" w:rsidRDefault="001E2A6F" w:rsidP="00986EED">
      <w:pPr>
        <w:numPr>
          <w:ilvl w:val="1"/>
          <w:numId w:val="118"/>
        </w:numPr>
        <w:spacing w:after="0" w:line="240" w:lineRule="auto"/>
      </w:pPr>
      <w:r w:rsidRPr="001E2A6F">
        <w:t xml:space="preserve">Network and billing concerns. </w:t>
      </w:r>
    </w:p>
    <w:p w14:paraId="5D7DD299" w14:textId="77777777" w:rsidR="001E2A6F" w:rsidRPr="001E2A6F" w:rsidRDefault="001E2A6F" w:rsidP="00986EED">
      <w:pPr>
        <w:numPr>
          <w:ilvl w:val="0"/>
          <w:numId w:val="118"/>
        </w:numPr>
        <w:spacing w:after="0" w:line="240" w:lineRule="auto"/>
      </w:pPr>
      <w:r w:rsidRPr="001E2A6F">
        <w:t xml:space="preserve">Correctly adjust the support path in </w:t>
      </w:r>
      <w:r w:rsidRPr="001E2A6F">
        <w:rPr>
          <w:b/>
          <w:bCs/>
        </w:rPr>
        <w:t>3 of 3 evaluated path-change scenarios</w:t>
      </w:r>
      <w:r w:rsidRPr="001E2A6F">
        <w:t xml:space="preserve"> by: </w:t>
      </w:r>
    </w:p>
    <w:p w14:paraId="3F0520B5" w14:textId="77777777" w:rsidR="001E2A6F" w:rsidRPr="001E2A6F" w:rsidRDefault="001E2A6F" w:rsidP="00986EED">
      <w:pPr>
        <w:numPr>
          <w:ilvl w:val="1"/>
          <w:numId w:val="118"/>
        </w:numPr>
        <w:spacing w:after="0" w:line="240" w:lineRule="auto"/>
      </w:pPr>
      <w:r w:rsidRPr="001E2A6F">
        <w:t xml:space="preserve">Recognizing when an app concern indicates a broader device-performance issue. </w:t>
      </w:r>
    </w:p>
    <w:p w14:paraId="42C49386" w14:textId="77777777" w:rsidR="001E2A6F" w:rsidRPr="001E2A6F" w:rsidRDefault="001E2A6F" w:rsidP="00986EED">
      <w:pPr>
        <w:numPr>
          <w:ilvl w:val="1"/>
          <w:numId w:val="118"/>
        </w:numPr>
        <w:spacing w:after="0" w:line="240" w:lineRule="auto"/>
      </w:pPr>
      <w:r w:rsidRPr="001E2A6F">
        <w:t xml:space="preserve">Continuing discovery and selecting another supported troubleshooting step when the first action fails. </w:t>
      </w:r>
    </w:p>
    <w:p w14:paraId="0A5C585F" w14:textId="77777777" w:rsidR="001E2A6F" w:rsidRPr="001E2A6F" w:rsidRDefault="001E2A6F" w:rsidP="00986EED">
      <w:pPr>
        <w:numPr>
          <w:ilvl w:val="1"/>
          <w:numId w:val="118"/>
        </w:numPr>
        <w:spacing w:after="0" w:line="240" w:lineRule="auto"/>
      </w:pPr>
      <w:r w:rsidRPr="001E2A6F">
        <w:t xml:space="preserve">Pivoting to the appropriate activation path when the initial process does not work. </w:t>
      </w:r>
    </w:p>
    <w:p w14:paraId="13B6DC14" w14:textId="77777777" w:rsidR="001E2A6F" w:rsidRPr="001E2A6F" w:rsidRDefault="001E2A6F" w:rsidP="00986EED">
      <w:pPr>
        <w:numPr>
          <w:ilvl w:val="0"/>
          <w:numId w:val="118"/>
        </w:numPr>
        <w:spacing w:after="0" w:line="240" w:lineRule="auto"/>
      </w:pPr>
      <w:r w:rsidRPr="001E2A6F">
        <w:t xml:space="preserve">Successfully de-escalate the customer in </w:t>
      </w:r>
      <w:r w:rsidRPr="001E2A6F">
        <w:rPr>
          <w:b/>
          <w:bCs/>
        </w:rPr>
        <w:t>1 of 1 evaluated de-escalation scenario</w:t>
      </w:r>
      <w:r w:rsidRPr="001E2A6F">
        <w:t xml:space="preserve"> by acknowledging previous effort, avoiding unnecessary repetition, maintaining ownership, explaining the next action, and continuing support when the first troubleshooting step fails. </w:t>
      </w:r>
    </w:p>
    <w:p w14:paraId="69259B25" w14:textId="77777777" w:rsidR="001E2A6F" w:rsidRPr="001E2A6F" w:rsidRDefault="001E2A6F" w:rsidP="00986EED">
      <w:pPr>
        <w:numPr>
          <w:ilvl w:val="0"/>
          <w:numId w:val="118"/>
        </w:numPr>
        <w:spacing w:after="0" w:line="240" w:lineRule="auto"/>
      </w:pPr>
      <w:r w:rsidRPr="001E2A6F">
        <w:t xml:space="preserve">Use the appropriate Guided Flow, TRG, ACSS, Expert Assist, and other approved resources in </w:t>
      </w:r>
      <w:r w:rsidRPr="001E2A6F">
        <w:rPr>
          <w:b/>
          <w:bCs/>
        </w:rPr>
        <w:t>100% of applicable final simulations</w:t>
      </w:r>
      <w:r w:rsidRPr="001E2A6F">
        <w:t xml:space="preserve"> without skipping required prompts, guessing, or relying on unsupported workarounds. </w:t>
      </w:r>
    </w:p>
    <w:p w14:paraId="62BDB6E7" w14:textId="77777777" w:rsidR="001E2A6F" w:rsidRPr="001E2A6F" w:rsidRDefault="001E2A6F" w:rsidP="00986EED">
      <w:pPr>
        <w:numPr>
          <w:ilvl w:val="0"/>
          <w:numId w:val="118"/>
        </w:numPr>
        <w:spacing w:after="0" w:line="240" w:lineRule="auto"/>
      </w:pPr>
      <w:r w:rsidRPr="001E2A6F">
        <w:t xml:space="preserve">Successfully complete all </w:t>
      </w:r>
      <w:r w:rsidRPr="001E2A6F">
        <w:rPr>
          <w:b/>
          <w:bCs/>
        </w:rPr>
        <w:t>3 Readiness Gate simulations with a score of at least 85% on each</w:t>
      </w:r>
      <w:r w:rsidRPr="001E2A6F">
        <w:t xml:space="preserve">, without Trainer guidance, corrective hints, or intervention. </w:t>
      </w:r>
    </w:p>
    <w:p w14:paraId="231E9B4E" w14:textId="77777777" w:rsidR="001E2A6F" w:rsidRPr="001E2A6F" w:rsidRDefault="001E2A6F" w:rsidP="00986EED">
      <w:pPr>
        <w:numPr>
          <w:ilvl w:val="0"/>
          <w:numId w:val="118"/>
        </w:numPr>
        <w:spacing w:after="0" w:line="240" w:lineRule="auto"/>
      </w:pPr>
      <w:r w:rsidRPr="001E2A6F">
        <w:t xml:space="preserve">Successfully demonstrate the complete applicable call flow in </w:t>
      </w:r>
      <w:r w:rsidRPr="001E2A6F">
        <w:rPr>
          <w:b/>
          <w:bCs/>
        </w:rPr>
        <w:t>3 of 3 Readiness Gate simulations</w:t>
      </w:r>
      <w:r w:rsidRPr="001E2A6F">
        <w:t xml:space="preserve"> by: </w:t>
      </w:r>
    </w:p>
    <w:p w14:paraId="6838BB93" w14:textId="77777777" w:rsidR="001E2A6F" w:rsidRPr="001E2A6F" w:rsidRDefault="001E2A6F" w:rsidP="00986EED">
      <w:pPr>
        <w:numPr>
          <w:ilvl w:val="1"/>
          <w:numId w:val="118"/>
        </w:numPr>
        <w:spacing w:after="0" w:line="240" w:lineRule="auto"/>
      </w:pPr>
      <w:r w:rsidRPr="001E2A6F">
        <w:t xml:space="preserve">Delivering the approved greeting. </w:t>
      </w:r>
    </w:p>
    <w:p w14:paraId="6380F81A" w14:textId="77777777" w:rsidR="001E2A6F" w:rsidRPr="001E2A6F" w:rsidRDefault="001E2A6F" w:rsidP="00986EED">
      <w:pPr>
        <w:numPr>
          <w:ilvl w:val="1"/>
          <w:numId w:val="118"/>
        </w:numPr>
        <w:spacing w:after="0" w:line="240" w:lineRule="auto"/>
      </w:pPr>
      <w:r w:rsidRPr="001E2A6F">
        <w:t xml:space="preserve">Completing verification. </w:t>
      </w:r>
    </w:p>
    <w:p w14:paraId="65BAE764" w14:textId="77777777" w:rsidR="001E2A6F" w:rsidRPr="001E2A6F" w:rsidRDefault="001E2A6F" w:rsidP="00986EED">
      <w:pPr>
        <w:numPr>
          <w:ilvl w:val="1"/>
          <w:numId w:val="118"/>
        </w:numPr>
        <w:spacing w:after="0" w:line="240" w:lineRule="auto"/>
      </w:pPr>
      <w:r w:rsidRPr="001E2A6F">
        <w:t xml:space="preserve">Identifying all customer needs. </w:t>
      </w:r>
    </w:p>
    <w:p w14:paraId="4E4BE163" w14:textId="77777777" w:rsidR="001E2A6F" w:rsidRPr="001E2A6F" w:rsidRDefault="001E2A6F" w:rsidP="00986EED">
      <w:pPr>
        <w:numPr>
          <w:ilvl w:val="1"/>
          <w:numId w:val="118"/>
        </w:numPr>
        <w:spacing w:after="0" w:line="240" w:lineRule="auto"/>
      </w:pPr>
      <w:r w:rsidRPr="001E2A6F">
        <w:t xml:space="preserve">Conducting discovery and account assessment. </w:t>
      </w:r>
    </w:p>
    <w:p w14:paraId="501268AF" w14:textId="77777777" w:rsidR="001E2A6F" w:rsidRPr="001E2A6F" w:rsidRDefault="001E2A6F" w:rsidP="00986EED">
      <w:pPr>
        <w:numPr>
          <w:ilvl w:val="1"/>
          <w:numId w:val="118"/>
        </w:numPr>
        <w:spacing w:after="0" w:line="240" w:lineRule="auto"/>
      </w:pPr>
      <w:r w:rsidRPr="001E2A6F">
        <w:t xml:space="preserve">Selecting and using the appropriate tools and workflows. </w:t>
      </w:r>
    </w:p>
    <w:p w14:paraId="6D46D39E" w14:textId="77777777" w:rsidR="001E2A6F" w:rsidRPr="001E2A6F" w:rsidRDefault="001E2A6F" w:rsidP="00986EED">
      <w:pPr>
        <w:numPr>
          <w:ilvl w:val="1"/>
          <w:numId w:val="118"/>
        </w:numPr>
        <w:spacing w:after="0" w:line="240" w:lineRule="auto"/>
      </w:pPr>
      <w:r w:rsidRPr="001E2A6F">
        <w:t xml:space="preserve">Completing the supported troubleshooting or resolution path. </w:t>
      </w:r>
    </w:p>
    <w:p w14:paraId="513150A1" w14:textId="77777777" w:rsidR="001E2A6F" w:rsidRPr="001E2A6F" w:rsidRDefault="001E2A6F" w:rsidP="00986EED">
      <w:pPr>
        <w:numPr>
          <w:ilvl w:val="1"/>
          <w:numId w:val="118"/>
        </w:numPr>
        <w:spacing w:after="0" w:line="240" w:lineRule="auto"/>
      </w:pPr>
      <w:r w:rsidRPr="001E2A6F">
        <w:t xml:space="preserve">Adjusting the path when customer or tool results require it. </w:t>
      </w:r>
    </w:p>
    <w:p w14:paraId="6BEF109E" w14:textId="77777777" w:rsidR="001E2A6F" w:rsidRPr="001E2A6F" w:rsidRDefault="001E2A6F" w:rsidP="00986EED">
      <w:pPr>
        <w:numPr>
          <w:ilvl w:val="1"/>
          <w:numId w:val="118"/>
        </w:numPr>
        <w:spacing w:after="0" w:line="240" w:lineRule="auto"/>
      </w:pPr>
      <w:r w:rsidRPr="001E2A6F">
        <w:t xml:space="preserve">Testing and confirming the outcome. </w:t>
      </w:r>
    </w:p>
    <w:p w14:paraId="4D5D7F53" w14:textId="77777777" w:rsidR="001E2A6F" w:rsidRPr="001E2A6F" w:rsidRDefault="001E2A6F" w:rsidP="00986EED">
      <w:pPr>
        <w:numPr>
          <w:ilvl w:val="1"/>
          <w:numId w:val="118"/>
        </w:numPr>
        <w:spacing w:after="0" w:line="240" w:lineRule="auto"/>
      </w:pPr>
      <w:r w:rsidRPr="001E2A6F">
        <w:t xml:space="preserve">Completing the Smart Offer when appropriate. </w:t>
      </w:r>
    </w:p>
    <w:p w14:paraId="16EA6BCC" w14:textId="77777777" w:rsidR="001E2A6F" w:rsidRPr="001E2A6F" w:rsidRDefault="001E2A6F" w:rsidP="00986EED">
      <w:pPr>
        <w:numPr>
          <w:ilvl w:val="1"/>
          <w:numId w:val="118"/>
        </w:numPr>
        <w:spacing w:after="0" w:line="240" w:lineRule="auto"/>
      </w:pPr>
      <w:r w:rsidRPr="001E2A6F">
        <w:t xml:space="preserve">Documenting the interaction accurately. </w:t>
      </w:r>
    </w:p>
    <w:p w14:paraId="3A362004" w14:textId="77777777" w:rsidR="001E2A6F" w:rsidRPr="001E2A6F" w:rsidRDefault="001E2A6F" w:rsidP="00986EED">
      <w:pPr>
        <w:numPr>
          <w:ilvl w:val="1"/>
          <w:numId w:val="118"/>
        </w:numPr>
        <w:spacing w:after="0" w:line="240" w:lineRule="auto"/>
      </w:pPr>
      <w:r w:rsidRPr="001E2A6F">
        <w:t xml:space="preserve">Providing a clear recap, next steps, and professional close. </w:t>
      </w:r>
    </w:p>
    <w:p w14:paraId="4977080D" w14:textId="77777777" w:rsidR="001E2A6F" w:rsidRPr="001E2A6F" w:rsidRDefault="001E2A6F" w:rsidP="00986EED">
      <w:pPr>
        <w:numPr>
          <w:ilvl w:val="0"/>
          <w:numId w:val="118"/>
        </w:numPr>
        <w:spacing w:after="0" w:line="240" w:lineRule="auto"/>
      </w:pPr>
      <w:r w:rsidRPr="001E2A6F">
        <w:t xml:space="preserve">Confirm the correct </w:t>
      </w:r>
      <w:r w:rsidRPr="001E2A6F">
        <w:rPr>
          <w:b/>
          <w:bCs/>
        </w:rPr>
        <w:t>device, line, and activation need in 3 of 3 activation-related simulations</w:t>
      </w:r>
      <w:r w:rsidRPr="001E2A6F">
        <w:t xml:space="preserve"> before beginning activation steps. </w:t>
      </w:r>
    </w:p>
    <w:p w14:paraId="767CC950" w14:textId="77777777" w:rsidR="001E2A6F" w:rsidRPr="001E2A6F" w:rsidRDefault="001E2A6F" w:rsidP="00986EED">
      <w:pPr>
        <w:numPr>
          <w:ilvl w:val="0"/>
          <w:numId w:val="118"/>
        </w:numPr>
        <w:spacing w:after="0" w:line="240" w:lineRule="auto"/>
      </w:pPr>
      <w:r w:rsidRPr="001E2A6F">
        <w:t xml:space="preserve">Successfully complete the approved activation path and validate activation results in </w:t>
      </w:r>
      <w:r w:rsidRPr="001E2A6F">
        <w:rPr>
          <w:b/>
          <w:bCs/>
        </w:rPr>
        <w:t>3 of 3 activation-related simulations</w:t>
      </w:r>
      <w:r w:rsidRPr="001E2A6F">
        <w:t xml:space="preserve">, including confirming applicable calling, texting, and data functionality. </w:t>
      </w:r>
    </w:p>
    <w:p w14:paraId="2C44062A" w14:textId="77777777" w:rsidR="001E2A6F" w:rsidRPr="001E2A6F" w:rsidRDefault="001E2A6F" w:rsidP="00986EED">
      <w:pPr>
        <w:numPr>
          <w:ilvl w:val="0"/>
          <w:numId w:val="118"/>
        </w:numPr>
        <w:spacing w:after="0" w:line="240" w:lineRule="auto"/>
      </w:pPr>
      <w:r w:rsidRPr="001E2A6F">
        <w:t xml:space="preserve">Guide the customer through an appropriate content-transfer path in </w:t>
      </w:r>
      <w:r w:rsidRPr="001E2A6F">
        <w:rPr>
          <w:b/>
          <w:bCs/>
        </w:rPr>
        <w:t>1 of 1 evaluated content-transfer scenario</w:t>
      </w:r>
      <w:r w:rsidRPr="001E2A6F">
        <w:t xml:space="preserve">, protect customer credentials, set accurate expectations, and confirm the transfer outcome or remaining next step. </w:t>
      </w:r>
    </w:p>
    <w:p w14:paraId="48AD35BA" w14:textId="77777777" w:rsidR="001E2A6F" w:rsidRPr="001E2A6F" w:rsidRDefault="001E2A6F" w:rsidP="00986EED">
      <w:pPr>
        <w:numPr>
          <w:ilvl w:val="0"/>
          <w:numId w:val="118"/>
        </w:numPr>
        <w:spacing w:after="0" w:line="240" w:lineRule="auto"/>
      </w:pPr>
      <w:r w:rsidRPr="001E2A6F">
        <w:t xml:space="preserve">Complete the required Network and Connectivity Guided Flow and TRG steps in sequence in </w:t>
      </w:r>
      <w:r w:rsidRPr="001E2A6F">
        <w:rPr>
          <w:b/>
          <w:bCs/>
        </w:rPr>
        <w:t>1 of 1 No Network Readiness Gate simulation</w:t>
      </w:r>
      <w:r w:rsidRPr="001E2A6F">
        <w:t xml:space="preserve">, test the original concern, and confirm that service is restored before moving forward. </w:t>
      </w:r>
    </w:p>
    <w:p w14:paraId="37F2EA73" w14:textId="2762FA1D" w:rsidR="001E2A6F" w:rsidRPr="001E2A6F" w:rsidRDefault="001E2A6F" w:rsidP="00986EED">
      <w:pPr>
        <w:numPr>
          <w:ilvl w:val="0"/>
          <w:numId w:val="118"/>
        </w:numPr>
        <w:spacing w:after="0" w:line="240" w:lineRule="auto"/>
      </w:pPr>
      <w:r>
        <w:t xml:space="preserve">Complete the Smart Offer in </w:t>
      </w:r>
      <w:r w:rsidRPr="2C8FEF2A">
        <w:rPr>
          <w:b/>
          <w:bCs/>
        </w:rPr>
        <w:t>1 of 1 required sales scenario</w:t>
      </w:r>
      <w:r>
        <w:t xml:space="preserve"> only after the service concern is resolved or has an approved next step, obtain customer consent, and complete the approved sales process. </w:t>
      </w:r>
    </w:p>
    <w:p w14:paraId="7D191B5C" w14:textId="77777777" w:rsidR="001E2A6F" w:rsidRPr="001E2A6F" w:rsidRDefault="001E2A6F" w:rsidP="00986EED">
      <w:pPr>
        <w:numPr>
          <w:ilvl w:val="0"/>
          <w:numId w:val="118"/>
        </w:numPr>
        <w:spacing w:after="0" w:line="240" w:lineRule="auto"/>
      </w:pPr>
      <w:r w:rsidRPr="001E2A6F">
        <w:t xml:space="preserve">Test the customer’s original concern in </w:t>
      </w:r>
      <w:r w:rsidRPr="001E2A6F">
        <w:rPr>
          <w:b/>
          <w:bCs/>
        </w:rPr>
        <w:t>100% of final simulations where testing applies</w:t>
      </w:r>
      <w:r w:rsidRPr="001E2A6F">
        <w:t xml:space="preserve"> and clearly communicate the confirmed resolution or supported next step before closing. </w:t>
      </w:r>
    </w:p>
    <w:p w14:paraId="473B939B" w14:textId="77777777" w:rsidR="001E2A6F" w:rsidRPr="001E2A6F" w:rsidRDefault="001E2A6F" w:rsidP="00986EED">
      <w:pPr>
        <w:numPr>
          <w:ilvl w:val="0"/>
          <w:numId w:val="118"/>
        </w:numPr>
        <w:spacing w:after="0" w:line="240" w:lineRule="auto"/>
      </w:pPr>
      <w:r w:rsidRPr="001E2A6F">
        <w:t xml:space="preserve">Accurately document the customer’s concern, relevant information, actions completed, outcome, and next steps in </w:t>
      </w:r>
      <w:r w:rsidRPr="001E2A6F">
        <w:rPr>
          <w:b/>
          <w:bCs/>
        </w:rPr>
        <w:t>3 of 3 Readiness Gate simulations</w:t>
      </w:r>
      <w:r w:rsidRPr="001E2A6F">
        <w:t xml:space="preserve"> before completing the interaction. </w:t>
      </w:r>
    </w:p>
    <w:p w14:paraId="539A6C76" w14:textId="77777777" w:rsidR="001E2A6F" w:rsidRPr="001E2A6F" w:rsidRDefault="001E2A6F" w:rsidP="00986EED">
      <w:pPr>
        <w:numPr>
          <w:ilvl w:val="0"/>
          <w:numId w:val="118"/>
        </w:numPr>
        <w:spacing w:after="0" w:line="240" w:lineRule="auto"/>
      </w:pPr>
      <w:r w:rsidRPr="001E2A6F">
        <w:t xml:space="preserve">Complete all </w:t>
      </w:r>
      <w:r w:rsidRPr="001E2A6F">
        <w:rPr>
          <w:b/>
          <w:bCs/>
        </w:rPr>
        <w:t>7 final simulations with zero critical errors</w:t>
      </w:r>
      <w:r w:rsidRPr="001E2A6F">
        <w:t xml:space="preserve">, including: </w:t>
      </w:r>
    </w:p>
    <w:p w14:paraId="663FCBD3" w14:textId="77777777" w:rsidR="001E2A6F" w:rsidRPr="001E2A6F" w:rsidRDefault="001E2A6F" w:rsidP="00986EED">
      <w:pPr>
        <w:numPr>
          <w:ilvl w:val="1"/>
          <w:numId w:val="118"/>
        </w:numPr>
        <w:spacing w:after="0" w:line="240" w:lineRule="auto"/>
      </w:pPr>
      <w:r w:rsidRPr="001E2A6F">
        <w:t xml:space="preserve">Bypassing verification or exposing protected customer information. </w:t>
      </w:r>
    </w:p>
    <w:p w14:paraId="387B3924" w14:textId="77777777" w:rsidR="001E2A6F" w:rsidRPr="001E2A6F" w:rsidRDefault="001E2A6F" w:rsidP="00986EED">
      <w:pPr>
        <w:numPr>
          <w:ilvl w:val="1"/>
          <w:numId w:val="118"/>
        </w:numPr>
        <w:spacing w:after="0" w:line="240" w:lineRule="auto"/>
      </w:pPr>
      <w:r w:rsidRPr="001E2A6F">
        <w:t xml:space="preserve">Selecting the wrong account, line, device, or MDN. </w:t>
      </w:r>
    </w:p>
    <w:p w14:paraId="6A4BEB99" w14:textId="77777777" w:rsidR="001E2A6F" w:rsidRPr="001E2A6F" w:rsidRDefault="001E2A6F" w:rsidP="00986EED">
      <w:pPr>
        <w:numPr>
          <w:ilvl w:val="1"/>
          <w:numId w:val="118"/>
        </w:numPr>
        <w:spacing w:after="0" w:line="240" w:lineRule="auto"/>
      </w:pPr>
      <w:r w:rsidRPr="001E2A6F">
        <w:t xml:space="preserve">Skipping required Guided Flow, TRG, tool, or troubleshooting steps. </w:t>
      </w:r>
    </w:p>
    <w:p w14:paraId="7D9A3E65" w14:textId="77777777" w:rsidR="001E2A6F" w:rsidRPr="001E2A6F" w:rsidRDefault="001E2A6F" w:rsidP="00986EED">
      <w:pPr>
        <w:numPr>
          <w:ilvl w:val="1"/>
          <w:numId w:val="118"/>
        </w:numPr>
        <w:spacing w:after="0" w:line="240" w:lineRule="auto"/>
      </w:pPr>
      <w:r w:rsidRPr="001E2A6F">
        <w:t xml:space="preserve">Continuing down an unsupported path after the customer’s need changes. </w:t>
      </w:r>
    </w:p>
    <w:p w14:paraId="2158A586" w14:textId="77777777" w:rsidR="001E2A6F" w:rsidRPr="001E2A6F" w:rsidRDefault="001E2A6F" w:rsidP="00986EED">
      <w:pPr>
        <w:numPr>
          <w:ilvl w:val="1"/>
          <w:numId w:val="118"/>
        </w:numPr>
        <w:spacing w:after="0" w:line="240" w:lineRule="auto"/>
      </w:pPr>
      <w:r w:rsidRPr="001E2A6F">
        <w:t xml:space="preserve">Declaring resolution without testing the original concern. </w:t>
      </w:r>
    </w:p>
    <w:p w14:paraId="60D2D0D5" w14:textId="77777777" w:rsidR="001E2A6F" w:rsidRPr="001E2A6F" w:rsidRDefault="001E2A6F" w:rsidP="00986EED">
      <w:pPr>
        <w:numPr>
          <w:ilvl w:val="1"/>
          <w:numId w:val="118"/>
        </w:numPr>
        <w:spacing w:after="0" w:line="240" w:lineRule="auto"/>
      </w:pPr>
      <w:r w:rsidRPr="001E2A6F">
        <w:t xml:space="preserve">Leaving an identified customer need unaddressed without explaining the next step. </w:t>
      </w:r>
    </w:p>
    <w:p w14:paraId="12A25C57" w14:textId="77777777" w:rsidR="001E2A6F" w:rsidRPr="001E2A6F" w:rsidRDefault="001E2A6F" w:rsidP="00986EED">
      <w:pPr>
        <w:numPr>
          <w:ilvl w:val="1"/>
          <w:numId w:val="118"/>
        </w:numPr>
        <w:spacing w:after="0" w:line="240" w:lineRule="auto"/>
      </w:pPr>
      <w:r w:rsidRPr="001E2A6F">
        <w:t xml:space="preserve">Transferring or escalating without an approved reason. </w:t>
      </w:r>
    </w:p>
    <w:p w14:paraId="79BD2ABA" w14:textId="77777777" w:rsidR="001E2A6F" w:rsidRPr="001E2A6F" w:rsidRDefault="001E2A6F" w:rsidP="00986EED">
      <w:pPr>
        <w:numPr>
          <w:ilvl w:val="1"/>
          <w:numId w:val="118"/>
        </w:numPr>
        <w:spacing w:after="0" w:line="240" w:lineRule="auto"/>
      </w:pPr>
      <w:r w:rsidRPr="001E2A6F">
        <w:t xml:space="preserve">Submitting inaccurate or incomplete documentation. </w:t>
      </w:r>
    </w:p>
    <w:p w14:paraId="691D1974" w14:textId="77777777" w:rsidR="001E2A6F" w:rsidRPr="001E2A6F" w:rsidRDefault="001E2A6F" w:rsidP="00986EED">
      <w:pPr>
        <w:numPr>
          <w:ilvl w:val="1"/>
          <w:numId w:val="118"/>
        </w:numPr>
        <w:spacing w:after="0" w:line="240" w:lineRule="auto"/>
      </w:pPr>
      <w:r w:rsidRPr="001E2A6F">
        <w:t xml:space="preserve">Presenting a sales offer before the service concern is addressed. </w:t>
      </w:r>
    </w:p>
    <w:p w14:paraId="1C6668F6" w14:textId="5A276712" w:rsidR="001E2A6F" w:rsidRPr="001E2A6F" w:rsidRDefault="001E2A6F" w:rsidP="00986EED">
      <w:pPr>
        <w:numPr>
          <w:ilvl w:val="1"/>
          <w:numId w:val="118"/>
        </w:numPr>
        <w:spacing w:after="0" w:line="240" w:lineRule="auto"/>
      </w:pPr>
      <w:r>
        <w:t>Enrolling a customer without consent.</w:t>
      </w:r>
    </w:p>
    <w:p w14:paraId="0E82C225" w14:textId="77777777" w:rsidR="00A15EE1" w:rsidRDefault="00A15EE1" w:rsidP="005B034A">
      <w:pPr>
        <w:spacing w:after="0" w:line="240" w:lineRule="auto"/>
      </w:pPr>
    </w:p>
    <w:p w14:paraId="704648CD" w14:textId="246A6A1E" w:rsidR="00553AA2" w:rsidRDefault="00553AA2" w:rsidP="003B3041">
      <w:r w:rsidRPr="0022638E">
        <w:t>Courses and Resources</w:t>
      </w:r>
      <w:r w:rsidR="7FC2D778" w:rsidRPr="0022638E">
        <w:t xml:space="preserve"> (~2 hours)</w:t>
      </w:r>
    </w:p>
    <w:tbl>
      <w:tblPr>
        <w:tblW w:w="14892" w:type="dxa"/>
        <w:jc w:val="cente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ayout w:type="fixed"/>
        <w:tblLook w:val="04A0" w:firstRow="1" w:lastRow="0" w:firstColumn="1" w:lastColumn="0" w:noHBand="0" w:noVBand="1"/>
      </w:tblPr>
      <w:tblGrid>
        <w:gridCol w:w="2335"/>
        <w:gridCol w:w="1080"/>
        <w:gridCol w:w="1980"/>
        <w:gridCol w:w="2070"/>
        <w:gridCol w:w="1440"/>
        <w:gridCol w:w="5987"/>
      </w:tblGrid>
      <w:tr w:rsidR="00FD00F0" w14:paraId="47572E4E" w14:textId="77777777" w:rsidTr="00427F11">
        <w:trPr>
          <w:cantSplit/>
          <w:trHeight w:val="81"/>
          <w:jc w:val="center"/>
        </w:trPr>
        <w:tc>
          <w:tcPr>
            <w:tcW w:w="2335" w:type="dxa"/>
            <w:shd w:val="clear" w:color="auto" w:fill="EAF2F8"/>
            <w:tcMar>
              <w:top w:w="70" w:type="dxa"/>
              <w:left w:w="70" w:type="dxa"/>
              <w:bottom w:w="70" w:type="dxa"/>
              <w:right w:w="70" w:type="dxa"/>
            </w:tcMar>
          </w:tcPr>
          <w:p w14:paraId="7E85A59A" w14:textId="77777777" w:rsidR="00FD00F0" w:rsidRDefault="00FD00F0" w:rsidP="005B034A">
            <w:pPr>
              <w:keepNext/>
              <w:spacing w:after="0" w:line="240" w:lineRule="auto"/>
            </w:pPr>
            <w:r>
              <w:rPr>
                <w:rFonts w:ascii="Apercu Pro" w:eastAsia="Apercu Pro" w:hAnsi="Apercu Pro" w:cs="Apercu Pro"/>
                <w:b/>
                <w:sz w:val="20"/>
              </w:rPr>
              <w:t xml:space="preserve">Course </w:t>
            </w:r>
          </w:p>
        </w:tc>
        <w:tc>
          <w:tcPr>
            <w:tcW w:w="1080" w:type="dxa"/>
            <w:shd w:val="clear" w:color="auto" w:fill="EAF2F8"/>
            <w:tcMar>
              <w:top w:w="70" w:type="dxa"/>
              <w:left w:w="70" w:type="dxa"/>
              <w:bottom w:w="70" w:type="dxa"/>
              <w:right w:w="70" w:type="dxa"/>
            </w:tcMar>
          </w:tcPr>
          <w:p w14:paraId="682EFB2E" w14:textId="77777777" w:rsidR="00FD00F0" w:rsidRDefault="00FD00F0" w:rsidP="005B034A">
            <w:pPr>
              <w:keepNext/>
              <w:spacing w:after="0" w:line="240" w:lineRule="auto"/>
            </w:pPr>
            <w:r>
              <w:rPr>
                <w:rFonts w:ascii="Apercu Pro" w:eastAsia="Apercu Pro" w:hAnsi="Apercu Pro" w:cs="Apercu Pro"/>
                <w:b/>
                <w:sz w:val="20"/>
              </w:rPr>
              <w:t>Modality</w:t>
            </w:r>
          </w:p>
        </w:tc>
        <w:tc>
          <w:tcPr>
            <w:tcW w:w="1980" w:type="dxa"/>
            <w:shd w:val="clear" w:color="auto" w:fill="EAF2F8"/>
            <w:tcMar>
              <w:top w:w="70" w:type="dxa"/>
              <w:left w:w="70" w:type="dxa"/>
              <w:bottom w:w="70" w:type="dxa"/>
              <w:right w:w="70" w:type="dxa"/>
            </w:tcMar>
          </w:tcPr>
          <w:p w14:paraId="6D6705D3" w14:textId="77777777" w:rsidR="00FD00F0" w:rsidRDefault="00FD00F0" w:rsidP="005B034A">
            <w:pPr>
              <w:keepNext/>
              <w:spacing w:after="0" w:line="240" w:lineRule="auto"/>
            </w:pPr>
            <w:r>
              <w:rPr>
                <w:rFonts w:ascii="Apercu Pro" w:eastAsia="Apercu Pro" w:hAnsi="Apercu Pro" w:cs="Apercu Pro"/>
                <w:b/>
                <w:sz w:val="20"/>
              </w:rPr>
              <w:t>Estimated Duration</w:t>
            </w:r>
          </w:p>
        </w:tc>
        <w:tc>
          <w:tcPr>
            <w:tcW w:w="2070" w:type="dxa"/>
            <w:shd w:val="clear" w:color="auto" w:fill="EAF2F8"/>
          </w:tcPr>
          <w:p w14:paraId="4F854FF7" w14:textId="07AC8FA8" w:rsidR="00FD00F0" w:rsidRDefault="00FD00F0" w:rsidP="005B034A">
            <w:pPr>
              <w:keepNext/>
              <w:spacing w:after="0" w:line="240" w:lineRule="auto"/>
              <w:rPr>
                <w:rFonts w:ascii="Apercu Pro" w:eastAsia="Apercu Pro" w:hAnsi="Apercu Pro" w:cs="Apercu Pro"/>
                <w:b/>
                <w:sz w:val="20"/>
              </w:rPr>
            </w:pPr>
            <w:r>
              <w:rPr>
                <w:rFonts w:ascii="Apercu Pro" w:eastAsia="Apercu Pro" w:hAnsi="Apercu Pro" w:cs="Apercu Pro"/>
                <w:b/>
                <w:sz w:val="20"/>
              </w:rPr>
              <w:t>Core Capabilities #</w:t>
            </w:r>
          </w:p>
        </w:tc>
        <w:tc>
          <w:tcPr>
            <w:tcW w:w="1440" w:type="dxa"/>
            <w:shd w:val="clear" w:color="auto" w:fill="EAF2F8"/>
          </w:tcPr>
          <w:p w14:paraId="4BFCD239" w14:textId="27F9BAB3" w:rsidR="00FD00F0" w:rsidRDefault="00FD00F0" w:rsidP="005B034A">
            <w:pPr>
              <w:keepNext/>
              <w:spacing w:after="0" w:line="240" w:lineRule="auto"/>
              <w:rPr>
                <w:rFonts w:ascii="Apercu Pro" w:eastAsia="Apercu Pro" w:hAnsi="Apercu Pro" w:cs="Apercu Pro"/>
                <w:b/>
                <w:sz w:val="20"/>
              </w:rPr>
            </w:pPr>
            <w:r>
              <w:rPr>
                <w:rFonts w:ascii="Apercu Pro" w:eastAsia="Apercu Pro" w:hAnsi="Apercu Pro" w:cs="Apercu Pro"/>
                <w:b/>
                <w:sz w:val="20"/>
              </w:rPr>
              <w:t>Simulations</w:t>
            </w:r>
          </w:p>
        </w:tc>
        <w:tc>
          <w:tcPr>
            <w:tcW w:w="5987" w:type="dxa"/>
            <w:shd w:val="clear" w:color="auto" w:fill="EAF2F8"/>
            <w:tcMar>
              <w:top w:w="70" w:type="dxa"/>
              <w:left w:w="70" w:type="dxa"/>
              <w:bottom w:w="70" w:type="dxa"/>
              <w:right w:w="70" w:type="dxa"/>
            </w:tcMar>
          </w:tcPr>
          <w:p w14:paraId="245761FF" w14:textId="210B5D08" w:rsidR="00FD00F0" w:rsidRDefault="00FD00F0" w:rsidP="005B034A">
            <w:pPr>
              <w:keepNext/>
              <w:spacing w:after="0" w:line="240" w:lineRule="auto"/>
            </w:pPr>
            <w:r>
              <w:rPr>
                <w:rFonts w:ascii="Apercu Pro" w:eastAsia="Apercu Pro" w:hAnsi="Apercu Pro" w:cs="Apercu Pro"/>
                <w:b/>
                <w:sz w:val="20"/>
              </w:rPr>
              <w:t>High-Level Description</w:t>
            </w:r>
          </w:p>
        </w:tc>
      </w:tr>
      <w:tr w:rsidR="00FD00F0" w14:paraId="7119F7C2" w14:textId="77777777" w:rsidTr="00427F11">
        <w:trPr>
          <w:cantSplit/>
          <w:trHeight w:val="161"/>
          <w:jc w:val="center"/>
        </w:trPr>
        <w:tc>
          <w:tcPr>
            <w:tcW w:w="2335" w:type="dxa"/>
            <w:tcMar>
              <w:top w:w="70" w:type="dxa"/>
              <w:left w:w="70" w:type="dxa"/>
              <w:bottom w:w="70" w:type="dxa"/>
              <w:right w:w="70" w:type="dxa"/>
            </w:tcMar>
          </w:tcPr>
          <w:p w14:paraId="769848CA" w14:textId="1F769F9C" w:rsidR="00FD00F0" w:rsidRDefault="00FD00F0" w:rsidP="005B034A">
            <w:pPr>
              <w:keepNext/>
              <w:spacing w:after="0" w:line="240" w:lineRule="auto"/>
            </w:pPr>
            <w:r>
              <w:rPr>
                <w:rFonts w:ascii="Apercu Pro" w:eastAsia="Apercu Pro" w:hAnsi="Apercu Pro" w:cs="Apercu Pro"/>
                <w:sz w:val="20"/>
              </w:rPr>
              <w:t>Using Aspect and Reporting Downtime Procedures</w:t>
            </w:r>
          </w:p>
        </w:tc>
        <w:tc>
          <w:tcPr>
            <w:tcW w:w="1080" w:type="dxa"/>
            <w:tcMar>
              <w:top w:w="70" w:type="dxa"/>
              <w:left w:w="70" w:type="dxa"/>
              <w:bottom w:w="70" w:type="dxa"/>
              <w:right w:w="70" w:type="dxa"/>
            </w:tcMar>
          </w:tcPr>
          <w:p w14:paraId="4B2D6126" w14:textId="62EFEB12" w:rsidR="00FD00F0" w:rsidRDefault="00FD00F0" w:rsidP="005B034A">
            <w:pPr>
              <w:keepNext/>
              <w:spacing w:after="0" w:line="240" w:lineRule="auto"/>
            </w:pPr>
            <w:r>
              <w:rPr>
                <w:rFonts w:ascii="Apercu Pro" w:eastAsia="Apercu Pro" w:hAnsi="Apercu Pro" w:cs="Apercu Pro"/>
                <w:sz w:val="20"/>
              </w:rPr>
              <w:t>CBT</w:t>
            </w:r>
          </w:p>
        </w:tc>
        <w:tc>
          <w:tcPr>
            <w:tcW w:w="1980" w:type="dxa"/>
            <w:tcMar>
              <w:top w:w="70" w:type="dxa"/>
              <w:left w:w="70" w:type="dxa"/>
              <w:bottom w:w="70" w:type="dxa"/>
              <w:right w:w="70" w:type="dxa"/>
            </w:tcMar>
          </w:tcPr>
          <w:p w14:paraId="26F4BAB5" w14:textId="5A110929" w:rsidR="00FD00F0" w:rsidRDefault="00FD00F0" w:rsidP="005B034A">
            <w:pPr>
              <w:keepNext/>
              <w:spacing w:after="0" w:line="240" w:lineRule="auto"/>
            </w:pPr>
            <w:r>
              <w:rPr>
                <w:rFonts w:ascii="Apercu Pro" w:eastAsia="Apercu Pro" w:hAnsi="Apercu Pro" w:cs="Apercu Pro"/>
                <w:sz w:val="20"/>
              </w:rPr>
              <w:t>15 min</w:t>
            </w:r>
          </w:p>
        </w:tc>
        <w:tc>
          <w:tcPr>
            <w:tcW w:w="2070" w:type="dxa"/>
          </w:tcPr>
          <w:p w14:paraId="0971DA79" w14:textId="12100359" w:rsidR="00084FA1" w:rsidRDefault="00084FA1" w:rsidP="005B034A">
            <w:pPr>
              <w:keepNext/>
              <w:spacing w:after="0" w:line="240" w:lineRule="auto"/>
              <w:rPr>
                <w:rFonts w:ascii="Apercu Pro" w:hAnsi="Apercu Pro"/>
                <w:sz w:val="20"/>
                <w:szCs w:val="20"/>
              </w:rPr>
            </w:pPr>
            <w:r>
              <w:rPr>
                <w:rFonts w:ascii="Apercu Pro" w:hAnsi="Apercu Pro"/>
                <w:sz w:val="20"/>
                <w:szCs w:val="20"/>
              </w:rPr>
              <w:t>1</w:t>
            </w:r>
          </w:p>
        </w:tc>
        <w:tc>
          <w:tcPr>
            <w:tcW w:w="1440" w:type="dxa"/>
          </w:tcPr>
          <w:p w14:paraId="2B971E4A" w14:textId="46E91B0F" w:rsidR="007A4C24" w:rsidRPr="007A4C24" w:rsidRDefault="007A4C24" w:rsidP="005B034A">
            <w:pPr>
              <w:keepNext/>
              <w:spacing w:after="0" w:line="240" w:lineRule="auto"/>
              <w:rPr>
                <w:rFonts w:ascii="Apercu Pro" w:hAnsi="Apercu Pro"/>
                <w:sz w:val="20"/>
                <w:szCs w:val="20"/>
              </w:rPr>
            </w:pPr>
            <w:r w:rsidRPr="007A4C24">
              <w:rPr>
                <w:rFonts w:ascii="Apercu Pro" w:hAnsi="Apercu Pro"/>
                <w:sz w:val="20"/>
                <w:szCs w:val="20"/>
              </w:rPr>
              <w:t>N/A</w:t>
            </w:r>
          </w:p>
        </w:tc>
        <w:tc>
          <w:tcPr>
            <w:tcW w:w="5987" w:type="dxa"/>
            <w:tcMar>
              <w:top w:w="70" w:type="dxa"/>
              <w:left w:w="70" w:type="dxa"/>
              <w:bottom w:w="70" w:type="dxa"/>
              <w:right w:w="70" w:type="dxa"/>
            </w:tcMar>
          </w:tcPr>
          <w:p w14:paraId="15AB8BAC" w14:textId="2239BD12" w:rsidR="00FD00F0" w:rsidRDefault="009B5313" w:rsidP="005B034A">
            <w:pPr>
              <w:keepNext/>
              <w:spacing w:after="0" w:line="240" w:lineRule="auto"/>
            </w:pPr>
            <w:r>
              <w:rPr>
                <w:rFonts w:ascii="Apercu Pro" w:hAnsi="Apercu Pro"/>
                <w:sz w:val="20"/>
                <w:szCs w:val="20"/>
              </w:rPr>
              <w:t>I</w:t>
            </w:r>
            <w:r w:rsidR="00FD00F0" w:rsidRPr="00DD1010">
              <w:rPr>
                <w:rFonts w:ascii="Apercu Pro" w:hAnsi="Apercu Pro"/>
                <w:sz w:val="20"/>
                <w:szCs w:val="20"/>
              </w:rPr>
              <w:t xml:space="preserve">ntroduce </w:t>
            </w:r>
            <w:r w:rsidR="00FD00F0">
              <w:rPr>
                <w:rFonts w:ascii="Apercu Pro" w:eastAsia="Apercu Pro" w:hAnsi="Apercu Pro" w:cs="Apercu Pro"/>
                <w:sz w:val="20"/>
              </w:rPr>
              <w:t xml:space="preserve">Aspect </w:t>
            </w:r>
            <w:r w:rsidR="00FD00F0" w:rsidRPr="00DD1010">
              <w:rPr>
                <w:rFonts w:ascii="Apercu Pro" w:hAnsi="Apercu Pro"/>
                <w:sz w:val="20"/>
                <w:szCs w:val="20"/>
              </w:rPr>
              <w:t xml:space="preserve">as the </w:t>
            </w:r>
            <w:r w:rsidR="00FD00F0">
              <w:rPr>
                <w:rFonts w:ascii="Apercu Pro" w:eastAsia="Apercu Pro" w:hAnsi="Apercu Pro" w:cs="Apercu Pro"/>
                <w:sz w:val="20"/>
              </w:rPr>
              <w:t xml:space="preserve">tool Experts use to monitor </w:t>
            </w:r>
            <w:r w:rsidR="00FD00F0" w:rsidRPr="00DD1010">
              <w:rPr>
                <w:rFonts w:ascii="Apercu Pro" w:hAnsi="Apercu Pro"/>
                <w:sz w:val="20"/>
                <w:szCs w:val="20"/>
              </w:rPr>
              <w:t>schedules</w:t>
            </w:r>
            <w:r w:rsidR="00FD00F0">
              <w:rPr>
                <w:rFonts w:ascii="Apercu Pro" w:eastAsia="Apercu Pro" w:hAnsi="Apercu Pro" w:cs="Apercu Pro"/>
                <w:sz w:val="20"/>
              </w:rPr>
              <w:t xml:space="preserve"> and </w:t>
            </w:r>
            <w:r w:rsidR="00FD00F0" w:rsidRPr="00DD1010">
              <w:rPr>
                <w:rFonts w:ascii="Apercu Pro" w:hAnsi="Apercu Pro"/>
                <w:sz w:val="20"/>
                <w:szCs w:val="20"/>
              </w:rPr>
              <w:t xml:space="preserve">understand alerts during the workday. It should explain </w:t>
            </w:r>
            <w:r w:rsidR="00FD00F0">
              <w:rPr>
                <w:rFonts w:ascii="Apercu Pro" w:eastAsia="Apercu Pro" w:hAnsi="Apercu Pro" w:cs="Apercu Pro"/>
                <w:sz w:val="20"/>
              </w:rPr>
              <w:t xml:space="preserve">how </w:t>
            </w:r>
            <w:r w:rsidR="00FD00F0" w:rsidRPr="00DD1010">
              <w:rPr>
                <w:rFonts w:ascii="Apercu Pro" w:hAnsi="Apercu Pro"/>
                <w:sz w:val="20"/>
                <w:szCs w:val="20"/>
              </w:rPr>
              <w:t>Aspect fits</w:t>
            </w:r>
            <w:r w:rsidR="00FD00F0">
              <w:rPr>
                <w:rFonts w:ascii="Apercu Pro" w:eastAsia="Apercu Pro" w:hAnsi="Apercu Pro" w:cs="Apercu Pro"/>
                <w:sz w:val="20"/>
              </w:rPr>
              <w:t xml:space="preserve"> into day-to-day </w:t>
            </w:r>
            <w:r w:rsidR="00FD00F0" w:rsidRPr="00DD1010">
              <w:rPr>
                <w:rFonts w:ascii="Apercu Pro" w:hAnsi="Apercu Pro"/>
                <w:sz w:val="20"/>
                <w:szCs w:val="20"/>
              </w:rPr>
              <w:t>processes and what Experts should do when they need to report downtime</w:t>
            </w:r>
            <w:r w:rsidR="00FD00F0">
              <w:rPr>
                <w:rFonts w:ascii="Apercu Pro" w:eastAsia="Apercu Pro" w:hAnsi="Apercu Pro" w:cs="Apercu Pro"/>
                <w:sz w:val="20"/>
              </w:rPr>
              <w:t>.</w:t>
            </w:r>
          </w:p>
        </w:tc>
      </w:tr>
      <w:tr w:rsidR="007A4C24" w14:paraId="282E305E" w14:textId="77777777" w:rsidTr="00427F11">
        <w:trPr>
          <w:cantSplit/>
          <w:trHeight w:val="161"/>
          <w:jc w:val="center"/>
        </w:trPr>
        <w:tc>
          <w:tcPr>
            <w:tcW w:w="2335" w:type="dxa"/>
            <w:tcMar>
              <w:top w:w="70" w:type="dxa"/>
              <w:left w:w="70" w:type="dxa"/>
              <w:bottom w:w="70" w:type="dxa"/>
              <w:right w:w="70" w:type="dxa"/>
            </w:tcMar>
          </w:tcPr>
          <w:p w14:paraId="642A578C" w14:textId="334217DF" w:rsidR="007A4C24" w:rsidRDefault="007A4C24" w:rsidP="005B034A">
            <w:pPr>
              <w:keepNext/>
              <w:spacing w:after="0" w:line="240" w:lineRule="auto"/>
              <w:rPr>
                <w:rFonts w:ascii="Apercu Pro" w:eastAsia="Apercu Pro" w:hAnsi="Apercu Pro" w:cs="Apercu Pro"/>
                <w:sz w:val="20"/>
              </w:rPr>
            </w:pPr>
            <w:r>
              <w:rPr>
                <w:rFonts w:ascii="Apercu Pro" w:eastAsia="Apercu Pro" w:hAnsi="Apercu Pro" w:cs="Apercu Pro"/>
                <w:sz w:val="20"/>
              </w:rPr>
              <w:t>Hub Metrics</w:t>
            </w:r>
          </w:p>
        </w:tc>
        <w:tc>
          <w:tcPr>
            <w:tcW w:w="1080" w:type="dxa"/>
            <w:tcMar>
              <w:top w:w="70" w:type="dxa"/>
              <w:left w:w="70" w:type="dxa"/>
              <w:bottom w:w="70" w:type="dxa"/>
              <w:right w:w="70" w:type="dxa"/>
            </w:tcMar>
          </w:tcPr>
          <w:p w14:paraId="476D8C9F" w14:textId="4189369F" w:rsidR="007A4C24" w:rsidRDefault="007A4C24" w:rsidP="005B034A">
            <w:pPr>
              <w:keepNext/>
              <w:spacing w:after="0" w:line="240" w:lineRule="auto"/>
              <w:rPr>
                <w:rFonts w:ascii="Apercu Pro" w:eastAsia="Apercu Pro" w:hAnsi="Apercu Pro" w:cs="Apercu Pro"/>
                <w:sz w:val="20"/>
              </w:rPr>
            </w:pPr>
            <w:r>
              <w:rPr>
                <w:rFonts w:ascii="Apercu Pro" w:eastAsia="Apercu Pro" w:hAnsi="Apercu Pro" w:cs="Apercu Pro"/>
                <w:sz w:val="20"/>
              </w:rPr>
              <w:t>CBT</w:t>
            </w:r>
          </w:p>
        </w:tc>
        <w:tc>
          <w:tcPr>
            <w:tcW w:w="1980" w:type="dxa"/>
            <w:tcMar>
              <w:top w:w="70" w:type="dxa"/>
              <w:left w:w="70" w:type="dxa"/>
              <w:bottom w:w="70" w:type="dxa"/>
              <w:right w:w="70" w:type="dxa"/>
            </w:tcMar>
          </w:tcPr>
          <w:p w14:paraId="50B885C7" w14:textId="0299D579" w:rsidR="007A4C24" w:rsidRDefault="007A4C24" w:rsidP="005B034A">
            <w:pPr>
              <w:keepNext/>
              <w:spacing w:after="0" w:line="240" w:lineRule="auto"/>
              <w:rPr>
                <w:rFonts w:ascii="Apercu Pro" w:eastAsia="Apercu Pro" w:hAnsi="Apercu Pro" w:cs="Apercu Pro"/>
                <w:sz w:val="20"/>
              </w:rPr>
            </w:pPr>
            <w:r>
              <w:rPr>
                <w:rFonts w:ascii="Apercu Pro" w:eastAsia="Apercu Pro" w:hAnsi="Apercu Pro" w:cs="Apercu Pro"/>
                <w:sz w:val="20"/>
              </w:rPr>
              <w:t>10 min</w:t>
            </w:r>
          </w:p>
        </w:tc>
        <w:tc>
          <w:tcPr>
            <w:tcW w:w="2070" w:type="dxa"/>
          </w:tcPr>
          <w:p w14:paraId="620BC85C" w14:textId="0B5D2768" w:rsidR="007A4C24" w:rsidRDefault="007A4C24" w:rsidP="005B034A">
            <w:pPr>
              <w:keepNext/>
              <w:spacing w:after="0" w:line="240" w:lineRule="auto"/>
              <w:rPr>
                <w:rFonts w:ascii="Apercu Pro" w:hAnsi="Apercu Pro"/>
                <w:sz w:val="20"/>
                <w:szCs w:val="20"/>
              </w:rPr>
            </w:pPr>
            <w:r>
              <w:rPr>
                <w:rFonts w:ascii="Apercu Pro" w:hAnsi="Apercu Pro"/>
                <w:sz w:val="20"/>
                <w:szCs w:val="20"/>
              </w:rPr>
              <w:t>2</w:t>
            </w:r>
          </w:p>
        </w:tc>
        <w:tc>
          <w:tcPr>
            <w:tcW w:w="1440" w:type="dxa"/>
          </w:tcPr>
          <w:p w14:paraId="03BF290D" w14:textId="3B2C6AB1" w:rsidR="007A4C24" w:rsidRDefault="007A4C24" w:rsidP="005B034A">
            <w:pPr>
              <w:keepNext/>
              <w:spacing w:after="0" w:line="240" w:lineRule="auto"/>
              <w:rPr>
                <w:rFonts w:ascii="Apercu Pro" w:hAnsi="Apercu Pro"/>
                <w:sz w:val="20"/>
                <w:szCs w:val="20"/>
              </w:rPr>
            </w:pPr>
            <w:r w:rsidRPr="0033067B">
              <w:rPr>
                <w:rFonts w:ascii="Apercu Pro" w:hAnsi="Apercu Pro"/>
                <w:sz w:val="20"/>
                <w:szCs w:val="20"/>
              </w:rPr>
              <w:t>N/A</w:t>
            </w:r>
          </w:p>
        </w:tc>
        <w:tc>
          <w:tcPr>
            <w:tcW w:w="5987" w:type="dxa"/>
            <w:tcMar>
              <w:top w:w="70" w:type="dxa"/>
              <w:left w:w="70" w:type="dxa"/>
              <w:bottom w:w="70" w:type="dxa"/>
              <w:right w:w="70" w:type="dxa"/>
            </w:tcMar>
          </w:tcPr>
          <w:p w14:paraId="51F11136" w14:textId="0450FBD7" w:rsidR="007A4C24" w:rsidRPr="00DD1010" w:rsidRDefault="009B5313" w:rsidP="005B034A">
            <w:pPr>
              <w:keepNext/>
              <w:spacing w:after="0" w:line="240" w:lineRule="auto"/>
              <w:rPr>
                <w:rFonts w:ascii="Apercu Pro" w:hAnsi="Apercu Pro"/>
                <w:sz w:val="20"/>
                <w:szCs w:val="20"/>
              </w:rPr>
            </w:pPr>
            <w:r>
              <w:rPr>
                <w:rFonts w:ascii="Apercu Pro" w:hAnsi="Apercu Pro"/>
                <w:sz w:val="20"/>
                <w:szCs w:val="20"/>
              </w:rPr>
              <w:t>R</w:t>
            </w:r>
            <w:r w:rsidR="007A4C24">
              <w:rPr>
                <w:rFonts w:ascii="Apercu Pro" w:hAnsi="Apercu Pro"/>
                <w:sz w:val="20"/>
                <w:szCs w:val="20"/>
              </w:rPr>
              <w:t>eview metrics and what is being measured including CRT, ERP, NSP100. It will not go over the goals for each metric.</w:t>
            </w:r>
          </w:p>
        </w:tc>
      </w:tr>
      <w:tr w:rsidR="007A4C24" w14:paraId="30FD19F9" w14:textId="77777777" w:rsidTr="00427F11">
        <w:trPr>
          <w:cantSplit/>
          <w:trHeight w:val="161"/>
          <w:jc w:val="center"/>
        </w:trPr>
        <w:tc>
          <w:tcPr>
            <w:tcW w:w="2335" w:type="dxa"/>
            <w:tcMar>
              <w:top w:w="70" w:type="dxa"/>
              <w:left w:w="70" w:type="dxa"/>
              <w:bottom w:w="70" w:type="dxa"/>
              <w:right w:w="70" w:type="dxa"/>
            </w:tcMar>
          </w:tcPr>
          <w:p w14:paraId="2B2128A6" w14:textId="7FAA938A" w:rsidR="007A4C24" w:rsidRDefault="007A4C24" w:rsidP="005B034A">
            <w:pPr>
              <w:keepNext/>
              <w:spacing w:after="0" w:line="240" w:lineRule="auto"/>
              <w:rPr>
                <w:rFonts w:ascii="Apercu Pro" w:eastAsia="Apercu Pro" w:hAnsi="Apercu Pro" w:cs="Apercu Pro"/>
                <w:sz w:val="20"/>
              </w:rPr>
            </w:pPr>
            <w:r>
              <w:rPr>
                <w:rFonts w:ascii="Apercu Pro" w:eastAsia="Apercu Pro" w:hAnsi="Apercu Pro" w:cs="Apercu Pro"/>
                <w:sz w:val="20"/>
              </w:rPr>
              <w:t>Verizon Yubikey Registration</w:t>
            </w:r>
          </w:p>
        </w:tc>
        <w:tc>
          <w:tcPr>
            <w:tcW w:w="1080" w:type="dxa"/>
            <w:tcMar>
              <w:top w:w="70" w:type="dxa"/>
              <w:left w:w="70" w:type="dxa"/>
              <w:bottom w:w="70" w:type="dxa"/>
              <w:right w:w="70" w:type="dxa"/>
            </w:tcMar>
          </w:tcPr>
          <w:p w14:paraId="322122FA" w14:textId="4C2E634C" w:rsidR="007A4C24" w:rsidRDefault="007A4C24" w:rsidP="005B034A">
            <w:pPr>
              <w:keepNext/>
              <w:spacing w:after="0" w:line="240" w:lineRule="auto"/>
              <w:rPr>
                <w:rFonts w:ascii="Apercu Pro" w:eastAsia="Apercu Pro" w:hAnsi="Apercu Pro" w:cs="Apercu Pro"/>
                <w:sz w:val="20"/>
              </w:rPr>
            </w:pPr>
            <w:r>
              <w:rPr>
                <w:rFonts w:ascii="Apercu Pro" w:eastAsia="Apercu Pro" w:hAnsi="Apercu Pro" w:cs="Apercu Pro"/>
                <w:sz w:val="20"/>
              </w:rPr>
              <w:t>CBT</w:t>
            </w:r>
          </w:p>
        </w:tc>
        <w:tc>
          <w:tcPr>
            <w:tcW w:w="1980" w:type="dxa"/>
            <w:tcMar>
              <w:top w:w="70" w:type="dxa"/>
              <w:left w:w="70" w:type="dxa"/>
              <w:bottom w:w="70" w:type="dxa"/>
              <w:right w:w="70" w:type="dxa"/>
            </w:tcMar>
          </w:tcPr>
          <w:p w14:paraId="3C478CEA" w14:textId="45744BD4" w:rsidR="007A4C24" w:rsidRDefault="007A4C24" w:rsidP="005B034A">
            <w:pPr>
              <w:keepNext/>
              <w:spacing w:after="0" w:line="240" w:lineRule="auto"/>
              <w:rPr>
                <w:rFonts w:ascii="Apercu Pro" w:eastAsia="Apercu Pro" w:hAnsi="Apercu Pro" w:cs="Apercu Pro"/>
                <w:sz w:val="20"/>
              </w:rPr>
            </w:pPr>
            <w:r>
              <w:rPr>
                <w:rFonts w:ascii="Apercu Pro" w:eastAsia="Apercu Pro" w:hAnsi="Apercu Pro" w:cs="Apercu Pro"/>
                <w:sz w:val="20"/>
              </w:rPr>
              <w:t>10 min</w:t>
            </w:r>
          </w:p>
        </w:tc>
        <w:tc>
          <w:tcPr>
            <w:tcW w:w="2070" w:type="dxa"/>
          </w:tcPr>
          <w:p w14:paraId="239EFA2E" w14:textId="77777777" w:rsidR="007A4C24" w:rsidRDefault="007A4C24" w:rsidP="005B034A">
            <w:pPr>
              <w:keepNext/>
              <w:spacing w:after="0" w:line="240" w:lineRule="auto"/>
              <w:rPr>
                <w:rFonts w:ascii="Apercu Pro" w:hAnsi="Apercu Pro"/>
                <w:sz w:val="20"/>
                <w:szCs w:val="20"/>
              </w:rPr>
            </w:pPr>
          </w:p>
        </w:tc>
        <w:tc>
          <w:tcPr>
            <w:tcW w:w="1440" w:type="dxa"/>
          </w:tcPr>
          <w:p w14:paraId="355D5A32" w14:textId="3205D64D" w:rsidR="007A4C24" w:rsidRDefault="007A4C24" w:rsidP="005B034A">
            <w:pPr>
              <w:keepNext/>
              <w:spacing w:after="0" w:line="240" w:lineRule="auto"/>
              <w:rPr>
                <w:rFonts w:ascii="Apercu Pro" w:hAnsi="Apercu Pro"/>
                <w:sz w:val="20"/>
                <w:szCs w:val="20"/>
              </w:rPr>
            </w:pPr>
            <w:r w:rsidRPr="0033067B">
              <w:rPr>
                <w:rFonts w:ascii="Apercu Pro" w:hAnsi="Apercu Pro"/>
                <w:sz w:val="20"/>
                <w:szCs w:val="20"/>
              </w:rPr>
              <w:t>N/A</w:t>
            </w:r>
          </w:p>
        </w:tc>
        <w:tc>
          <w:tcPr>
            <w:tcW w:w="5987" w:type="dxa"/>
            <w:tcMar>
              <w:top w:w="70" w:type="dxa"/>
              <w:left w:w="70" w:type="dxa"/>
              <w:bottom w:w="70" w:type="dxa"/>
              <w:right w:w="70" w:type="dxa"/>
            </w:tcMar>
          </w:tcPr>
          <w:p w14:paraId="1FF5BA69" w14:textId="6AC06DDC" w:rsidR="007A4C24" w:rsidRPr="00DD1010" w:rsidRDefault="009B5313" w:rsidP="005B034A">
            <w:pPr>
              <w:keepNext/>
              <w:spacing w:after="0" w:line="240" w:lineRule="auto"/>
              <w:rPr>
                <w:rFonts w:ascii="Apercu Pro" w:hAnsi="Apercu Pro"/>
                <w:sz w:val="20"/>
                <w:szCs w:val="20"/>
              </w:rPr>
            </w:pPr>
            <w:r>
              <w:rPr>
                <w:rFonts w:ascii="Apercu Pro" w:hAnsi="Apercu Pro"/>
                <w:sz w:val="20"/>
                <w:szCs w:val="20"/>
              </w:rPr>
              <w:t>Introduces</w:t>
            </w:r>
            <w:r w:rsidR="007A4C24">
              <w:rPr>
                <w:rFonts w:ascii="Apercu Pro" w:hAnsi="Apercu Pro"/>
                <w:sz w:val="20"/>
                <w:szCs w:val="20"/>
              </w:rPr>
              <w:t xml:space="preserve"> through the steps of registering their Verizon Yubikey with their Verizon credentials. </w:t>
            </w:r>
          </w:p>
        </w:tc>
      </w:tr>
      <w:tr w:rsidR="007A4C24" w14:paraId="52AA4A64" w14:textId="77777777" w:rsidTr="00427F11">
        <w:trPr>
          <w:cantSplit/>
          <w:trHeight w:val="161"/>
          <w:jc w:val="center"/>
        </w:trPr>
        <w:tc>
          <w:tcPr>
            <w:tcW w:w="2335" w:type="dxa"/>
            <w:tcMar>
              <w:top w:w="70" w:type="dxa"/>
              <w:left w:w="70" w:type="dxa"/>
              <w:bottom w:w="70" w:type="dxa"/>
              <w:right w:w="70" w:type="dxa"/>
            </w:tcMar>
          </w:tcPr>
          <w:p w14:paraId="0C42C91D" w14:textId="31512F85" w:rsidR="007A4C24" w:rsidRDefault="007A4C24" w:rsidP="005B034A">
            <w:pPr>
              <w:keepNext/>
              <w:spacing w:after="0" w:line="240" w:lineRule="auto"/>
            </w:pPr>
            <w:r>
              <w:rPr>
                <w:rFonts w:ascii="Apercu Pro" w:eastAsia="Apercu Pro" w:hAnsi="Apercu Pro" w:cs="Apercu Pro"/>
                <w:sz w:val="20"/>
              </w:rPr>
              <w:t>Verizon Required Courses</w:t>
            </w:r>
          </w:p>
        </w:tc>
        <w:tc>
          <w:tcPr>
            <w:tcW w:w="1080" w:type="dxa"/>
            <w:tcMar>
              <w:top w:w="70" w:type="dxa"/>
              <w:left w:w="70" w:type="dxa"/>
              <w:bottom w:w="70" w:type="dxa"/>
              <w:right w:w="70" w:type="dxa"/>
            </w:tcMar>
          </w:tcPr>
          <w:p w14:paraId="792A05EB" w14:textId="77777777" w:rsidR="007A4C24" w:rsidRDefault="007A4C24" w:rsidP="005B034A">
            <w:pPr>
              <w:keepNext/>
              <w:spacing w:after="0" w:line="240" w:lineRule="auto"/>
            </w:pPr>
            <w:r>
              <w:rPr>
                <w:rFonts w:ascii="Apercu Pro" w:eastAsia="Apercu Pro" w:hAnsi="Apercu Pro" w:cs="Apercu Pro"/>
                <w:sz w:val="20"/>
              </w:rPr>
              <w:t>CBT</w:t>
            </w:r>
          </w:p>
        </w:tc>
        <w:tc>
          <w:tcPr>
            <w:tcW w:w="1980" w:type="dxa"/>
            <w:tcMar>
              <w:top w:w="70" w:type="dxa"/>
              <w:left w:w="70" w:type="dxa"/>
              <w:bottom w:w="70" w:type="dxa"/>
              <w:right w:w="70" w:type="dxa"/>
            </w:tcMar>
          </w:tcPr>
          <w:p w14:paraId="5C3204E7" w14:textId="23DF9CCB" w:rsidR="007A4C24" w:rsidRDefault="007A4C24" w:rsidP="005B034A">
            <w:pPr>
              <w:keepNext/>
              <w:spacing w:after="0" w:line="240" w:lineRule="auto"/>
            </w:pPr>
            <w:r w:rsidRPr="7759CBFF">
              <w:rPr>
                <w:rFonts w:ascii="Apercu Pro" w:eastAsia="Apercu Pro" w:hAnsi="Apercu Pro" w:cs="Apercu Pro"/>
                <w:sz w:val="20"/>
                <w:szCs w:val="20"/>
              </w:rPr>
              <w:t>1:</w:t>
            </w:r>
            <w:r w:rsidRPr="7B1D6762">
              <w:rPr>
                <w:rFonts w:ascii="Apercu Pro" w:eastAsia="Apercu Pro" w:hAnsi="Apercu Pro" w:cs="Apercu Pro"/>
                <w:sz w:val="20"/>
                <w:szCs w:val="20"/>
              </w:rPr>
              <w:t>45</w:t>
            </w:r>
          </w:p>
        </w:tc>
        <w:tc>
          <w:tcPr>
            <w:tcW w:w="2070" w:type="dxa"/>
          </w:tcPr>
          <w:p w14:paraId="77CCC337" w14:textId="0FBD6B7E" w:rsidR="007A4C24" w:rsidRDefault="007A4C24" w:rsidP="005B034A">
            <w:pPr>
              <w:keepNext/>
              <w:spacing w:after="0" w:line="240" w:lineRule="auto"/>
              <w:rPr>
                <w:rFonts w:ascii="Apercu Pro" w:hAnsi="Apercu Pro"/>
                <w:sz w:val="20"/>
                <w:szCs w:val="20"/>
              </w:rPr>
            </w:pPr>
            <w:r>
              <w:rPr>
                <w:rFonts w:ascii="Apercu Pro" w:hAnsi="Apercu Pro"/>
                <w:sz w:val="20"/>
                <w:szCs w:val="20"/>
              </w:rPr>
              <w:t>3</w:t>
            </w:r>
          </w:p>
        </w:tc>
        <w:tc>
          <w:tcPr>
            <w:tcW w:w="1440" w:type="dxa"/>
          </w:tcPr>
          <w:p w14:paraId="5F26F820" w14:textId="24FB252F" w:rsidR="007A4C24" w:rsidRPr="0033067B" w:rsidRDefault="007A4C24" w:rsidP="005B034A">
            <w:pPr>
              <w:keepNext/>
              <w:spacing w:after="0" w:line="240" w:lineRule="auto"/>
              <w:rPr>
                <w:rFonts w:ascii="Apercu Pro" w:hAnsi="Apercu Pro"/>
                <w:sz w:val="20"/>
                <w:szCs w:val="20"/>
              </w:rPr>
            </w:pPr>
            <w:r w:rsidRPr="0033067B">
              <w:rPr>
                <w:rFonts w:ascii="Apercu Pro" w:hAnsi="Apercu Pro"/>
                <w:sz w:val="20"/>
                <w:szCs w:val="20"/>
              </w:rPr>
              <w:t>N/A</w:t>
            </w:r>
          </w:p>
        </w:tc>
        <w:tc>
          <w:tcPr>
            <w:tcW w:w="5987" w:type="dxa"/>
            <w:tcMar>
              <w:top w:w="70" w:type="dxa"/>
              <w:left w:w="70" w:type="dxa"/>
              <w:bottom w:w="70" w:type="dxa"/>
              <w:right w:w="70" w:type="dxa"/>
            </w:tcMar>
          </w:tcPr>
          <w:p w14:paraId="02BFA0D3" w14:textId="1DF51B59" w:rsidR="007A4C24" w:rsidRDefault="007A4C24" w:rsidP="005B034A">
            <w:pPr>
              <w:keepNext/>
              <w:spacing w:after="0" w:line="240" w:lineRule="auto"/>
              <w:rPr>
                <w:rFonts w:ascii="Apercu Pro" w:eastAsia="Apercu Pro" w:hAnsi="Apercu Pro" w:cs="Apercu Pro"/>
                <w:sz w:val="20"/>
                <w:szCs w:val="20"/>
              </w:rPr>
            </w:pPr>
            <w:r w:rsidRPr="00DD1010">
              <w:rPr>
                <w:rFonts w:ascii="Apercu Pro" w:hAnsi="Apercu Pro"/>
                <w:sz w:val="20"/>
                <w:szCs w:val="20"/>
              </w:rPr>
              <w:t>This required course bundle should be completed in the Verizon platform before Experts take real calls. It includes Verizon-required compliance and sales content such as CPNI Annual Training, TCPA, state privacy laws, Sales Agent Standards of Conduct, and Selling with Integrity, with additional required courses continuing in Immersion as applicable.</w:t>
            </w:r>
          </w:p>
          <w:p w14:paraId="29FF11F0" w14:textId="7FB56E94" w:rsidR="007A4C24" w:rsidRPr="00A910A5" w:rsidRDefault="007A4C24" w:rsidP="004D2D43">
            <w:pPr>
              <w:pStyle w:val="ListParagraph"/>
              <w:keepNext/>
              <w:numPr>
                <w:ilvl w:val="0"/>
                <w:numId w:val="8"/>
              </w:numPr>
              <w:spacing w:after="0" w:line="240" w:lineRule="auto"/>
              <w:ind w:left="537" w:hanging="270"/>
              <w:rPr>
                <w:rFonts w:ascii="Apercu Pro" w:eastAsia="Apercu Pro" w:hAnsi="Apercu Pro" w:cs="Apercu Pro"/>
                <w:sz w:val="20"/>
                <w:szCs w:val="20"/>
              </w:rPr>
            </w:pPr>
            <w:r w:rsidRPr="52028B4D">
              <w:rPr>
                <w:rFonts w:ascii="Apercu Pro" w:eastAsia="Apercu Pro" w:hAnsi="Apercu Pro" w:cs="Apercu Pro"/>
                <w:sz w:val="20"/>
                <w:szCs w:val="20"/>
              </w:rPr>
              <w:t>VZ Learn- CPNI Annual Training- VZ154364</w:t>
            </w:r>
          </w:p>
          <w:p w14:paraId="395FF93B" w14:textId="60BC28C8" w:rsidR="007A4C24" w:rsidRPr="000A1123" w:rsidRDefault="007A4C24" w:rsidP="004D2D43">
            <w:pPr>
              <w:pStyle w:val="ListParagraph"/>
              <w:keepNext/>
              <w:numPr>
                <w:ilvl w:val="0"/>
                <w:numId w:val="8"/>
              </w:numPr>
              <w:spacing w:after="0" w:line="240" w:lineRule="auto"/>
              <w:ind w:left="537" w:hanging="270"/>
              <w:rPr>
                <w:rFonts w:ascii="Apercu Pro" w:eastAsia="Apercu Pro" w:hAnsi="Apercu Pro" w:cs="Apercu Pro"/>
                <w:sz w:val="20"/>
              </w:rPr>
            </w:pPr>
            <w:r w:rsidRPr="000A1123">
              <w:rPr>
                <w:rFonts w:ascii="Apercu Pro" w:eastAsia="Apercu Pro" w:hAnsi="Apercu Pro" w:cs="Apercu Pro"/>
                <w:sz w:val="20"/>
              </w:rPr>
              <w:t>VZ Learn- Fundamental Telephone Consumer Protection Act- VZ151865</w:t>
            </w:r>
          </w:p>
          <w:p w14:paraId="31E92C7E" w14:textId="0FC824B8" w:rsidR="007A4C24" w:rsidRPr="000A1123" w:rsidRDefault="007A4C24" w:rsidP="004D2D43">
            <w:pPr>
              <w:pStyle w:val="ListParagraph"/>
              <w:keepNext/>
              <w:numPr>
                <w:ilvl w:val="0"/>
                <w:numId w:val="8"/>
              </w:numPr>
              <w:spacing w:after="0" w:line="240" w:lineRule="auto"/>
              <w:ind w:left="537" w:hanging="270"/>
              <w:rPr>
                <w:rFonts w:ascii="Apercu Pro" w:eastAsia="Apercu Pro" w:hAnsi="Apercu Pro" w:cs="Apercu Pro"/>
                <w:sz w:val="20"/>
              </w:rPr>
            </w:pPr>
            <w:r w:rsidRPr="000A1123">
              <w:rPr>
                <w:rFonts w:ascii="Apercu Pro" w:eastAsia="Apercu Pro" w:hAnsi="Apercu Pro" w:cs="Apercu Pro"/>
                <w:sz w:val="20"/>
              </w:rPr>
              <w:t>VZ Learn- tate Comprehensive Privacy Laws- Consumer- VZ135918</w:t>
            </w:r>
          </w:p>
          <w:p w14:paraId="595CB25E" w14:textId="012A77BC" w:rsidR="007A4C24" w:rsidRPr="000A1123" w:rsidRDefault="007A4C24" w:rsidP="004D2D43">
            <w:pPr>
              <w:pStyle w:val="ListParagraph"/>
              <w:keepNext/>
              <w:numPr>
                <w:ilvl w:val="0"/>
                <w:numId w:val="8"/>
              </w:numPr>
              <w:spacing w:after="0" w:line="240" w:lineRule="auto"/>
              <w:ind w:left="537" w:hanging="270"/>
              <w:rPr>
                <w:rFonts w:ascii="Apercu Pro" w:eastAsia="Apercu Pro" w:hAnsi="Apercu Pro" w:cs="Apercu Pro"/>
                <w:sz w:val="20"/>
              </w:rPr>
            </w:pPr>
            <w:r w:rsidRPr="000A1123">
              <w:rPr>
                <w:rFonts w:ascii="Apercu Pro" w:eastAsia="Apercu Pro" w:hAnsi="Apercu Pro" w:cs="Apercu Pro"/>
                <w:sz w:val="20"/>
              </w:rPr>
              <w:t>VZ Learn- Verizon Sales Agent Standards of Conduct- 2025- VZ154830</w:t>
            </w:r>
          </w:p>
          <w:p w14:paraId="05F2E791" w14:textId="7917D436" w:rsidR="007A4C24" w:rsidRDefault="007A4C24" w:rsidP="004D2D43">
            <w:pPr>
              <w:pStyle w:val="ListParagraph"/>
              <w:keepNext/>
              <w:numPr>
                <w:ilvl w:val="0"/>
                <w:numId w:val="8"/>
              </w:numPr>
              <w:spacing w:after="0" w:line="240" w:lineRule="auto"/>
              <w:ind w:left="537" w:hanging="270"/>
            </w:pPr>
            <w:r w:rsidRPr="688811D4">
              <w:rPr>
                <w:rFonts w:ascii="Apercu Pro" w:eastAsia="Apercu Pro" w:hAnsi="Apercu Pro" w:cs="Apercu Pro"/>
                <w:sz w:val="20"/>
                <w:szCs w:val="20"/>
              </w:rPr>
              <w:t>VZ Learn- Selling with Integrity- VZ156093</w:t>
            </w:r>
          </w:p>
        </w:tc>
      </w:tr>
    </w:tbl>
    <w:p w14:paraId="50B15473" w14:textId="02C0AB4B" w:rsidR="2FC854B4" w:rsidRDefault="2FC854B4" w:rsidP="005B034A">
      <w:pPr>
        <w:spacing w:after="0" w:line="240" w:lineRule="auto"/>
        <w:rPr>
          <w:i/>
          <w:iCs/>
        </w:rPr>
      </w:pPr>
      <w:r w:rsidRPr="1B69B384">
        <w:rPr>
          <w:i/>
          <w:iCs/>
        </w:rPr>
        <w:t xml:space="preserve">Note: There are </w:t>
      </w:r>
      <w:r w:rsidR="2C44CE62" w:rsidRPr="56E52E56">
        <w:rPr>
          <w:i/>
          <w:iCs/>
        </w:rPr>
        <w:t>additional</w:t>
      </w:r>
      <w:r w:rsidRPr="1B69B384">
        <w:rPr>
          <w:i/>
          <w:iCs/>
        </w:rPr>
        <w:t xml:space="preserve"> VZW required courses to be taken </w:t>
      </w:r>
      <w:r w:rsidR="737DD18F" w:rsidRPr="56E52E56">
        <w:rPr>
          <w:i/>
          <w:iCs/>
        </w:rPr>
        <w:t>in Immersion.</w:t>
      </w:r>
    </w:p>
    <w:p w14:paraId="7A9911F8" w14:textId="6C3D01C1" w:rsidR="004166F0" w:rsidRDefault="00684E01" w:rsidP="005B034A">
      <w:pPr>
        <w:pStyle w:val="Subtitle"/>
        <w:spacing w:after="0" w:line="240" w:lineRule="auto"/>
        <w:rPr>
          <w:rFonts w:hint="eastAsia"/>
        </w:rPr>
      </w:pPr>
      <w:r>
        <w:t>S</w:t>
      </w:r>
      <w:r w:rsidR="24ACED61">
        <w:t>imulation Strategy</w:t>
      </w:r>
      <w:r w:rsidR="00B820F8">
        <w:t xml:space="preserve"> (~1 hour 45 minutes)</w:t>
      </w:r>
    </w:p>
    <w:p w14:paraId="7FF076CA" w14:textId="5E6761C6" w:rsidR="004166F0" w:rsidRDefault="24ACED61" w:rsidP="005B034A">
      <w:pPr>
        <w:pStyle w:val="ListParagraph"/>
        <w:spacing w:after="0" w:line="240" w:lineRule="auto"/>
        <w:ind w:left="0"/>
      </w:pPr>
      <w:r>
        <w:t>After completing the final required courses and operational content, Experts should move into capstone simulation practice that integrates the capabilities developed throughout Launchpad. Simulations should reflect realistic customer interactions with limited initial information and should be timed like live calls, with coaching, scoring, and debrief handled separately.</w:t>
      </w:r>
    </w:p>
    <w:p w14:paraId="14BA2D7E" w14:textId="13DC098A" w:rsidR="004166F0" w:rsidRDefault="24ACED61" w:rsidP="005B034A">
      <w:pPr>
        <w:pStyle w:val="ListParagraph"/>
        <w:spacing w:after="0" w:line="240" w:lineRule="auto"/>
        <w:ind w:left="0"/>
      </w:pPr>
      <w:r>
        <w:t>The simulations should confirm production readiness by assessing customer ownership, diagnostic thinking, communication, tool use, decision making, sales integration when appropriate, transfer or escalation judgment, documentation, and professional confidence before moving into live customer interactions.</w:t>
      </w:r>
    </w:p>
    <w:p w14:paraId="348CD720" w14:textId="2B3C2CA9" w:rsidR="004166F0" w:rsidRDefault="003E6E2D" w:rsidP="005B034A">
      <w:pPr>
        <w:spacing w:after="0" w:line="240" w:lineRule="auto"/>
      </w:pPr>
      <w:r w:rsidRPr="003E6E2D">
        <w:rPr>
          <w:b/>
          <w:bCs/>
        </w:rPr>
        <w:t>Total Simulations-</w:t>
      </w:r>
      <w:r>
        <w:t xml:space="preserve"> 7</w:t>
      </w:r>
    </w:p>
    <w:p w14:paraId="24182666" w14:textId="72FFCDE1" w:rsidR="004166F0" w:rsidRDefault="004166F0" w:rsidP="005B034A">
      <w:pPr>
        <w:spacing w:after="0" w:line="240" w:lineRule="auto"/>
      </w:pPr>
    </w:p>
    <w:p w14:paraId="0B79D5BE" w14:textId="57B904E1" w:rsidR="56E52E56" w:rsidRDefault="55D3AC4A" w:rsidP="005B034A">
      <w:pPr>
        <w:spacing w:after="0" w:line="240" w:lineRule="auto"/>
      </w:pPr>
      <w:r>
        <w:rPr>
          <w:noProof/>
        </w:rPr>
        <w:drawing>
          <wp:inline distT="0" distB="0" distL="0" distR="0" wp14:anchorId="49BD088B" wp14:editId="0438DFA9">
            <wp:extent cx="5943600" cy="1628775"/>
            <wp:effectExtent l="0" t="0" r="0" b="0"/>
            <wp:docPr id="388512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12008" name="Picture 388512008"/>
                    <pic:cNvPicPr/>
                  </pic:nvPicPr>
                  <pic:blipFill>
                    <a:blip r:embed="rId34">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bookmarkStart w:id="85" w:name="_Call_Listening_and"/>
      <w:bookmarkEnd w:id="85"/>
    </w:p>
    <w:p w14:paraId="29B3D882" w14:textId="77777777" w:rsidR="000A38F7" w:rsidRDefault="000A38F7" w:rsidP="005B034A">
      <w:pPr>
        <w:spacing w:after="0" w:line="240" w:lineRule="auto"/>
      </w:pPr>
    </w:p>
    <w:p w14:paraId="084AA0FD" w14:textId="77777777" w:rsidR="000A38F7" w:rsidRPr="00484805" w:rsidRDefault="000A38F7" w:rsidP="005B034A">
      <w:pPr>
        <w:pStyle w:val="Subtitle"/>
        <w:spacing w:after="0" w:line="240" w:lineRule="auto"/>
        <w:rPr>
          <w:rFonts w:hint="eastAsia"/>
        </w:rPr>
      </w:pPr>
      <w:r w:rsidRPr="00484805">
        <w:t>Instructional Design Guidance</w:t>
      </w:r>
    </w:p>
    <w:p w14:paraId="320ECA80" w14:textId="77777777" w:rsidR="000A38F7" w:rsidRPr="00484805" w:rsidRDefault="000A38F7" w:rsidP="005B034A">
      <w:pPr>
        <w:spacing w:after="0" w:line="240" w:lineRule="auto"/>
      </w:pPr>
      <w:r w:rsidRPr="00484805">
        <w:t>For every course within this learning block, instructional designers should define:</w:t>
      </w:r>
    </w:p>
    <w:p w14:paraId="7C7B5A00" w14:textId="77777777" w:rsidR="000A38F7" w:rsidRPr="00484805" w:rsidRDefault="000A38F7" w:rsidP="00986EED">
      <w:pPr>
        <w:pStyle w:val="ListParagraph"/>
        <w:numPr>
          <w:ilvl w:val="0"/>
          <w:numId w:val="15"/>
        </w:numPr>
        <w:tabs>
          <w:tab w:val="num" w:pos="720"/>
        </w:tabs>
        <w:spacing w:after="0" w:line="240" w:lineRule="auto"/>
      </w:pPr>
      <w:r w:rsidRPr="00484805">
        <w:t xml:space="preserve">Content: What information is delivered. </w:t>
      </w:r>
    </w:p>
    <w:p w14:paraId="2338B979" w14:textId="77777777" w:rsidR="000A38F7" w:rsidRPr="00484805" w:rsidRDefault="000A38F7" w:rsidP="00986EED">
      <w:pPr>
        <w:pStyle w:val="ListParagraph"/>
        <w:numPr>
          <w:ilvl w:val="0"/>
          <w:numId w:val="15"/>
        </w:numPr>
        <w:tabs>
          <w:tab w:val="num" w:pos="720"/>
        </w:tabs>
        <w:spacing w:after="0" w:line="240" w:lineRule="auto"/>
      </w:pPr>
      <w:r w:rsidRPr="00484805">
        <w:t xml:space="preserve">Modality: How the learning is delivered (ILT, CBT, simulation, activity, etc.). </w:t>
      </w:r>
    </w:p>
    <w:p w14:paraId="52301A04" w14:textId="77777777" w:rsidR="000A38F7" w:rsidRPr="00484805" w:rsidRDefault="000A38F7" w:rsidP="00986EED">
      <w:pPr>
        <w:pStyle w:val="ListParagraph"/>
        <w:numPr>
          <w:ilvl w:val="0"/>
          <w:numId w:val="15"/>
        </w:numPr>
        <w:tabs>
          <w:tab w:val="num" w:pos="720"/>
        </w:tabs>
        <w:spacing w:after="0" w:line="240" w:lineRule="auto"/>
      </w:pPr>
      <w:r w:rsidRPr="00484805">
        <w:t xml:space="preserve">Practice: How Experts apply the knowledge or skill. </w:t>
      </w:r>
    </w:p>
    <w:p w14:paraId="1A62FB19" w14:textId="77777777" w:rsidR="000A38F7" w:rsidRPr="00484805" w:rsidRDefault="000A38F7" w:rsidP="00986EED">
      <w:pPr>
        <w:pStyle w:val="ListParagraph"/>
        <w:numPr>
          <w:ilvl w:val="0"/>
          <w:numId w:val="15"/>
        </w:numPr>
        <w:tabs>
          <w:tab w:val="num" w:pos="720"/>
        </w:tabs>
        <w:spacing w:after="0" w:line="240" w:lineRule="auto"/>
      </w:pPr>
      <w:r w:rsidRPr="00484805">
        <w:t xml:space="preserve">Performance Check: How proficiency is demonstrated. </w:t>
      </w:r>
    </w:p>
    <w:p w14:paraId="6247BA48" w14:textId="77777777" w:rsidR="000A38F7" w:rsidRPr="00484805" w:rsidRDefault="000A38F7" w:rsidP="00986EED">
      <w:pPr>
        <w:pStyle w:val="ListParagraph"/>
        <w:numPr>
          <w:ilvl w:val="0"/>
          <w:numId w:val="15"/>
        </w:numPr>
        <w:tabs>
          <w:tab w:val="num" w:pos="720"/>
        </w:tabs>
        <w:spacing w:after="0" w:line="240" w:lineRule="auto"/>
      </w:pPr>
      <w:r w:rsidRPr="00484805">
        <w:t>Minimum Readiness Criteria: The observable behaviors or outcomes required before progressing to the next learning block.</w:t>
      </w:r>
    </w:p>
    <w:p w14:paraId="6A16D086" w14:textId="77777777" w:rsidR="000A38F7" w:rsidRDefault="000A38F7" w:rsidP="005B034A">
      <w:pPr>
        <w:spacing w:after="0" w:line="240" w:lineRule="auto"/>
      </w:pPr>
    </w:p>
    <w:p w14:paraId="6EC15935" w14:textId="1A87015C" w:rsidR="56E52E56" w:rsidRDefault="56E52E56" w:rsidP="005B034A">
      <w:pPr>
        <w:spacing w:after="0" w:line="240" w:lineRule="auto"/>
      </w:pPr>
    </w:p>
    <w:p w14:paraId="01A6632D" w14:textId="125061AC" w:rsidR="56E52E56" w:rsidRDefault="56E52E56" w:rsidP="005B034A">
      <w:pPr>
        <w:spacing w:after="0" w:line="240" w:lineRule="auto"/>
      </w:pPr>
    </w:p>
    <w:p w14:paraId="1C07FE1A" w14:textId="46659AD8" w:rsidR="004166F0" w:rsidRPr="00246EA0" w:rsidRDefault="00F379E3" w:rsidP="005B034A">
      <w:pPr>
        <w:pStyle w:val="Heading2"/>
        <w:spacing w:before="0" w:after="0" w:line="240" w:lineRule="auto"/>
        <w:rPr>
          <w:rFonts w:hint="eastAsia"/>
        </w:rPr>
      </w:pPr>
      <w:bookmarkStart w:id="86" w:name="_Toc236830923"/>
      <w:r w:rsidRPr="00246EA0">
        <w:t>Additional Activities</w:t>
      </w:r>
      <w:bookmarkEnd w:id="86"/>
    </w:p>
    <w:p w14:paraId="54CDFA64" w14:textId="6B69BC69" w:rsidR="00D86E8A" w:rsidRDefault="00D86E8A" w:rsidP="005B034A">
      <w:pPr>
        <w:pStyle w:val="Subtitle"/>
        <w:spacing w:after="0" w:line="240" w:lineRule="auto"/>
        <w:rPr>
          <w:rFonts w:hint="eastAsia"/>
        </w:rPr>
      </w:pPr>
      <w:r>
        <w:t>Call Listening</w:t>
      </w:r>
    </w:p>
    <w:p w14:paraId="3E3EBCEA" w14:textId="337EBAA3" w:rsidR="005660AC" w:rsidRPr="007F3DB1" w:rsidRDefault="005660AC" w:rsidP="005B034A">
      <w:pPr>
        <w:spacing w:after="0" w:line="240" w:lineRule="auto"/>
      </w:pPr>
      <w:r w:rsidRPr="007F3DB1">
        <w:t xml:space="preserve">These should align with the ASCEND </w:t>
      </w:r>
      <w:r w:rsidRPr="007F3DB1">
        <w:rPr>
          <w:i/>
          <w:iCs/>
        </w:rPr>
        <w:t>User Manual</w:t>
      </w:r>
      <w:r w:rsidRPr="007F3DB1">
        <w:t>. Trainers should use the Expert Dashboard to determine the appropriate timing for each session based on learner progress.</w:t>
      </w:r>
      <w:r w:rsidR="00AD2C37">
        <w:t xml:space="preserve"> Each Call listening should be </w:t>
      </w:r>
      <w:r w:rsidR="002C4E8F">
        <w:t>45 minutes</w:t>
      </w:r>
      <w:r w:rsidR="003B438F">
        <w:t xml:space="preserve"> max. </w:t>
      </w:r>
    </w:p>
    <w:p w14:paraId="07E23AD2" w14:textId="77777777" w:rsidR="005660AC" w:rsidRPr="007F3DB1" w:rsidRDefault="005660AC" w:rsidP="005B034A">
      <w:pPr>
        <w:spacing w:after="0" w:line="240" w:lineRule="auto"/>
      </w:pPr>
      <w:r w:rsidRPr="007F3DB1">
        <w:t>Below are the recommended call types for each listening session:</w:t>
      </w:r>
    </w:p>
    <w:p w14:paraId="0CF74DA7" w14:textId="77777777" w:rsidR="005660AC" w:rsidRPr="007F3DB1" w:rsidRDefault="005660AC" w:rsidP="004D2D43">
      <w:pPr>
        <w:pStyle w:val="ListParagraph"/>
        <w:numPr>
          <w:ilvl w:val="0"/>
          <w:numId w:val="2"/>
        </w:numPr>
        <w:spacing w:after="0" w:line="240" w:lineRule="auto"/>
      </w:pPr>
      <w:r w:rsidRPr="005660AC">
        <w:rPr>
          <w:b/>
          <w:bCs/>
        </w:rPr>
        <w:t>Client Tools:</w:t>
      </w:r>
      <w:r w:rsidRPr="007F3DB1">
        <w:t xml:space="preserve"> Trainer selects a call that demonstrates the use of both Asurion and client tools (a shorter call is preferred).</w:t>
      </w:r>
    </w:p>
    <w:p w14:paraId="066ABE76" w14:textId="77777777" w:rsidR="005660AC" w:rsidRPr="007F3DB1" w:rsidRDefault="005660AC" w:rsidP="004D2D43">
      <w:pPr>
        <w:pStyle w:val="ListParagraph"/>
        <w:numPr>
          <w:ilvl w:val="0"/>
          <w:numId w:val="2"/>
        </w:numPr>
        <w:spacing w:after="0" w:line="240" w:lineRule="auto"/>
      </w:pPr>
      <w:r w:rsidRPr="005660AC">
        <w:rPr>
          <w:b/>
          <w:bCs/>
        </w:rPr>
        <w:t>Troubleshooting:</w:t>
      </w:r>
      <w:r w:rsidRPr="007F3DB1">
        <w:t xml:space="preserve"> Trainer selects a call focused on troubleshooting a customer issue.</w:t>
      </w:r>
    </w:p>
    <w:p w14:paraId="48197096" w14:textId="77777777" w:rsidR="005660AC" w:rsidRPr="007F3DB1" w:rsidRDefault="005660AC" w:rsidP="004D2D43">
      <w:pPr>
        <w:pStyle w:val="ListParagraph"/>
        <w:numPr>
          <w:ilvl w:val="0"/>
          <w:numId w:val="2"/>
        </w:numPr>
        <w:spacing w:after="0" w:line="240" w:lineRule="auto"/>
      </w:pPr>
      <w:r w:rsidRPr="005660AC">
        <w:rPr>
          <w:b/>
          <w:bCs/>
        </w:rPr>
        <w:t>Networking:</w:t>
      </w:r>
      <w:r w:rsidRPr="007F3DB1">
        <w:t xml:space="preserve"> Trainer selects a call involving a networking-related issue.</w:t>
      </w:r>
    </w:p>
    <w:p w14:paraId="43CEA5CF" w14:textId="798EB1DD" w:rsidR="007D00A2" w:rsidRPr="007D00A2" w:rsidRDefault="007D00A2" w:rsidP="004D2D43">
      <w:pPr>
        <w:pStyle w:val="ListParagraph"/>
        <w:numPr>
          <w:ilvl w:val="0"/>
          <w:numId w:val="2"/>
        </w:numPr>
        <w:spacing w:after="0" w:line="240" w:lineRule="auto"/>
      </w:pPr>
      <w:r w:rsidRPr="007D00A2">
        <w:rPr>
          <w:b/>
          <w:bCs/>
        </w:rPr>
        <w:t>Activations:</w:t>
      </w:r>
      <w:r>
        <w:t xml:space="preserve"> Trainer selects multiple calls where they view successful activations and activations where there were errors.</w:t>
      </w:r>
    </w:p>
    <w:p w14:paraId="1300FB6B" w14:textId="7745976A" w:rsidR="005660AC" w:rsidRPr="007F3DB1" w:rsidRDefault="005660AC" w:rsidP="004D2D43">
      <w:pPr>
        <w:pStyle w:val="ListParagraph"/>
        <w:numPr>
          <w:ilvl w:val="0"/>
          <w:numId w:val="2"/>
        </w:numPr>
        <w:spacing w:after="0" w:line="240" w:lineRule="auto"/>
      </w:pPr>
      <w:r w:rsidRPr="005660AC">
        <w:rPr>
          <w:b/>
          <w:bCs/>
        </w:rPr>
        <w:t>Carrier Account:</w:t>
      </w:r>
      <w:r w:rsidRPr="007F3DB1">
        <w:t xml:space="preserve"> Trainer selects a call where the Expert uses </w:t>
      </w:r>
      <w:r w:rsidRPr="005660AC">
        <w:rPr>
          <w:b/>
          <w:bCs/>
        </w:rPr>
        <w:t>My Verizon</w:t>
      </w:r>
      <w:r w:rsidRPr="007F3DB1">
        <w:t xml:space="preserve"> to resolve the customer's issue.</w:t>
      </w:r>
    </w:p>
    <w:p w14:paraId="27B9F1F1" w14:textId="77777777" w:rsidR="005660AC" w:rsidRPr="007F3DB1" w:rsidRDefault="005660AC" w:rsidP="004D2D43">
      <w:pPr>
        <w:pStyle w:val="ListParagraph"/>
        <w:numPr>
          <w:ilvl w:val="0"/>
          <w:numId w:val="2"/>
        </w:numPr>
        <w:spacing w:after="0" w:line="240" w:lineRule="auto"/>
      </w:pPr>
      <w:r w:rsidRPr="005660AC">
        <w:rPr>
          <w:b/>
          <w:bCs/>
        </w:rPr>
        <w:t>Insurance and Warranty Claims:</w:t>
      </w:r>
      <w:r w:rsidRPr="007F3DB1">
        <w:t xml:space="preserve"> Trainer selects a call that requires either an insurance claim or a warranty claim.</w:t>
      </w:r>
    </w:p>
    <w:p w14:paraId="3D032F6A" w14:textId="77777777" w:rsidR="005660AC" w:rsidRPr="005660AC" w:rsidRDefault="005660AC" w:rsidP="005B034A">
      <w:pPr>
        <w:spacing w:after="0" w:line="240" w:lineRule="auto"/>
      </w:pPr>
    </w:p>
    <w:p w14:paraId="277A1636" w14:textId="207F7591" w:rsidR="007F3DB1" w:rsidRDefault="00C44E28" w:rsidP="005B034A">
      <w:pPr>
        <w:pStyle w:val="Subtitle"/>
        <w:spacing w:after="0" w:line="240" w:lineRule="auto"/>
        <w:rPr>
          <w:rFonts w:hint="eastAsia"/>
        </w:rPr>
      </w:pPr>
      <w:r>
        <w:t>Side-by-Sides</w:t>
      </w:r>
    </w:p>
    <w:p w14:paraId="5063BEFF" w14:textId="3DB480EF" w:rsidR="008E527A" w:rsidRDefault="001E401D" w:rsidP="005B034A">
      <w:pPr>
        <w:spacing w:after="0" w:line="240" w:lineRule="auto"/>
      </w:pPr>
      <w:r>
        <w:t xml:space="preserve">At the beginning of days </w:t>
      </w:r>
      <w:r w:rsidR="008D3001">
        <w:t>3, 5, and 7, the trainer should partner with Operations to pull Experts out to do live side-by-sides for no more than</w:t>
      </w:r>
      <w:r w:rsidR="00FD0E44">
        <w:t xml:space="preserve"> </w:t>
      </w:r>
      <w:r w:rsidR="00FB1C83">
        <w:t>1:30</w:t>
      </w:r>
      <w:r w:rsidR="008D3001">
        <w:t>. Once finished, the</w:t>
      </w:r>
      <w:r w:rsidR="001C1D1F">
        <w:t xml:space="preserve"> Experts will return to the classroom and debrief what they observed for 15 minutes before jumping back </w:t>
      </w:r>
      <w:r w:rsidR="00FD0E44">
        <w:t xml:space="preserve">into their work. </w:t>
      </w:r>
      <w:r w:rsidR="008D3001">
        <w:t xml:space="preserve"> </w:t>
      </w:r>
    </w:p>
    <w:p w14:paraId="7A39C56B" w14:textId="77777777" w:rsidR="00241673" w:rsidRDefault="00241673" w:rsidP="005B034A">
      <w:pPr>
        <w:spacing w:after="0" w:line="240" w:lineRule="auto"/>
      </w:pPr>
    </w:p>
    <w:p w14:paraId="5DC710C0" w14:textId="157B94AC" w:rsidR="00241673" w:rsidRDefault="00241673" w:rsidP="005B034A">
      <w:pPr>
        <w:pStyle w:val="Subtitle"/>
        <w:spacing w:after="0" w:line="240" w:lineRule="auto"/>
        <w:rPr>
          <w:rFonts w:hint="eastAsia"/>
        </w:rPr>
      </w:pPr>
      <w:r>
        <w:t>Innovation Lab Activities</w:t>
      </w:r>
    </w:p>
    <w:p w14:paraId="6C239405" w14:textId="77777777" w:rsidR="00135F59" w:rsidRDefault="00135F59" w:rsidP="005B034A">
      <w:pPr>
        <w:spacing w:after="0" w:line="240" w:lineRule="auto"/>
      </w:pPr>
      <w:r w:rsidRPr="00135F59">
        <w:t>After Experts have completed Ascend Learning Blocks 7–9, the trainer will facilitate topic-specific call listening followed by a corresponding Innovation Lab activity focused on troubleshooting, device basics, and hardware versus software</w:t>
      </w:r>
      <w:r>
        <w:t xml:space="preserve"> at the beginning of the day</w:t>
      </w:r>
      <w:r w:rsidRPr="00135F59">
        <w:t xml:space="preserve">. After Experts complete Learning Block 10, the same approach will be used for networking. </w:t>
      </w:r>
    </w:p>
    <w:p w14:paraId="71E03798" w14:textId="1B0D668B" w:rsidR="00241673" w:rsidRDefault="00135F59" w:rsidP="005B034A">
      <w:pPr>
        <w:spacing w:after="0" w:line="240" w:lineRule="auto"/>
      </w:pPr>
      <w:r w:rsidRPr="00135F59">
        <w:t>The Innovation Lab team will design these hands-on activities to reinforce completed learning through real-world application and problem-solving.</w:t>
      </w:r>
    </w:p>
    <w:p w14:paraId="0AB778E8" w14:textId="77777777" w:rsidR="00CA6DBC" w:rsidRDefault="00CA6DBC" w:rsidP="005B034A">
      <w:pPr>
        <w:spacing w:after="0" w:line="240" w:lineRule="auto"/>
      </w:pPr>
    </w:p>
    <w:p w14:paraId="27573192" w14:textId="11288DD5" w:rsidR="0022638E" w:rsidRDefault="0022638E" w:rsidP="005B034A">
      <w:pPr>
        <w:pStyle w:val="Heading2"/>
        <w:spacing w:before="0" w:after="0" w:line="240" w:lineRule="auto"/>
        <w:rPr>
          <w:rFonts w:hint="eastAsia"/>
        </w:rPr>
      </w:pPr>
      <w:bookmarkStart w:id="87" w:name="_Toc236830924"/>
      <w:r>
        <w:t>LaunchPad Outcome</w:t>
      </w:r>
      <w:bookmarkEnd w:id="87"/>
    </w:p>
    <w:p w14:paraId="7C43F665" w14:textId="77777777" w:rsidR="00BA520B" w:rsidRPr="00BA520B" w:rsidRDefault="00BA520B" w:rsidP="00BA520B"/>
    <w:tbl>
      <w:tblPr>
        <w:tblStyle w:val="TableGrid"/>
        <w:tblW w:w="0" w:type="auto"/>
        <w:shd w:val="clear" w:color="auto" w:fill="F2F2F2" w:themeFill="background1" w:themeFillShade="F2"/>
        <w:tblLook w:val="04A0" w:firstRow="1" w:lastRow="0" w:firstColumn="1" w:lastColumn="0" w:noHBand="0" w:noVBand="1"/>
      </w:tblPr>
      <w:tblGrid>
        <w:gridCol w:w="13948"/>
      </w:tblGrid>
      <w:tr w:rsidR="00684E01" w14:paraId="3B90BF76" w14:textId="77777777" w:rsidTr="00592F4F">
        <w:tc>
          <w:tcPr>
            <w:tcW w:w="13948" w:type="dxa"/>
            <w:shd w:val="clear" w:color="auto" w:fill="F2F2F2" w:themeFill="background1" w:themeFillShade="F2"/>
          </w:tcPr>
          <w:p w14:paraId="3C368A1B" w14:textId="1E561710" w:rsidR="00CA6DBC" w:rsidRPr="00CA6DBC" w:rsidRDefault="00CA6DBC" w:rsidP="00CA6DBC">
            <w:pPr>
              <w:pStyle w:val="font-claude-response-body"/>
              <w:rPr>
                <w:rFonts w:asciiTheme="minorHAnsi" w:hAnsiTheme="minorHAnsi"/>
              </w:rPr>
            </w:pPr>
            <w:r>
              <w:rPr>
                <w:rStyle w:val="Strong"/>
              </w:rPr>
              <w:br/>
            </w:r>
            <w:r w:rsidRPr="00CA6DBC">
              <w:rPr>
                <w:rFonts w:asciiTheme="minorHAnsi" w:hAnsiTheme="minorHAnsi"/>
              </w:rPr>
              <w:t>At the end of the Launchpad training experience, Experts will have completed 16 Learning Blocks designed and sequenced to prepare them for operational readiness. This readiness is demonstrated through the successful completion of 182 progressive simulations built across every supported call type, followed by 7 Production Readiness simulations in Learning Block 16. The final 3 of those 7 are Readiness Gate simulations, each requiring a score of 85% or higher, completed without trainer guidance or intervention, covering the full call flow from greeting through documentation and close.</w:t>
            </w:r>
          </w:p>
          <w:p w14:paraId="135D0374" w14:textId="77777777" w:rsidR="00CA6DBC" w:rsidRPr="00CA6DBC" w:rsidRDefault="00CA6DBC" w:rsidP="00CA6DBC">
            <w:pPr>
              <w:pStyle w:val="font-claude-response-body"/>
              <w:rPr>
                <w:rFonts w:asciiTheme="minorHAnsi" w:hAnsiTheme="minorHAnsi"/>
              </w:rPr>
            </w:pPr>
            <w:r w:rsidRPr="00CA6DBC">
              <w:rPr>
                <w:rFonts w:asciiTheme="minorHAnsi" w:hAnsiTheme="minorHAnsi"/>
              </w:rPr>
              <w:t>At the successful completion of this learning experience, Experts will be prepared to perform at the following KPI levels during the Immersion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gridCol w:w="4860"/>
              <w:gridCol w:w="4174"/>
            </w:tblGrid>
            <w:tr w:rsidR="00CA6DBC" w:rsidRPr="00CA6DBC" w14:paraId="41EF1A6E" w14:textId="77777777" w:rsidTr="009706C8">
              <w:trPr>
                <w:trHeight w:val="648"/>
                <w:tblHeader/>
                <w:tblCellSpacing w:w="15" w:type="dxa"/>
              </w:trPr>
              <w:tc>
                <w:tcPr>
                  <w:tcW w:w="3981" w:type="dxa"/>
                  <w:vAlign w:val="center"/>
                  <w:hideMark/>
                </w:tcPr>
                <w:p w14:paraId="725A4437" w14:textId="77777777" w:rsidR="00CA6DBC" w:rsidRPr="00CA6DBC" w:rsidRDefault="00CA6DBC" w:rsidP="00A75F16">
                  <w:pPr>
                    <w:rPr>
                      <w:b/>
                      <w:bCs/>
                    </w:rPr>
                  </w:pPr>
                  <w:r w:rsidRPr="00CA6DBC">
                    <w:rPr>
                      <w:b/>
                      <w:bCs/>
                    </w:rPr>
                    <w:t>Metric</w:t>
                  </w:r>
                </w:p>
              </w:tc>
              <w:tc>
                <w:tcPr>
                  <w:tcW w:w="4830" w:type="dxa"/>
                  <w:vAlign w:val="center"/>
                  <w:hideMark/>
                </w:tcPr>
                <w:p w14:paraId="0BF7F256" w14:textId="77777777" w:rsidR="00CA6DBC" w:rsidRPr="00CA6DBC" w:rsidRDefault="00CA6DBC" w:rsidP="00A75F16">
                  <w:pPr>
                    <w:rPr>
                      <w:b/>
                      <w:bCs/>
                    </w:rPr>
                  </w:pPr>
                  <w:r w:rsidRPr="00CA6DBC">
                    <w:rPr>
                      <w:b/>
                      <w:bCs/>
                    </w:rPr>
                    <w:t>Minimum (Standard Graduation)</w:t>
                  </w:r>
                </w:p>
              </w:tc>
              <w:tc>
                <w:tcPr>
                  <w:tcW w:w="4129" w:type="dxa"/>
                  <w:vAlign w:val="center"/>
                  <w:hideMark/>
                </w:tcPr>
                <w:p w14:paraId="42188690" w14:textId="77777777" w:rsidR="00CA6DBC" w:rsidRPr="00CA6DBC" w:rsidRDefault="00CA6DBC" w:rsidP="00A75F16">
                  <w:pPr>
                    <w:rPr>
                      <w:b/>
                      <w:bCs/>
                    </w:rPr>
                  </w:pPr>
                  <w:r w:rsidRPr="00CA6DBC">
                    <w:rPr>
                      <w:b/>
                      <w:bCs/>
                    </w:rPr>
                    <w:t>Target (Accelerated Graduation)</w:t>
                  </w:r>
                </w:p>
              </w:tc>
            </w:tr>
            <w:tr w:rsidR="00CA6DBC" w:rsidRPr="00CA6DBC" w14:paraId="50CAA220" w14:textId="77777777" w:rsidTr="00A75F16">
              <w:trPr>
                <w:trHeight w:val="499"/>
                <w:tblCellSpacing w:w="15" w:type="dxa"/>
              </w:trPr>
              <w:tc>
                <w:tcPr>
                  <w:tcW w:w="3981" w:type="dxa"/>
                  <w:vAlign w:val="center"/>
                  <w:hideMark/>
                </w:tcPr>
                <w:p w14:paraId="0CD5B8D1" w14:textId="77777777" w:rsidR="00CA6DBC" w:rsidRPr="00CA6DBC" w:rsidRDefault="00CA6DBC" w:rsidP="00CA6DBC">
                  <w:r w:rsidRPr="00CA6DBC">
                    <w:t>Serve (ERP)</w:t>
                  </w:r>
                </w:p>
              </w:tc>
              <w:tc>
                <w:tcPr>
                  <w:tcW w:w="4830" w:type="dxa"/>
                  <w:vAlign w:val="center"/>
                  <w:hideMark/>
                </w:tcPr>
                <w:p w14:paraId="7E1FEF02" w14:textId="77777777" w:rsidR="00CA6DBC" w:rsidRPr="00CA6DBC" w:rsidRDefault="00CA6DBC" w:rsidP="00CA6DBC">
                  <w:r w:rsidRPr="00CA6DBC">
                    <w:t>86</w:t>
                  </w:r>
                </w:p>
              </w:tc>
              <w:tc>
                <w:tcPr>
                  <w:tcW w:w="4129" w:type="dxa"/>
                  <w:vAlign w:val="center"/>
                  <w:hideMark/>
                </w:tcPr>
                <w:p w14:paraId="2A210BB3" w14:textId="77777777" w:rsidR="00CA6DBC" w:rsidRPr="00CA6DBC" w:rsidRDefault="00CA6DBC" w:rsidP="00CA6DBC">
                  <w:r w:rsidRPr="00CA6DBC">
                    <w:t>88</w:t>
                  </w:r>
                </w:p>
              </w:tc>
            </w:tr>
            <w:tr w:rsidR="00CA6DBC" w:rsidRPr="00CA6DBC" w14:paraId="7E0392F8" w14:textId="77777777" w:rsidTr="00A75F16">
              <w:trPr>
                <w:trHeight w:val="499"/>
                <w:tblCellSpacing w:w="15" w:type="dxa"/>
              </w:trPr>
              <w:tc>
                <w:tcPr>
                  <w:tcW w:w="3981" w:type="dxa"/>
                  <w:vAlign w:val="center"/>
                  <w:hideMark/>
                </w:tcPr>
                <w:p w14:paraId="08BA8623" w14:textId="77777777" w:rsidR="00CA6DBC" w:rsidRPr="00CA6DBC" w:rsidRDefault="00CA6DBC" w:rsidP="00CA6DBC">
                  <w:r w:rsidRPr="00CA6DBC">
                    <w:t>Solve (Resolution Rate)</w:t>
                  </w:r>
                </w:p>
              </w:tc>
              <w:tc>
                <w:tcPr>
                  <w:tcW w:w="4830" w:type="dxa"/>
                  <w:vAlign w:val="center"/>
                  <w:hideMark/>
                </w:tcPr>
                <w:p w14:paraId="76B89E64" w14:textId="77777777" w:rsidR="00CA6DBC" w:rsidRPr="00CA6DBC" w:rsidRDefault="00CA6DBC" w:rsidP="00CA6DBC">
                  <w:r w:rsidRPr="00CA6DBC">
                    <w:t>84%</w:t>
                  </w:r>
                </w:p>
              </w:tc>
              <w:tc>
                <w:tcPr>
                  <w:tcW w:w="4129" w:type="dxa"/>
                  <w:vAlign w:val="center"/>
                  <w:hideMark/>
                </w:tcPr>
                <w:p w14:paraId="23A14C94" w14:textId="77777777" w:rsidR="00CA6DBC" w:rsidRPr="00CA6DBC" w:rsidRDefault="00CA6DBC" w:rsidP="00CA6DBC">
                  <w:r w:rsidRPr="00CA6DBC">
                    <w:t>86%</w:t>
                  </w:r>
                </w:p>
              </w:tc>
            </w:tr>
            <w:tr w:rsidR="00CA6DBC" w:rsidRPr="00CA6DBC" w14:paraId="01857954" w14:textId="77777777" w:rsidTr="00A75F16">
              <w:trPr>
                <w:trHeight w:val="513"/>
                <w:tblCellSpacing w:w="15" w:type="dxa"/>
              </w:trPr>
              <w:tc>
                <w:tcPr>
                  <w:tcW w:w="3981" w:type="dxa"/>
                  <w:vAlign w:val="center"/>
                  <w:hideMark/>
                </w:tcPr>
                <w:p w14:paraId="6A2A1FB0" w14:textId="77777777" w:rsidR="00CA6DBC" w:rsidRPr="00CA6DBC" w:rsidRDefault="00CA6DBC" w:rsidP="00CA6DBC">
                  <w:r w:rsidRPr="00CA6DBC">
                    <w:t>Sell (NSP100)</w:t>
                  </w:r>
                </w:p>
              </w:tc>
              <w:tc>
                <w:tcPr>
                  <w:tcW w:w="4830" w:type="dxa"/>
                  <w:vAlign w:val="center"/>
                  <w:hideMark/>
                </w:tcPr>
                <w:p w14:paraId="6D0E9CD8" w14:textId="77777777" w:rsidR="00CA6DBC" w:rsidRPr="00CA6DBC" w:rsidRDefault="00CA6DBC" w:rsidP="00CA6DBC">
                  <w:r w:rsidRPr="00CA6DBC">
                    <w:t>2.0</w:t>
                  </w:r>
                </w:p>
              </w:tc>
              <w:tc>
                <w:tcPr>
                  <w:tcW w:w="4129" w:type="dxa"/>
                  <w:vAlign w:val="center"/>
                  <w:hideMark/>
                </w:tcPr>
                <w:p w14:paraId="64A3F89D" w14:textId="77777777" w:rsidR="00CA6DBC" w:rsidRPr="00CA6DBC" w:rsidRDefault="00CA6DBC" w:rsidP="00CA6DBC">
                  <w:r w:rsidRPr="00CA6DBC">
                    <w:t>3.0</w:t>
                  </w:r>
                </w:p>
              </w:tc>
            </w:tr>
            <w:tr w:rsidR="00CA6DBC" w:rsidRPr="00CA6DBC" w14:paraId="476AF600" w14:textId="77777777" w:rsidTr="00A75F16">
              <w:trPr>
                <w:trHeight w:val="499"/>
                <w:tblCellSpacing w:w="15" w:type="dxa"/>
              </w:trPr>
              <w:tc>
                <w:tcPr>
                  <w:tcW w:w="3981" w:type="dxa"/>
                  <w:vAlign w:val="center"/>
                  <w:hideMark/>
                </w:tcPr>
                <w:p w14:paraId="788C3A45" w14:textId="77777777" w:rsidR="00CA6DBC" w:rsidRPr="00CA6DBC" w:rsidRDefault="00CA6DBC" w:rsidP="00CA6DBC">
                  <w:r w:rsidRPr="00CA6DBC">
                    <w:t>Productivity (CRT)</w:t>
                  </w:r>
                </w:p>
              </w:tc>
              <w:tc>
                <w:tcPr>
                  <w:tcW w:w="4830" w:type="dxa"/>
                  <w:vAlign w:val="center"/>
                  <w:hideMark/>
                </w:tcPr>
                <w:p w14:paraId="36A45018" w14:textId="77777777" w:rsidR="00CA6DBC" w:rsidRPr="00CA6DBC" w:rsidRDefault="00CA6DBC" w:rsidP="00CA6DBC">
                  <w:r w:rsidRPr="00CA6DBC">
                    <w:t>1,750s</w:t>
                  </w:r>
                </w:p>
              </w:tc>
              <w:tc>
                <w:tcPr>
                  <w:tcW w:w="4129" w:type="dxa"/>
                  <w:vAlign w:val="center"/>
                  <w:hideMark/>
                </w:tcPr>
                <w:p w14:paraId="58A184A8" w14:textId="77777777" w:rsidR="00CA6DBC" w:rsidRPr="00CA6DBC" w:rsidRDefault="00CA6DBC" w:rsidP="00CA6DBC">
                  <w:r w:rsidRPr="00CA6DBC">
                    <w:t>1,650s</w:t>
                  </w:r>
                </w:p>
              </w:tc>
            </w:tr>
          </w:tbl>
          <w:p w14:paraId="6D6C3716" w14:textId="77777777" w:rsidR="00CA6DBC" w:rsidRPr="00CA6DBC" w:rsidRDefault="00CA6DBC" w:rsidP="00CA6DBC">
            <w:pPr>
              <w:pStyle w:val="font-claude-response-body"/>
              <w:rPr>
                <w:rFonts w:asciiTheme="minorHAnsi" w:hAnsiTheme="minorHAnsi"/>
              </w:rPr>
            </w:pPr>
            <w:r w:rsidRPr="00CA6DBC">
              <w:rPr>
                <w:rFonts w:asciiTheme="minorHAnsi" w:hAnsiTheme="minorHAnsi"/>
              </w:rPr>
              <w:t>Experts graduate by meeting all Minimum Performance Requirements at 8 weeks of tenure (approximately 250 live calls), or by meeting all Target Performance Expectations over a rolling 100-call period within the first 8 weeks.</w:t>
            </w:r>
          </w:p>
          <w:p w14:paraId="1F708AFD" w14:textId="77777777" w:rsidR="00684E01" w:rsidRDefault="00684E01" w:rsidP="005B034A"/>
        </w:tc>
      </w:tr>
    </w:tbl>
    <w:p w14:paraId="60124896" w14:textId="77777777" w:rsidR="00F34EE5" w:rsidRDefault="00F34EE5" w:rsidP="005B034A">
      <w:pPr>
        <w:spacing w:after="0" w:line="240" w:lineRule="auto"/>
      </w:pPr>
    </w:p>
    <w:sectPr w:rsidR="00F34EE5" w:rsidSect="00132782">
      <w:headerReference w:type="default" r:id="rId35"/>
      <w:footerReference w:type="default" r:id="rId36"/>
      <w:headerReference w:type="first" r:id="rId37"/>
      <w:footerReference w:type="first" r:id="rId38"/>
      <w:pgSz w:w="16838" w:h="23811" w:code="8"/>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ble, Elizabeth" w:date="2026-08-05T11:50:00Z" w:initials="EN">
    <w:p w14:paraId="4517E257" w14:textId="759DCFAC" w:rsidR="00CB2884" w:rsidRDefault="00CB2884" w:rsidP="00CB2884">
      <w:pPr>
        <w:pStyle w:val="CommentText"/>
      </w:pPr>
      <w:r>
        <w:rPr>
          <w:rStyle w:val="CommentReference"/>
        </w:rPr>
        <w:annotationRef/>
      </w:r>
      <w:r>
        <w:fldChar w:fldCharType="begin"/>
      </w:r>
      <w:r>
        <w:instrText>HYPERLINK "mailto:John.Essary@asurion.com"</w:instrText>
      </w:r>
      <w:bookmarkStart w:id="1" w:name="_@_04CC968AA8F746049380408814918F93Z"/>
      <w:r>
        <w:fldChar w:fldCharType="separate"/>
      </w:r>
      <w:bookmarkEnd w:id="1"/>
      <w:r w:rsidRPr="00CB2884">
        <w:rPr>
          <w:rStyle w:val="Mention"/>
          <w:noProof/>
        </w:rPr>
        <w:t>@Essary, John</w:t>
      </w:r>
      <w:r>
        <w:fldChar w:fldCharType="end"/>
      </w:r>
      <w:r>
        <w:t xml:space="preserve"> </w:t>
      </w:r>
    </w:p>
    <w:p w14:paraId="138FC642" w14:textId="203EDE42" w:rsidR="00CB2884" w:rsidRDefault="00CB2884" w:rsidP="00CB2884">
      <w:pPr>
        <w:pStyle w:val="CommentText"/>
      </w:pPr>
      <w:r>
        <w:t xml:space="preserve">Add a classification for full end to end scenarios so that </w:t>
      </w:r>
      <w:r>
        <w:fldChar w:fldCharType="begin"/>
      </w:r>
      <w:r>
        <w:instrText>HYPERLINK "mailto:Karla.Henriquez@asurion.com"</w:instrText>
      </w:r>
      <w:bookmarkStart w:id="2" w:name="_@_A93841A84B5F43CC804C853207F19E0CZ"/>
      <w:r>
        <w:fldChar w:fldCharType="separate"/>
      </w:r>
      <w:bookmarkEnd w:id="2"/>
      <w:r w:rsidRPr="00CB2884">
        <w:rPr>
          <w:rStyle w:val="Mention"/>
          <w:noProof/>
        </w:rPr>
        <w:t>@Henriquez, Karla</w:t>
      </w:r>
      <w:r>
        <w:fldChar w:fldCharType="end"/>
      </w:r>
      <w:r>
        <w:t xml:space="preserve"> and </w:t>
      </w:r>
      <w:r>
        <w:fldChar w:fldCharType="begin"/>
      </w:r>
      <w:r>
        <w:instrText>HYPERLINK "mailto:Nathan.Taylor@asurion.com"</w:instrText>
      </w:r>
      <w:bookmarkStart w:id="3" w:name="_@_6A598C585F2D4D5D99F848FC6C7AF80EZ"/>
      <w:r>
        <w:fldChar w:fldCharType="separate"/>
      </w:r>
      <w:bookmarkEnd w:id="3"/>
      <w:r w:rsidRPr="00CB2884">
        <w:rPr>
          <w:rStyle w:val="Mention"/>
          <w:noProof/>
        </w:rPr>
        <w:t>@Taylor, Nathan</w:t>
      </w:r>
      <w:r>
        <w:fldChar w:fldCharType="end"/>
      </w:r>
      <w:r>
        <w:t xml:space="preserve"> can identify what ObserveAI can do by 9/14</w:t>
      </w:r>
    </w:p>
  </w:comment>
  <w:comment w:id="6" w:author="Noble, Elizabeth [2]" w:date="2026-07-27T15:43:00Z" w:initials="NE">
    <w:p w14:paraId="24AB2FB9" w14:textId="13638783" w:rsidR="00372C2B" w:rsidRDefault="00372C2B">
      <w:pPr>
        <w:pStyle w:val="CommentText"/>
      </w:pPr>
      <w:r>
        <w:rPr>
          <w:rStyle w:val="CommentReference"/>
        </w:rPr>
        <w:annotationRef/>
      </w:r>
      <w:r w:rsidRPr="533A3DF2">
        <w:t>I'd like to limit job aids as much as possible</w:t>
      </w:r>
    </w:p>
  </w:comment>
  <w:comment w:id="7" w:author="Malone, Meagan" w:date="2026-07-28T09:15:00Z" w:initials="MM">
    <w:p w14:paraId="0920F209" w14:textId="77777777" w:rsidR="009F1CF6" w:rsidRDefault="009F1CF6" w:rsidP="009F1CF6">
      <w:pPr>
        <w:pStyle w:val="CommentText"/>
      </w:pPr>
      <w:r>
        <w:rPr>
          <w:rStyle w:val="CommentReference"/>
        </w:rPr>
        <w:annotationRef/>
      </w:r>
      <w:r>
        <w:t xml:space="preserve">We will go through and determine which ones should have job aids. </w:t>
      </w:r>
    </w:p>
  </w:comment>
  <w:comment w:id="4" w:author="Copenhaver, Kayla" w:date="2026-07-30T10:03:00Z" w:initials="CK">
    <w:p w14:paraId="00A9B9F8" w14:textId="6003351F" w:rsidR="00D16D44" w:rsidRDefault="00D16D44">
      <w:pPr>
        <w:pStyle w:val="CommentText"/>
      </w:pPr>
      <w:r>
        <w:rPr>
          <w:rStyle w:val="CommentReference"/>
        </w:rPr>
        <w:annotationRef/>
      </w:r>
      <w:r w:rsidRPr="337046C1">
        <w:t xml:space="preserve">Can we simplify the training guides here? It seems like we will have guides for the guides as it is currently framed :) </w:t>
      </w:r>
    </w:p>
  </w:comment>
  <w:comment w:id="5" w:author="Malone, Meagan" w:date="2026-07-30T12:08:00Z" w:initials="MM">
    <w:p w14:paraId="6C197733" w14:textId="77777777" w:rsidR="00AC5D57" w:rsidRDefault="00AC5D57" w:rsidP="00AC5D57">
      <w:pPr>
        <w:pStyle w:val="CommentText"/>
      </w:pPr>
      <w:r>
        <w:rPr>
          <w:rStyle w:val="CommentReference"/>
        </w:rPr>
        <w:annotationRef/>
      </w:r>
      <w:r>
        <w:t>We can for sure- trainer guides was used a lot here but to simplify it:</w:t>
      </w:r>
      <w:r>
        <w:br/>
      </w:r>
    </w:p>
    <w:p w14:paraId="27FEDE15" w14:textId="77777777" w:rsidR="00AC5D57" w:rsidRDefault="00AC5D57" w:rsidP="00AC5D57">
      <w:pPr>
        <w:pStyle w:val="CommentText"/>
      </w:pPr>
      <w:r>
        <w:t>Every learning block will have a Trainer Guide that will include an overview of the learning block and remediation.</w:t>
      </w:r>
    </w:p>
    <w:p w14:paraId="779A9D86" w14:textId="77777777" w:rsidR="00AC5D57" w:rsidRDefault="00AC5D57" w:rsidP="00AC5D57">
      <w:pPr>
        <w:pStyle w:val="CommentText"/>
      </w:pPr>
    </w:p>
    <w:p w14:paraId="142DC82B" w14:textId="77777777" w:rsidR="00AC5D57" w:rsidRDefault="00AC5D57" w:rsidP="00AC5D57">
      <w:pPr>
        <w:pStyle w:val="CommentText"/>
      </w:pPr>
      <w:r>
        <w:t xml:space="preserve">Then there is the Ascend User Manual that will be a high-level overview for trainers and leaders to know how to navigate ASCEND as a whole, overall expectations of their role during Launchpad, dashboards and any other resources. </w:t>
      </w:r>
    </w:p>
  </w:comment>
  <w:comment w:id="8" w:author="Noble, Elizabeth" w:date="2026-07-28T09:38:00Z" w:initials="EN">
    <w:p w14:paraId="4FC64EF0" w14:textId="77777777" w:rsidR="00F03158" w:rsidRDefault="00F03158" w:rsidP="00F03158">
      <w:pPr>
        <w:pStyle w:val="CommentText"/>
      </w:pPr>
      <w:r>
        <w:rPr>
          <w:rStyle w:val="CommentReference"/>
        </w:rPr>
        <w:annotationRef/>
      </w:r>
      <w:r>
        <w:t xml:space="preserve">Throughout the curriculum, let's ensure we're designing around capability development—not content completion. Every section should answer: What can the Expert now do that they couldn't do before? </w:t>
      </w:r>
    </w:p>
  </w:comment>
  <w:comment w:id="9" w:author="Noble, Elizabeth" w:date="2026-07-28T09:38:00Z" w:initials="EN">
    <w:p w14:paraId="05CF3C03" w14:textId="77777777" w:rsidR="00F03158" w:rsidRDefault="00F03158" w:rsidP="00947281">
      <w:pPr>
        <w:pStyle w:val="CommentText"/>
      </w:pPr>
      <w:r>
        <w:rPr>
          <w:rStyle w:val="CommentReference"/>
        </w:rPr>
        <w:annotationRef/>
      </w:r>
      <w:r>
        <w:t xml:space="preserve">I think every course should eventually include a standard design template: </w:t>
      </w:r>
    </w:p>
  </w:comment>
  <w:comment w:id="11" w:author="Noble, Elizabeth" w:date="2026-07-28T09:35:00Z" w:initials="EN">
    <w:p w14:paraId="4123C4BA" w14:textId="77777777" w:rsidR="00A64408" w:rsidRDefault="00A64408" w:rsidP="00A64408">
      <w:pPr>
        <w:pStyle w:val="CommentText"/>
      </w:pPr>
      <w:r>
        <w:rPr>
          <w:rStyle w:val="CommentReference"/>
        </w:rPr>
        <w:annotationRef/>
      </w:r>
      <w:r>
        <w:t xml:space="preserve">I like the direction, but I think we should standardize every learning block to follow the same format (Purpose → Learning Objectives → Key Questions → Core Capabilities → Practice → Performance Expectations → Courses/Resources). This will make the curriculum easier to build, review, and maintain. </w:t>
      </w:r>
    </w:p>
  </w:comment>
  <w:comment w:id="12" w:author="Malone, Meagan" w:date="2026-07-31T07:07:00Z" w:initials="MM">
    <w:p w14:paraId="7913A2E0" w14:textId="77777777" w:rsidR="00902FF5" w:rsidRDefault="00902FF5" w:rsidP="00902FF5">
      <w:pPr>
        <w:pStyle w:val="CommentText"/>
      </w:pPr>
      <w:r>
        <w:rPr>
          <w:rStyle w:val="CommentReference"/>
        </w:rPr>
        <w:annotationRef/>
      </w:r>
      <w:r>
        <w:t>I’ll update throughout</w:t>
      </w:r>
    </w:p>
  </w:comment>
  <w:comment w:id="13" w:author="Noble, Elizabeth" w:date="2026-07-28T09:35:00Z" w:initials="EN">
    <w:p w14:paraId="30885A20" w14:textId="77777777" w:rsidR="00E80E58" w:rsidRDefault="007033AB" w:rsidP="00E80E58">
      <w:pPr>
        <w:pStyle w:val="CommentText"/>
      </w:pPr>
      <w:r>
        <w:rPr>
          <w:rStyle w:val="CommentReference"/>
        </w:rPr>
        <w:annotationRef/>
      </w:r>
      <w:r w:rsidR="00E80E58">
        <w:t>Consider making this more outcome-oriented. Instead of describing what happens during the learning block, describe the capability the Expert should have when they leave it. Edited Learning Block 1.</w:t>
      </w:r>
    </w:p>
  </w:comment>
  <w:comment w:id="14" w:author="Malone, Meagan" w:date="2026-07-31T07:08:00Z" w:initials="MM">
    <w:p w14:paraId="79C3D1FF" w14:textId="77777777" w:rsidR="00A75343" w:rsidRDefault="00A75343" w:rsidP="00A75343">
      <w:pPr>
        <w:pStyle w:val="CommentText"/>
      </w:pPr>
      <w:r>
        <w:rPr>
          <w:rStyle w:val="CommentReference"/>
        </w:rPr>
        <w:annotationRef/>
      </w:r>
      <w:r>
        <w:t xml:space="preserve">Thank you, I will update the remaining learning blocks. </w:t>
      </w:r>
    </w:p>
  </w:comment>
  <w:comment w:id="15" w:author="Noble, Elizabeth" w:date="2026-07-28T09:35:00Z" w:initials="EN">
    <w:p w14:paraId="0D876E98" w14:textId="77777777" w:rsidR="002721A2" w:rsidRDefault="002721A2" w:rsidP="002721A2">
      <w:pPr>
        <w:pStyle w:val="CommentText"/>
      </w:pPr>
      <w:r>
        <w:rPr>
          <w:rStyle w:val="CommentReference"/>
        </w:rPr>
        <w:annotationRef/>
      </w:r>
      <w:r>
        <w:t>These objectives felt too narrow compared to the rest of the section. They should capture all of the major outcomes (culture, expectations, systems, compliance, security, resource navigation), not just customer data and tools. Edited Learning Block 1.</w:t>
      </w:r>
    </w:p>
  </w:comment>
  <w:comment w:id="16" w:author="Malone, Meagan" w:date="2026-07-31T07:14:00Z" w:initials="MM">
    <w:p w14:paraId="49084202" w14:textId="77777777" w:rsidR="0021236D" w:rsidRDefault="0021236D" w:rsidP="0021236D">
      <w:pPr>
        <w:pStyle w:val="CommentText"/>
      </w:pPr>
      <w:r>
        <w:rPr>
          <w:rStyle w:val="CommentReference"/>
        </w:rPr>
        <w:annotationRef/>
      </w:r>
      <w:r>
        <w:t>Thank you- I’ll make updates throughout the rest of the learning blocks</w:t>
      </w:r>
    </w:p>
  </w:comment>
  <w:comment w:id="17" w:author="Noble, Elizabeth" w:date="2026-07-28T09:36:00Z" w:initials="EN">
    <w:p w14:paraId="45FAA6CC" w14:textId="77777777" w:rsidR="00551706" w:rsidRDefault="00551706" w:rsidP="00551706">
      <w:pPr>
        <w:pStyle w:val="CommentText"/>
      </w:pPr>
      <w:r>
        <w:rPr>
          <w:rStyle w:val="CommentReference"/>
        </w:rPr>
        <w:annotationRef/>
      </w:r>
      <w:r>
        <w:t xml:space="preserve">Recommend using observable action verbs (Explain, Navigate, Apply, Demonstrate, Locate) so these can be directly assessed later. </w:t>
      </w:r>
    </w:p>
  </w:comment>
  <w:comment w:id="18" w:author="Malone, Meagan" w:date="2026-07-28T10:07:00Z" w:initials="MM">
    <w:p w14:paraId="09647805" w14:textId="77777777" w:rsidR="00DB4E45" w:rsidRDefault="00DB4E45" w:rsidP="00DB4E45">
      <w:pPr>
        <w:pStyle w:val="CommentText"/>
      </w:pPr>
      <w:r>
        <w:rPr>
          <w:rStyle w:val="CommentReference"/>
        </w:rPr>
        <w:annotationRef/>
      </w:r>
      <w:r>
        <w:t xml:space="preserve">Definitely, we were aligning them to the objectives that were in the Content Syllabus however, the objectives in the content itself will be observable and measurable. </w:t>
      </w:r>
    </w:p>
  </w:comment>
  <w:comment w:id="19" w:author="Noble, Elizabeth" w:date="2026-07-28T09:36:00Z" w:initials="EN">
    <w:p w14:paraId="2A319C2D" w14:textId="77777777" w:rsidR="00551706" w:rsidRDefault="00551706" w:rsidP="00551706">
      <w:pPr>
        <w:pStyle w:val="CommentText"/>
      </w:pPr>
      <w:r>
        <w:rPr>
          <w:rStyle w:val="CommentReference"/>
        </w:rPr>
        <w:annotationRef/>
      </w:r>
      <w:r>
        <w:t xml:space="preserve">Added this header. This is a strong section. I'd recommend grouping the questions into themes (Culture, Training Expectations, Systems &amp; Resources, Compliance) to improve readability and make the flow more intentional. </w:t>
      </w:r>
    </w:p>
  </w:comment>
  <w:comment w:id="20" w:author="Malone, Meagan" w:date="2026-07-30T00:55:00Z" w:initials="MM">
    <w:p w14:paraId="0F1C7CD5" w14:textId="77777777" w:rsidR="000A079C" w:rsidRDefault="000A079C" w:rsidP="000A079C">
      <w:pPr>
        <w:pStyle w:val="CommentText"/>
      </w:pPr>
      <w:r>
        <w:rPr>
          <w:rStyle w:val="CommentReference"/>
        </w:rPr>
        <w:annotationRef/>
      </w:r>
      <w:r>
        <w:t>Will update throughout</w:t>
      </w:r>
    </w:p>
  </w:comment>
  <w:comment w:id="21" w:author="Noble, Elizabeth" w:date="2026-07-28T09:36:00Z" w:initials="EN">
    <w:p w14:paraId="476DB3E0" w14:textId="77777777" w:rsidR="008F0B0B" w:rsidRDefault="008F0B0B" w:rsidP="008F0B0B">
      <w:pPr>
        <w:pStyle w:val="CommentText"/>
      </w:pPr>
      <w:r>
        <w:rPr>
          <w:rStyle w:val="CommentReference"/>
        </w:rPr>
        <w:annotationRef/>
      </w:r>
      <w:r>
        <w:t xml:space="preserve">Several bullets are written as knowledge statements ("Recognize...", "Understand..."). Since ASCEND is performance-based, I'd recommend rewriting these as observable behaviors ("Demonstrate...", "Apply...", "Navigate...", "Use..."). </w:t>
      </w:r>
    </w:p>
  </w:comment>
  <w:comment w:id="22" w:author="Malone, Meagan" w:date="2026-07-31T07:17:00Z" w:initials="MM">
    <w:p w14:paraId="37F53BB2" w14:textId="77777777" w:rsidR="004B2B0C" w:rsidRDefault="004B2B0C" w:rsidP="004B2B0C">
      <w:pPr>
        <w:pStyle w:val="CommentText"/>
      </w:pPr>
      <w:r>
        <w:rPr>
          <w:rStyle w:val="CommentReference"/>
        </w:rPr>
        <w:annotationRef/>
      </w:r>
      <w:r>
        <w:t>I’ll make sure that these are updated throughout the learning blocks</w:t>
      </w:r>
    </w:p>
  </w:comment>
  <w:comment w:id="23" w:author="Noble, Elizabeth" w:date="2026-07-28T09:37:00Z" w:initials="EN">
    <w:p w14:paraId="1BFCB670" w14:textId="77777777" w:rsidR="005F7C7C" w:rsidRDefault="005F7C7C" w:rsidP="005F7C7C">
      <w:pPr>
        <w:pStyle w:val="CommentText"/>
      </w:pPr>
      <w:r>
        <w:rPr>
          <w:rStyle w:val="CommentReference"/>
        </w:rPr>
        <w:annotationRef/>
      </w:r>
      <w:r>
        <w:t>I think every learning block should end with clear minimum readiness criteria. What does an Expert need to successfully demonstrate before moving to the next learning block?</w:t>
      </w:r>
    </w:p>
  </w:comment>
  <w:comment w:id="24" w:author="Noble, Elizabeth" w:date="2026-07-28T09:37:00Z" w:initials="EN">
    <w:p w14:paraId="32BA2513" w14:textId="77777777" w:rsidR="00DE6337" w:rsidRDefault="00DE6337" w:rsidP="00F51E8B">
      <w:pPr>
        <w:pStyle w:val="CommentText"/>
      </w:pPr>
      <w:r>
        <w:rPr>
          <w:rStyle w:val="CommentReference"/>
        </w:rPr>
        <w:annotationRef/>
      </w:r>
      <w:r>
        <w:t xml:space="preserve">The course list is helpful, but it doesn't show how learning progresses. Could we also identify where Experts learn, practice, and demonstrate each capability? </w:t>
      </w:r>
    </w:p>
  </w:comment>
  <w:comment w:id="25" w:author="Malone, Meagan" w:date="2026-07-30T11:03:00Z" w:initials="MM">
    <w:p w14:paraId="2A2D1A61" w14:textId="77777777" w:rsidR="00DE6337" w:rsidRDefault="00DE6337" w:rsidP="00BE5AB7">
      <w:pPr>
        <w:pStyle w:val="CommentText"/>
      </w:pPr>
      <w:r>
        <w:rPr>
          <w:rStyle w:val="CommentReference"/>
        </w:rPr>
        <w:annotationRef/>
      </w:r>
      <w:r>
        <w:fldChar w:fldCharType="begin"/>
      </w:r>
      <w:r>
        <w:instrText>HYPERLINK "mailto:Elizabeth.Noble@asurion.com"</w:instrText>
      </w:r>
      <w:bookmarkStart w:id="28" w:name="_@_71B873FFE3E04DF6BAF3676A595DC9C5Z"/>
      <w:r>
        <w:fldChar w:fldCharType="separate"/>
      </w:r>
      <w:bookmarkEnd w:id="28"/>
      <w:r w:rsidRPr="00BE5AB7">
        <w:rPr>
          <w:rStyle w:val="Mention"/>
          <w:noProof/>
        </w:rPr>
        <w:t>@Noble, Elizabeth</w:t>
      </w:r>
      <w:r>
        <w:fldChar w:fldCharType="end"/>
      </w:r>
      <w:r>
        <w:t xml:space="preserve"> can you let me know if this aligns to what you are thinking? Add a column that would include what simulation this would relate to and a column titled capabilities and state what capabilities we stated above would be related to that course.</w:t>
      </w:r>
    </w:p>
  </w:comment>
  <w:comment w:id="26" w:author="Malone, Meagan" w:date="2026-07-31T07:49:00Z" w:initials="MM">
    <w:p w14:paraId="1F59B1DD" w14:textId="77777777" w:rsidR="00DE6337" w:rsidRDefault="00DE6337" w:rsidP="00115CFF">
      <w:pPr>
        <w:pStyle w:val="CommentText"/>
      </w:pPr>
      <w:r>
        <w:rPr>
          <w:rStyle w:val="CommentReference"/>
        </w:rPr>
        <w:annotationRef/>
      </w:r>
      <w:r>
        <w:t>Added two additional columns and will do so throughout</w:t>
      </w:r>
    </w:p>
  </w:comment>
  <w:comment w:id="27" w:author="Noble, Elizabeth" w:date="2026-08-05T10:49:00Z" w:initials="EN">
    <w:p w14:paraId="0971C887" w14:textId="2D4BA692" w:rsidR="00B77A77" w:rsidRDefault="00B77A77" w:rsidP="00B77A77">
      <w:pPr>
        <w:pStyle w:val="CommentText"/>
      </w:pPr>
      <w:r>
        <w:rPr>
          <w:rStyle w:val="CommentReference"/>
        </w:rPr>
        <w:annotationRef/>
      </w:r>
      <w:r>
        <w:fldChar w:fldCharType="begin"/>
      </w:r>
      <w:r>
        <w:instrText>HYPERLINK "mailto:Meagan.Malone@asurion.com"</w:instrText>
      </w:r>
      <w:bookmarkStart w:id="29" w:name="_@_C3BB50E8C20E4D8892C3161D0659CD5FZ"/>
      <w:r>
        <w:fldChar w:fldCharType="separate"/>
      </w:r>
      <w:bookmarkEnd w:id="29"/>
      <w:r w:rsidRPr="00B77A77">
        <w:rPr>
          <w:rStyle w:val="Mention"/>
          <w:noProof/>
        </w:rPr>
        <w:t>@Malone, Meagan</w:t>
      </w:r>
      <w:r>
        <w:fldChar w:fldCharType="end"/>
      </w:r>
      <w:r>
        <w:t xml:space="preserve"> will review</w:t>
      </w:r>
    </w:p>
  </w:comment>
  <w:comment w:id="30" w:author="Noble, Elizabeth" w:date="2026-08-05T11:01:00Z" w:initials="EN">
    <w:p w14:paraId="4704BD0C" w14:textId="280D740D" w:rsidR="00AC705E" w:rsidRDefault="00AC705E" w:rsidP="00AC705E">
      <w:pPr>
        <w:pStyle w:val="CommentText"/>
      </w:pPr>
      <w:r>
        <w:rPr>
          <w:rStyle w:val="CommentReference"/>
        </w:rPr>
        <w:annotationRef/>
      </w:r>
      <w:r>
        <w:fldChar w:fldCharType="begin"/>
      </w:r>
      <w:r>
        <w:instrText>HYPERLINK "mailto:Meagan.Malone@asurion.com"</w:instrText>
      </w:r>
      <w:bookmarkStart w:id="31" w:name="_@_AC7D812735224F4CA33562EB2CAFD28CZ"/>
      <w:r>
        <w:fldChar w:fldCharType="separate"/>
      </w:r>
      <w:bookmarkEnd w:id="31"/>
      <w:r w:rsidRPr="00AC705E">
        <w:rPr>
          <w:rStyle w:val="Mention"/>
          <w:noProof/>
        </w:rPr>
        <w:t>@Malone, Meagan</w:t>
      </w:r>
      <w:r>
        <w:fldChar w:fldCharType="end"/>
      </w:r>
      <w:r>
        <w:t xml:space="preserve"> can you add a completion column for each of these tables in each learning block?</w:t>
      </w:r>
      <w:r>
        <w:br/>
        <w:t>would be good to know in progress, completed/approved, not started</w:t>
      </w:r>
    </w:p>
  </w:comment>
  <w:comment w:id="32" w:author="Noble, Elizabeth [2]" w:date="2026-07-27T15:51:00Z" w:initials="NE">
    <w:p w14:paraId="3728B585" w14:textId="77777777" w:rsidR="00DE6337" w:rsidRDefault="00DE6337">
      <w:pPr>
        <w:pStyle w:val="CommentText"/>
      </w:pPr>
      <w:r>
        <w:rPr>
          <w:rStyle w:val="CommentReference"/>
        </w:rPr>
        <w:annotationRef/>
      </w:r>
      <w:r w:rsidRPr="6207BB1F">
        <w:t>do we have any other "AI" ways of doing this?</w:t>
      </w:r>
    </w:p>
  </w:comment>
  <w:comment w:id="33" w:author="Malone, Meagan" w:date="2026-07-27T21:53:00Z" w:initials="MM">
    <w:p w14:paraId="2FC879F2" w14:textId="77777777" w:rsidR="00DE6337" w:rsidRDefault="00DE6337">
      <w:pPr>
        <w:pStyle w:val="CommentText"/>
      </w:pPr>
      <w:r>
        <w:rPr>
          <w:rStyle w:val="CommentReference"/>
        </w:rPr>
        <w:annotationRef/>
      </w:r>
      <w:r w:rsidRPr="248B7B6A">
        <w:t xml:space="preserve">They will not be able to access their systems for about 2 hours due to the New Hire Check in ticket. </w:t>
      </w:r>
    </w:p>
  </w:comment>
  <w:comment w:id="34" w:author="Noble, Elizabeth" w:date="2026-07-28T09:19:00Z" w:initials="EN">
    <w:p w14:paraId="38FB0F75" w14:textId="77777777" w:rsidR="00DE6337" w:rsidRDefault="00DE6337" w:rsidP="00E557F1">
      <w:pPr>
        <w:pStyle w:val="CommentText"/>
      </w:pPr>
      <w:r>
        <w:rPr>
          <w:rStyle w:val="CommentReference"/>
        </w:rPr>
        <w:annotationRef/>
      </w:r>
      <w:r>
        <w:t>Ok. The current way is stale so I want to make sure we’re spicing it up a bit.</w:t>
      </w:r>
    </w:p>
  </w:comment>
  <w:comment w:id="35" w:author="Malone, Meagan" w:date="2026-07-28T09:33:00Z" w:initials="MM">
    <w:p w14:paraId="128CCD7B" w14:textId="77777777" w:rsidR="00DE6337" w:rsidRDefault="00DE6337">
      <w:pPr>
        <w:pStyle w:val="CommentText"/>
      </w:pPr>
      <w:r>
        <w:rPr>
          <w:rStyle w:val="CommentReference"/>
        </w:rPr>
        <w:annotationRef/>
      </w:r>
      <w:r w:rsidRPr="0D78A36A">
        <w:t>Completely agree. We are adding more interactive activities during the session to get to know one another. They won't be the same as what is currently in the ILT. We are also including a video from Guru, some other videos welcoming them, and setting those clear expectations.</w:t>
      </w:r>
    </w:p>
  </w:comment>
  <w:comment w:id="36" w:author="Malone, Meagan" w:date="2026-07-29T09:51:00Z" w:initials="MM">
    <w:p w14:paraId="3EB39038" w14:textId="77777777" w:rsidR="00DE6337" w:rsidRDefault="00DE6337" w:rsidP="001A0E56">
      <w:pPr>
        <w:pStyle w:val="CommentText"/>
      </w:pPr>
      <w:r>
        <w:rPr>
          <w:rStyle w:val="CommentReference"/>
        </w:rPr>
        <w:annotationRef/>
      </w:r>
      <w:r>
        <w:fldChar w:fldCharType="begin"/>
      </w:r>
      <w:r>
        <w:instrText>HYPERLINK "mailto:Elizabeth.Noble@asurion.com"</w:instrText>
      </w:r>
      <w:bookmarkStart w:id="37" w:name="_@_A11FD72AEB7C45E6ACB44D0173CFC13BZ"/>
      <w:r>
        <w:fldChar w:fldCharType="separate"/>
      </w:r>
      <w:bookmarkEnd w:id="37"/>
      <w:r w:rsidRPr="001A0E56">
        <w:rPr>
          <w:rStyle w:val="Mention"/>
          <w:noProof/>
        </w:rPr>
        <w:t>@Noble, Elizabeth</w:t>
      </w:r>
      <w:r>
        <w:fldChar w:fldCharType="end"/>
      </w:r>
      <w:r>
        <w:t xml:space="preserve"> I will be updating this but we just learned from TD that they are now able to do the new hire check in ticket on the Friday before and get Experts into their systems a lot sooner. We are also working to see if TD has ChatGPT like we think they do so we can do that as an activity. This will follow with a Welcome to Asurion CBT that goes over their expectation and include the other videos. </w:t>
      </w:r>
    </w:p>
  </w:comment>
  <w:comment w:id="38" w:author="Noble, Elizabeth [2]" w:date="2026-07-27T15:52:00Z" w:initials="NE">
    <w:p w14:paraId="09B09874" w14:textId="77777777" w:rsidR="00DE6337" w:rsidRDefault="00DE6337">
      <w:pPr>
        <w:pStyle w:val="CommentText"/>
      </w:pPr>
      <w:r>
        <w:rPr>
          <w:rStyle w:val="CommentReference"/>
        </w:rPr>
        <w:annotationRef/>
      </w:r>
      <w:r w:rsidRPr="7B8CF95C">
        <w:t>an hour feels like a lot at the very beginning of the session... i think this should be more like 30-45min of here's where the lab is located and what it includes... we'll come back at a later time when we introduce more troubleshooting</w:t>
      </w:r>
    </w:p>
  </w:comment>
  <w:comment w:id="39" w:author="Malone, Meagan" w:date="2026-07-27T21:54:00Z" w:initials="MM">
    <w:p w14:paraId="56D54107" w14:textId="77777777" w:rsidR="00DE6337" w:rsidRDefault="00DE6337">
      <w:pPr>
        <w:pStyle w:val="CommentText"/>
      </w:pPr>
      <w:r>
        <w:rPr>
          <w:rStyle w:val="CommentReference"/>
        </w:rPr>
        <w:annotationRef/>
      </w:r>
      <w:r w:rsidRPr="4A579C90">
        <w:t xml:space="preserve">we can take a look at trimming down the time, the biggest reason we had that much time is the amount of time it takes for the new hire check in ticket to process so the trainer can get Experts into their systems. </w:t>
      </w:r>
    </w:p>
  </w:comment>
  <w:comment w:id="40" w:author="Malone, Meagan" w:date="2026-07-29T11:48:00Z" w:initials="MM">
    <w:p w14:paraId="4E2C8DCC" w14:textId="77777777" w:rsidR="00DE6337" w:rsidRDefault="00DE6337" w:rsidP="006D2D64">
      <w:pPr>
        <w:pStyle w:val="CommentText"/>
      </w:pPr>
      <w:r>
        <w:rPr>
          <w:rStyle w:val="CommentReference"/>
        </w:rPr>
        <w:annotationRef/>
      </w:r>
      <w:r>
        <w:t>Updated to be shorter with what we learned this morning</w:t>
      </w:r>
    </w:p>
  </w:comment>
  <w:comment w:id="41" w:author="Noble, Elizabeth" w:date="2026-07-28T09:37:00Z" w:initials="EN">
    <w:p w14:paraId="1E48A64D" w14:textId="77777777" w:rsidR="00DE6337" w:rsidRDefault="00DE6337" w:rsidP="00FB46BC">
      <w:pPr>
        <w:pStyle w:val="CommentText"/>
      </w:pPr>
      <w:r>
        <w:rPr>
          <w:rStyle w:val="CommentReference"/>
        </w:rPr>
        <w:annotationRef/>
      </w:r>
      <w:r>
        <w:t xml:space="preserve">This feels slightly disconnected from the rest of the onboarding content. If it remains in this block, I'd connect it back to the Expert role by framing it as an introduction to the customer devices they'll support throughout training. </w:t>
      </w:r>
    </w:p>
  </w:comment>
  <w:comment w:id="42" w:author="Malone, Meagan" w:date="2026-07-28T11:31:00Z" w:initials="MM">
    <w:p w14:paraId="64208D9F" w14:textId="77777777" w:rsidR="00DE6337" w:rsidRDefault="00DE6337" w:rsidP="00A65F3A">
      <w:pPr>
        <w:pStyle w:val="CommentText"/>
      </w:pPr>
      <w:r>
        <w:rPr>
          <w:rStyle w:val="CommentReference"/>
        </w:rPr>
        <w:annotationRef/>
      </w:r>
      <w:r>
        <w:t>Yes, in the Welcome to Asurion ILT, part of their interactive gtkm is focused on technology and connecting it back to the customer and their role. Our thought process behind the lab activity is what do you know about these devices, how could you walk a customer through it, etc.</w:t>
      </w:r>
    </w:p>
  </w:comment>
  <w:comment w:id="44" w:author="Noble, Elizabeth" w:date="2026-07-28T09:40:00Z" w:initials="EN">
    <w:p w14:paraId="3C10312E" w14:textId="77777777" w:rsidR="00090553" w:rsidRDefault="00090553" w:rsidP="00090553">
      <w:pPr>
        <w:pStyle w:val="CommentText"/>
      </w:pPr>
      <w:r>
        <w:rPr>
          <w:rStyle w:val="CommentReference"/>
        </w:rPr>
        <w:annotationRef/>
      </w:r>
      <w:r>
        <w:t>This learning block is much closer to the ASCEND vision than Block 1 because it emphasizes practice and behavioral capability. Biggest opportunity is to make the curriculum even more performance-based by defining how each capability is practiced, demonstrated, and assessed. Every learning block should answer four questions:</w:t>
      </w:r>
    </w:p>
    <w:p w14:paraId="543B8B79" w14:textId="77777777" w:rsidR="00090553" w:rsidRDefault="00090553" w:rsidP="00460376">
      <w:pPr>
        <w:pStyle w:val="CommentText"/>
        <w:numPr>
          <w:ilvl w:val="0"/>
          <w:numId w:val="5"/>
        </w:numPr>
      </w:pPr>
      <w:r>
        <w:t xml:space="preserve">What do you learn? </w:t>
      </w:r>
    </w:p>
    <w:p w14:paraId="0B629207" w14:textId="77777777" w:rsidR="00090553" w:rsidRDefault="00090553" w:rsidP="00460376">
      <w:pPr>
        <w:pStyle w:val="CommentText"/>
        <w:numPr>
          <w:ilvl w:val="0"/>
          <w:numId w:val="5"/>
        </w:numPr>
      </w:pPr>
      <w:r>
        <w:t xml:space="preserve">How do you practice it? </w:t>
      </w:r>
    </w:p>
    <w:p w14:paraId="5F88CDB0" w14:textId="77777777" w:rsidR="00090553" w:rsidRDefault="00090553" w:rsidP="00460376">
      <w:pPr>
        <w:pStyle w:val="CommentText"/>
        <w:numPr>
          <w:ilvl w:val="0"/>
          <w:numId w:val="5"/>
        </w:numPr>
      </w:pPr>
      <w:r>
        <w:t xml:space="preserve">How do you demonstrate it? </w:t>
      </w:r>
    </w:p>
    <w:p w14:paraId="719B3530" w14:textId="77777777" w:rsidR="00090553" w:rsidRDefault="00090553" w:rsidP="00460376">
      <w:pPr>
        <w:pStyle w:val="CommentText"/>
        <w:numPr>
          <w:ilvl w:val="0"/>
          <w:numId w:val="5"/>
        </w:numPr>
      </w:pPr>
      <w:r>
        <w:t>What minimum performance is required before moving on?</w:t>
      </w:r>
    </w:p>
  </w:comment>
  <w:comment w:id="45" w:author="Malone, Meagan" w:date="2026-07-28T11:23:00Z" w:initials="MM">
    <w:p w14:paraId="44A2DC81" w14:textId="77777777" w:rsidR="004331EE" w:rsidRDefault="004331EE" w:rsidP="004331EE">
      <w:pPr>
        <w:pStyle w:val="CommentText"/>
      </w:pPr>
      <w:r>
        <w:rPr>
          <w:rStyle w:val="CommentReference"/>
        </w:rPr>
        <w:annotationRef/>
      </w:r>
      <w:r>
        <w:t xml:space="preserve">Yes I definitely understand. The Learning Block 1 is including things that they need to get done before they can really start. It’s including specific acknowledgements that they have to complete. From learning block 2 on, it’s the ASCEND vision that you can expect. </w:t>
      </w:r>
    </w:p>
  </w:comment>
  <w:comment w:id="46" w:author="Noble, Elizabeth" w:date="2026-07-28T09:35:00Z" w:initials="EN">
    <w:p w14:paraId="14383607" w14:textId="77777777" w:rsidR="003F1FE5" w:rsidRDefault="003F1FE5" w:rsidP="00E80E58">
      <w:pPr>
        <w:pStyle w:val="CommentText"/>
      </w:pPr>
      <w:r>
        <w:rPr>
          <w:rStyle w:val="CommentReference"/>
        </w:rPr>
        <w:annotationRef/>
      </w:r>
      <w:r>
        <w:t>Consider making this more outcome-oriented. Instead of describing what happens during the learning block, describe the capability the Expert should have when they leave it. Edited Learning Block 1.</w:t>
      </w:r>
    </w:p>
  </w:comment>
  <w:comment w:id="47" w:author="Malone, Meagan" w:date="2026-07-31T07:08:00Z" w:initials="MM">
    <w:p w14:paraId="4B7D558D" w14:textId="77777777" w:rsidR="003F1FE5" w:rsidRDefault="003F1FE5" w:rsidP="00A75343">
      <w:pPr>
        <w:pStyle w:val="CommentText"/>
      </w:pPr>
      <w:r>
        <w:rPr>
          <w:rStyle w:val="CommentReference"/>
        </w:rPr>
        <w:annotationRef/>
      </w:r>
      <w:r>
        <w:t xml:space="preserve">Thank you, I will update the remaining learning blocks. </w:t>
      </w:r>
    </w:p>
  </w:comment>
  <w:comment w:id="48" w:author="Friend, Nate" w:date="2026-07-29T10:11:00Z" w:initials="FN">
    <w:p w14:paraId="42675B3F" w14:textId="38B8BB3A" w:rsidR="00882357" w:rsidRDefault="00882357">
      <w:pPr>
        <w:pStyle w:val="CommentText"/>
      </w:pPr>
      <w:r>
        <w:rPr>
          <w:rStyle w:val="CommentReference"/>
        </w:rPr>
        <w:annotationRef/>
      </w:r>
      <w:r>
        <w:fldChar w:fldCharType="begin"/>
      </w:r>
      <w:r>
        <w:instrText xml:space="preserve"> HYPERLINK "mailto:Meagan.Malone@asurion.com"</w:instrText>
      </w:r>
      <w:bookmarkStart w:id="51" w:name="_@_F3EA690C858C40B092FB1B788495F233Z"/>
      <w:r>
        <w:fldChar w:fldCharType="separate"/>
      </w:r>
      <w:bookmarkEnd w:id="51"/>
      <w:r w:rsidRPr="7F192DE9">
        <w:rPr>
          <w:rStyle w:val="Mention"/>
          <w:noProof/>
        </w:rPr>
        <w:t>@Malone, Meagan</w:t>
      </w:r>
      <w:r>
        <w:fldChar w:fldCharType="end"/>
      </w:r>
      <w:r w:rsidRPr="696A4E92">
        <w:t xml:space="preserve"> I'm about to start on this. Are there existing "universal" call flow resources somewhere? I haven't seen any content on a universal call flow. The only resource I know is the Helix article on the call flow. Should this video try to be Asurion_All and a newly built video that IS the universal call flow video? or am I sourcing info from an existing universal call flow somewhere. </w:t>
      </w:r>
    </w:p>
  </w:comment>
  <w:comment w:id="49" w:author="Malone, Meagan" w:date="2026-07-30T11:12:00Z" w:initials="MM">
    <w:p w14:paraId="2B6D4054" w14:textId="77777777" w:rsidR="00882357" w:rsidRDefault="00882357" w:rsidP="0039102E">
      <w:pPr>
        <w:pStyle w:val="CommentText"/>
      </w:pPr>
      <w:r>
        <w:rPr>
          <w:rStyle w:val="CommentReference"/>
        </w:rPr>
        <w:annotationRef/>
      </w:r>
      <w:r>
        <w:t>I’m working on locating it now</w:t>
      </w:r>
    </w:p>
  </w:comment>
  <w:comment w:id="50" w:author="Copenhaver, Kayla" w:date="2026-07-30T11:41:00Z" w:initials="CK">
    <w:p w14:paraId="7B5FA61A" w14:textId="149BE186" w:rsidR="00882357" w:rsidRDefault="00882357">
      <w:pPr>
        <w:pStyle w:val="CommentText"/>
      </w:pPr>
      <w:r>
        <w:rPr>
          <w:rStyle w:val="CommentReference"/>
        </w:rPr>
        <w:annotationRef/>
      </w:r>
      <w:r w:rsidRPr="2E37DB98">
        <w:t>Alex Nazar has the call flow...plus we should make sure it aligns to the call flow on the sales job aids</w:t>
      </w:r>
    </w:p>
    <w:p w14:paraId="39B9C0F3" w14:textId="25437A01" w:rsidR="00882357" w:rsidRDefault="00882357">
      <w:pPr>
        <w:pStyle w:val="CommentText"/>
      </w:pPr>
    </w:p>
  </w:comment>
  <w:comment w:id="53" w:author="Noble, Elizabeth" w:date="2026-07-28T09:38:00Z" w:initials="EN">
    <w:p w14:paraId="3A6A14E6" w14:textId="77777777" w:rsidR="00A24E76" w:rsidRDefault="00A24E76" w:rsidP="00D40704">
      <w:pPr>
        <w:pStyle w:val="CommentText"/>
      </w:pPr>
      <w:r>
        <w:rPr>
          <w:rStyle w:val="CommentReference"/>
        </w:rPr>
        <w:annotationRef/>
      </w:r>
      <w:r>
        <w:t xml:space="preserve">Throughout the curriculum, let's ensure we're designing around capability development—not content completion. Every section should answer: What can the Expert now do that they couldn't do before? </w:t>
      </w:r>
    </w:p>
  </w:comment>
  <w:comment w:id="54" w:author="Noble, Elizabeth" w:date="2026-07-28T09:38:00Z" w:initials="EN">
    <w:p w14:paraId="12B09386" w14:textId="77777777" w:rsidR="00A24E76" w:rsidRDefault="00A24E76" w:rsidP="00947281">
      <w:pPr>
        <w:pStyle w:val="CommentText"/>
      </w:pPr>
      <w:r>
        <w:rPr>
          <w:rStyle w:val="CommentReference"/>
        </w:rPr>
        <w:annotationRef/>
      </w:r>
      <w:r>
        <w:t xml:space="preserve">I think every course should eventually include a standard design template: </w:t>
      </w:r>
    </w:p>
  </w:comment>
  <w:comment w:id="57" w:author="Noble, Elizabeth" w:date="2026-07-28T09:38:00Z" w:initials="EN">
    <w:p w14:paraId="33CDDD0A" w14:textId="77777777" w:rsidR="00A24E76" w:rsidRDefault="00A24E76" w:rsidP="00D40704">
      <w:pPr>
        <w:pStyle w:val="CommentText"/>
      </w:pPr>
      <w:r>
        <w:rPr>
          <w:rStyle w:val="CommentReference"/>
        </w:rPr>
        <w:annotationRef/>
      </w:r>
      <w:r>
        <w:t xml:space="preserve">Throughout the curriculum, let's ensure we're designing around capability development—not content completion. Every section should answer: What can the Expert now do that they couldn't do before? </w:t>
      </w:r>
    </w:p>
  </w:comment>
  <w:comment w:id="58" w:author="Noble, Elizabeth" w:date="2026-07-28T09:38:00Z" w:initials="EN">
    <w:p w14:paraId="7BA58ACB" w14:textId="77777777" w:rsidR="00A24E76" w:rsidRDefault="00A24E76" w:rsidP="00947281">
      <w:pPr>
        <w:pStyle w:val="CommentText"/>
      </w:pPr>
      <w:r>
        <w:rPr>
          <w:rStyle w:val="CommentReference"/>
        </w:rPr>
        <w:annotationRef/>
      </w:r>
      <w:r>
        <w:t xml:space="preserve">I think every course should eventually include a standard design template: </w:t>
      </w:r>
    </w:p>
  </w:comment>
  <w:comment w:id="62" w:author="Malone, Meagan" w:date="2026-07-31T11:27:00Z" w:initials="MM">
    <w:p w14:paraId="372D2CA5" w14:textId="77777777" w:rsidR="0011392A" w:rsidRDefault="0011392A" w:rsidP="0011392A">
      <w:pPr>
        <w:pStyle w:val="CommentText"/>
      </w:pPr>
      <w:r>
        <w:rPr>
          <w:rStyle w:val="CommentReference"/>
        </w:rPr>
        <w:annotationRef/>
      </w:r>
      <w:r>
        <w:t>Updating Simulations</w:t>
      </w:r>
    </w:p>
  </w:comment>
  <w:comment w:id="63" w:author="Malone, Meagan" w:date="2026-07-31T11:27:00Z" w:initials="MM">
    <w:p w14:paraId="5FA5AF79" w14:textId="77777777" w:rsidR="00402815" w:rsidRDefault="00402815" w:rsidP="00402815">
      <w:pPr>
        <w:pStyle w:val="CommentText"/>
      </w:pPr>
      <w:r>
        <w:rPr>
          <w:rStyle w:val="CommentReference"/>
        </w:rPr>
        <w:annotationRef/>
      </w:r>
      <w:r>
        <w:t>Updating Simulations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8FC642" w15:done="0"/>
  <w15:commentEx w15:paraId="24AB2FB9" w15:done="1"/>
  <w15:commentEx w15:paraId="0920F209" w15:paraIdParent="24AB2FB9" w15:done="1"/>
  <w15:commentEx w15:paraId="00A9B9F8" w15:done="0"/>
  <w15:commentEx w15:paraId="142DC82B" w15:paraIdParent="00A9B9F8" w15:done="0"/>
  <w15:commentEx w15:paraId="4FC64EF0" w15:done="1"/>
  <w15:commentEx w15:paraId="05CF3C03" w15:paraIdParent="4FC64EF0" w15:done="1"/>
  <w15:commentEx w15:paraId="4123C4BA" w15:done="1"/>
  <w15:commentEx w15:paraId="7913A2E0" w15:paraIdParent="4123C4BA" w15:done="1"/>
  <w15:commentEx w15:paraId="30885A20" w15:done="1"/>
  <w15:commentEx w15:paraId="79C3D1FF" w15:paraIdParent="30885A20" w15:done="1"/>
  <w15:commentEx w15:paraId="0D876E98" w15:done="1"/>
  <w15:commentEx w15:paraId="49084202" w15:paraIdParent="0D876E98" w15:done="1"/>
  <w15:commentEx w15:paraId="45FAA6CC" w15:done="1"/>
  <w15:commentEx w15:paraId="09647805" w15:paraIdParent="45FAA6CC" w15:done="1"/>
  <w15:commentEx w15:paraId="2A319C2D" w15:done="1"/>
  <w15:commentEx w15:paraId="0F1C7CD5" w15:paraIdParent="2A319C2D" w15:done="1"/>
  <w15:commentEx w15:paraId="476DB3E0" w15:done="1"/>
  <w15:commentEx w15:paraId="37F53BB2" w15:paraIdParent="476DB3E0" w15:done="1"/>
  <w15:commentEx w15:paraId="1BFCB670" w15:done="0"/>
  <w15:commentEx w15:paraId="32BA2513" w15:done="0"/>
  <w15:commentEx w15:paraId="2A2D1A61" w15:paraIdParent="32BA2513" w15:done="0"/>
  <w15:commentEx w15:paraId="1F59B1DD" w15:paraIdParent="32BA2513" w15:done="0"/>
  <w15:commentEx w15:paraId="0971C887" w15:paraIdParent="32BA2513" w15:done="0"/>
  <w15:commentEx w15:paraId="4704BD0C" w15:done="0"/>
  <w15:commentEx w15:paraId="3728B585" w15:done="1"/>
  <w15:commentEx w15:paraId="2FC879F2" w15:paraIdParent="3728B585" w15:done="1"/>
  <w15:commentEx w15:paraId="38FB0F75" w15:paraIdParent="3728B585" w15:done="1"/>
  <w15:commentEx w15:paraId="128CCD7B" w15:paraIdParent="3728B585" w15:done="1"/>
  <w15:commentEx w15:paraId="3EB39038" w15:paraIdParent="3728B585" w15:done="1"/>
  <w15:commentEx w15:paraId="09B09874" w15:done="1"/>
  <w15:commentEx w15:paraId="56D54107" w15:paraIdParent="09B09874" w15:done="1"/>
  <w15:commentEx w15:paraId="4E2C8DCC" w15:paraIdParent="09B09874" w15:done="1"/>
  <w15:commentEx w15:paraId="1E48A64D" w15:done="1"/>
  <w15:commentEx w15:paraId="64208D9F" w15:paraIdParent="1E48A64D" w15:done="1"/>
  <w15:commentEx w15:paraId="719B3530" w15:done="1"/>
  <w15:commentEx w15:paraId="44A2DC81" w15:paraIdParent="719B3530" w15:done="1"/>
  <w15:commentEx w15:paraId="14383607" w15:done="1"/>
  <w15:commentEx w15:paraId="4B7D558D" w15:paraIdParent="14383607" w15:done="1"/>
  <w15:commentEx w15:paraId="42675B3F" w15:done="1"/>
  <w15:commentEx w15:paraId="2B6D4054" w15:paraIdParent="42675B3F" w15:done="1"/>
  <w15:commentEx w15:paraId="39B9C0F3" w15:paraIdParent="42675B3F" w15:done="1"/>
  <w15:commentEx w15:paraId="3A6A14E6" w15:done="1"/>
  <w15:commentEx w15:paraId="12B09386" w15:paraIdParent="3A6A14E6" w15:done="1"/>
  <w15:commentEx w15:paraId="33CDDD0A" w15:done="1"/>
  <w15:commentEx w15:paraId="7BA58ACB" w15:paraIdParent="33CDDD0A" w15:done="1"/>
  <w15:commentEx w15:paraId="372D2CA5" w15:done="1"/>
  <w15:commentEx w15:paraId="5FA5AF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65FEFA" w16cex:dateUtc="2026-08-05T16:50:00Z"/>
  <w16cex:commentExtensible w16cex:durableId="7C4CA9A9" w16cex:dateUtc="2026-07-27T20:43:00Z">
    <w16cex:extLst>
      <w16:ext w16:uri="{CE6994B0-6A32-4C9F-8C6B-6E91EDA988CE}">
        <cr:reactions xmlns:cr="http://schemas.microsoft.com/office/comments/2020/reactions">
          <cr:reaction reactionType="1">
            <cr:reactionInfo dateUtc="2026-07-28T14:44:19Z">
              <cr:user userId="S::Elizabeth.Noble@asurion.com::cc8a6444-82c2-46d8-9a3f-e7f6006c9e3e" userProvider="AD" userName="Noble, Elizabeth"/>
            </cr:reactionInfo>
          </cr:reaction>
        </cr:reactions>
      </w16:ext>
    </w16cex:extLst>
  </w16cex:commentExtensible>
  <w16cex:commentExtensible w16cex:durableId="6F4CBB0E" w16cex:dateUtc="2026-07-28T14:15:00Z"/>
  <w16cex:commentExtensible w16cex:durableId="610D11E0" w16cex:dateUtc="2026-07-30T15:03:00Z"/>
  <w16cex:commentExtensible w16cex:durableId="6DC7A162" w16cex:dateUtc="2026-07-30T17:08:00Z"/>
  <w16cex:commentExtensible w16cex:durableId="5C70EDF0" w16cex:dateUtc="2026-07-28T14:38:00Z"/>
  <w16cex:commentExtensible w16cex:durableId="458BD086" w16cex:dateUtc="2026-07-28T14:38:00Z"/>
  <w16cex:commentExtensible w16cex:durableId="47F77065" w16cex:dateUtc="2026-07-28T14:35:00Z">
    <w16cex:extLst>
      <w16:ext w16:uri="{CE6994B0-6A32-4C9F-8C6B-6E91EDA988CE}">
        <cr:reactions xmlns:cr="http://schemas.microsoft.com/office/comments/2020/reactions">
          <cr:reaction reactionType="1">
            <cr:reactionInfo dateUtc="2026-08-05T15:48:13Z">
              <cr:user userId="S::Elizabeth.Noble@asurion.com::cc8a6444-82c2-46d8-9a3f-e7f6006c9e3e" userProvider="AD" userName="Noble, Elizabeth"/>
            </cr:reactionInfo>
          </cr:reaction>
        </cr:reactions>
      </w16:ext>
    </w16cex:extLst>
  </w16cex:commentExtensible>
  <w16cex:commentExtensible w16cex:durableId="17E7E08D" w16cex:dateUtc="2026-07-31T12:07:00Z"/>
  <w16cex:commentExtensible w16cex:durableId="67D91094" w16cex:dateUtc="2026-07-28T14:35:00Z">
    <w16cex:extLst>
      <w16:ext w16:uri="{CE6994B0-6A32-4C9F-8C6B-6E91EDA988CE}">
        <cr:reactions xmlns:cr="http://schemas.microsoft.com/office/comments/2020/reactions">
          <cr:reaction reactionType="1">
            <cr:reactionInfo dateUtc="2026-08-05T15:48:19Z">
              <cr:user userId="S::Elizabeth.Noble@asurion.com::cc8a6444-82c2-46d8-9a3f-e7f6006c9e3e" userProvider="AD" userName="Noble, Elizabeth"/>
            </cr:reactionInfo>
          </cr:reaction>
        </cr:reactions>
      </w16:ext>
    </w16cex:extLst>
  </w16cex:commentExtensible>
  <w16cex:commentExtensible w16cex:durableId="78C2D878" w16cex:dateUtc="2026-07-31T12:08:00Z"/>
  <w16cex:commentExtensible w16cex:durableId="010C7240" w16cex:dateUtc="2026-07-28T14:35:00Z"/>
  <w16cex:commentExtensible w16cex:durableId="775B3E7D" w16cex:dateUtc="2026-07-31T12:14:00Z"/>
  <w16cex:commentExtensible w16cex:durableId="4B805BFD" w16cex:dateUtc="2026-07-28T14:36:00Z"/>
  <w16cex:commentExtensible w16cex:durableId="736208D4" w16cex:dateUtc="2026-07-28T15:07:00Z"/>
  <w16cex:commentExtensible w16cex:durableId="2A28F2BF" w16cex:dateUtc="2026-07-28T14:36:00Z"/>
  <w16cex:commentExtensible w16cex:durableId="1EB4CFD0" w16cex:dateUtc="2026-07-30T05:55:00Z"/>
  <w16cex:commentExtensible w16cex:durableId="4F41DF0A" w16cex:dateUtc="2026-07-28T14:36:00Z"/>
  <w16cex:commentExtensible w16cex:durableId="209FD543" w16cex:dateUtc="2026-07-31T12:17:00Z"/>
  <w16cex:commentExtensible w16cex:durableId="03519486" w16cex:dateUtc="2026-07-28T14:37:00Z"/>
  <w16cex:commentExtensible w16cex:durableId="3A35523F" w16cex:dateUtc="2026-07-28T14:37:00Z"/>
  <w16cex:commentExtensible w16cex:durableId="5C2CAD93" w16cex:dateUtc="2026-07-30T16:03:00Z"/>
  <w16cex:commentExtensible w16cex:durableId="7B031327" w16cex:dateUtc="2026-07-31T12:49:00Z"/>
  <w16cex:commentExtensible w16cex:durableId="75E4DD15" w16cex:dateUtc="2026-08-05T15:49:00Z"/>
  <w16cex:commentExtensible w16cex:durableId="6DF82BF6" w16cex:dateUtc="2026-08-05T16:01:00Z"/>
  <w16cex:commentExtensible w16cex:durableId="6286CACF" w16cex:dateUtc="2026-07-27T20:51:00Z"/>
  <w16cex:commentExtensible w16cex:durableId="26E61DAC" w16cex:dateUtc="2026-07-28T02:53:00Z"/>
  <w16cex:commentExtensible w16cex:durableId="51005600" w16cex:dateUtc="2026-07-28T14:19:00Z"/>
  <w16cex:commentExtensible w16cex:durableId="464B1DD6" w16cex:dateUtc="2026-07-28T14:33:00Z"/>
  <w16cex:commentExtensible w16cex:durableId="6CD4E1E8" w16cex:dateUtc="2026-07-29T14:51:00Z"/>
  <w16cex:commentExtensible w16cex:durableId="062BFBDE" w16cex:dateUtc="2026-07-27T20:52:00Z"/>
  <w16cex:commentExtensible w16cex:durableId="620A752A" w16cex:dateUtc="2026-07-28T02:54:00Z"/>
  <w16cex:commentExtensible w16cex:durableId="3C9C3D9F" w16cex:dateUtc="2026-07-29T16:48:00Z"/>
  <w16cex:commentExtensible w16cex:durableId="61D04AED" w16cex:dateUtc="2026-07-28T14:37:00Z"/>
  <w16cex:commentExtensible w16cex:durableId="7F8D62A1" w16cex:dateUtc="2026-07-28T16:31:00Z"/>
  <w16cex:commentExtensible w16cex:durableId="675BEF52" w16cex:dateUtc="2026-07-28T14:40:00Z"/>
  <w16cex:commentExtensible w16cex:durableId="6155A788" w16cex:dateUtc="2026-07-28T16:23:00Z"/>
  <w16cex:commentExtensible w16cex:durableId="6A394E55" w16cex:dateUtc="2026-07-28T14:35:00Z">
    <w16cex:extLst>
      <w16:ext w16:uri="{CE6994B0-6A32-4C9F-8C6B-6E91EDA988CE}">
        <cr:reactions xmlns:cr="http://schemas.microsoft.com/office/comments/2020/reactions">
          <cr:reaction reactionType="1">
            <cr:reactionInfo dateUtc="2026-08-05T15:48:19Z">
              <cr:user userId="S::Elizabeth.Noble@asurion.com::cc8a6444-82c2-46d8-9a3f-e7f6006c9e3e" userProvider="AD" userName="Noble, Elizabeth"/>
            </cr:reactionInfo>
          </cr:reaction>
        </cr:reactions>
      </w16:ext>
    </w16cex:extLst>
  </w16cex:commentExtensible>
  <w16cex:commentExtensible w16cex:durableId="5D52BA54" w16cex:dateUtc="2026-07-31T12:08:00Z"/>
  <w16cex:commentExtensible w16cex:durableId="53051FBC" w16cex:dateUtc="2026-07-29T15:11:00Z"/>
  <w16cex:commentExtensible w16cex:durableId="78D5387A" w16cex:dateUtc="2026-07-30T16:12:00Z"/>
  <w16cex:commentExtensible w16cex:durableId="57490166" w16cex:dateUtc="2026-07-30T16:41:00Z"/>
  <w16cex:commentExtensible w16cex:durableId="0C9A3206" w16cex:dateUtc="2026-07-28T14:38:00Z"/>
  <w16cex:commentExtensible w16cex:durableId="19CEE0B2" w16cex:dateUtc="2026-07-28T14:38:00Z"/>
  <w16cex:commentExtensible w16cex:durableId="1C1C2E7F" w16cex:dateUtc="2026-07-28T14:38:00Z"/>
  <w16cex:commentExtensible w16cex:durableId="19A99C03" w16cex:dateUtc="2026-07-28T14:38:00Z"/>
  <w16cex:commentExtensible w16cex:durableId="249430F4" w16cex:dateUtc="2026-07-31T16:27:00Z"/>
  <w16cex:commentExtensible w16cex:durableId="773526D6" w16cex:dateUtc="2026-07-3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8FC642" w16cid:durableId="6465FEFA"/>
  <w16cid:commentId w16cid:paraId="24AB2FB9" w16cid:durableId="7C4CA9A9"/>
  <w16cid:commentId w16cid:paraId="0920F209" w16cid:durableId="6F4CBB0E"/>
  <w16cid:commentId w16cid:paraId="00A9B9F8" w16cid:durableId="610D11E0"/>
  <w16cid:commentId w16cid:paraId="142DC82B" w16cid:durableId="6DC7A162"/>
  <w16cid:commentId w16cid:paraId="4FC64EF0" w16cid:durableId="5C70EDF0"/>
  <w16cid:commentId w16cid:paraId="05CF3C03" w16cid:durableId="458BD086"/>
  <w16cid:commentId w16cid:paraId="4123C4BA" w16cid:durableId="47F77065"/>
  <w16cid:commentId w16cid:paraId="7913A2E0" w16cid:durableId="17E7E08D"/>
  <w16cid:commentId w16cid:paraId="30885A20" w16cid:durableId="67D91094"/>
  <w16cid:commentId w16cid:paraId="79C3D1FF" w16cid:durableId="78C2D878"/>
  <w16cid:commentId w16cid:paraId="0D876E98" w16cid:durableId="010C7240"/>
  <w16cid:commentId w16cid:paraId="49084202" w16cid:durableId="775B3E7D"/>
  <w16cid:commentId w16cid:paraId="45FAA6CC" w16cid:durableId="4B805BFD"/>
  <w16cid:commentId w16cid:paraId="09647805" w16cid:durableId="736208D4"/>
  <w16cid:commentId w16cid:paraId="2A319C2D" w16cid:durableId="2A28F2BF"/>
  <w16cid:commentId w16cid:paraId="0F1C7CD5" w16cid:durableId="1EB4CFD0"/>
  <w16cid:commentId w16cid:paraId="476DB3E0" w16cid:durableId="4F41DF0A"/>
  <w16cid:commentId w16cid:paraId="37F53BB2" w16cid:durableId="209FD543"/>
  <w16cid:commentId w16cid:paraId="1BFCB670" w16cid:durableId="03519486"/>
  <w16cid:commentId w16cid:paraId="32BA2513" w16cid:durableId="3A35523F"/>
  <w16cid:commentId w16cid:paraId="2A2D1A61" w16cid:durableId="5C2CAD93"/>
  <w16cid:commentId w16cid:paraId="1F59B1DD" w16cid:durableId="7B031327"/>
  <w16cid:commentId w16cid:paraId="0971C887" w16cid:durableId="75E4DD15"/>
  <w16cid:commentId w16cid:paraId="4704BD0C" w16cid:durableId="6DF82BF6"/>
  <w16cid:commentId w16cid:paraId="3728B585" w16cid:durableId="6286CACF"/>
  <w16cid:commentId w16cid:paraId="2FC879F2" w16cid:durableId="26E61DAC"/>
  <w16cid:commentId w16cid:paraId="38FB0F75" w16cid:durableId="51005600"/>
  <w16cid:commentId w16cid:paraId="128CCD7B" w16cid:durableId="464B1DD6"/>
  <w16cid:commentId w16cid:paraId="3EB39038" w16cid:durableId="6CD4E1E8"/>
  <w16cid:commentId w16cid:paraId="09B09874" w16cid:durableId="062BFBDE"/>
  <w16cid:commentId w16cid:paraId="56D54107" w16cid:durableId="620A752A"/>
  <w16cid:commentId w16cid:paraId="4E2C8DCC" w16cid:durableId="3C9C3D9F"/>
  <w16cid:commentId w16cid:paraId="1E48A64D" w16cid:durableId="61D04AED"/>
  <w16cid:commentId w16cid:paraId="64208D9F" w16cid:durableId="7F8D62A1"/>
  <w16cid:commentId w16cid:paraId="719B3530" w16cid:durableId="675BEF52"/>
  <w16cid:commentId w16cid:paraId="44A2DC81" w16cid:durableId="6155A788"/>
  <w16cid:commentId w16cid:paraId="14383607" w16cid:durableId="6A394E55"/>
  <w16cid:commentId w16cid:paraId="4B7D558D" w16cid:durableId="5D52BA54"/>
  <w16cid:commentId w16cid:paraId="42675B3F" w16cid:durableId="53051FBC"/>
  <w16cid:commentId w16cid:paraId="2B6D4054" w16cid:durableId="78D5387A"/>
  <w16cid:commentId w16cid:paraId="39B9C0F3" w16cid:durableId="57490166"/>
  <w16cid:commentId w16cid:paraId="3A6A14E6" w16cid:durableId="0C9A3206"/>
  <w16cid:commentId w16cid:paraId="12B09386" w16cid:durableId="19CEE0B2"/>
  <w16cid:commentId w16cid:paraId="33CDDD0A" w16cid:durableId="1C1C2E7F"/>
  <w16cid:commentId w16cid:paraId="7BA58ACB" w16cid:durableId="19A99C03"/>
  <w16cid:commentId w16cid:paraId="372D2CA5" w16cid:durableId="249430F4"/>
  <w16cid:commentId w16cid:paraId="5FA5AF79" w16cid:durableId="773526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8E231" w14:textId="77777777" w:rsidR="004C414D" w:rsidRDefault="004C414D">
      <w:pPr>
        <w:spacing w:after="0" w:line="240" w:lineRule="auto"/>
      </w:pPr>
    </w:p>
  </w:endnote>
  <w:endnote w:type="continuationSeparator" w:id="0">
    <w:p w14:paraId="1AF1183E" w14:textId="77777777" w:rsidR="004C414D" w:rsidRDefault="004C41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ercu Pro">
    <w:altName w:val="Calibri"/>
    <w:panose1 w:val="00000000000000000000"/>
    <w:charset w:val="00"/>
    <w:family w:val="swiss"/>
    <w:notTrueType/>
    <w:pitch w:val="variable"/>
    <w:sig w:usb0="000002C7" w:usb1="00000001" w:usb2="00000000" w:usb3="00000000" w:csb0="000000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042BF" w14:paraId="0AC73F9B" w14:textId="77777777" w:rsidTr="282042BF">
      <w:trPr>
        <w:trHeight w:val="300"/>
      </w:trPr>
      <w:tc>
        <w:tcPr>
          <w:tcW w:w="3120" w:type="dxa"/>
        </w:tcPr>
        <w:p w14:paraId="36C9D1FF" w14:textId="5C56509B" w:rsidR="282042BF" w:rsidRDefault="282042BF" w:rsidP="282042BF">
          <w:pPr>
            <w:pStyle w:val="Header"/>
            <w:ind w:left="-115"/>
          </w:pPr>
        </w:p>
      </w:tc>
      <w:tc>
        <w:tcPr>
          <w:tcW w:w="3120" w:type="dxa"/>
        </w:tcPr>
        <w:p w14:paraId="051E3B57" w14:textId="14EFEE23" w:rsidR="282042BF" w:rsidRDefault="282042BF" w:rsidP="282042BF">
          <w:pPr>
            <w:pStyle w:val="Header"/>
            <w:jc w:val="center"/>
          </w:pPr>
        </w:p>
      </w:tc>
      <w:tc>
        <w:tcPr>
          <w:tcW w:w="3120" w:type="dxa"/>
        </w:tcPr>
        <w:p w14:paraId="2CC2BD5D" w14:textId="6027173D" w:rsidR="282042BF" w:rsidRDefault="282042BF" w:rsidP="282042BF">
          <w:pPr>
            <w:pStyle w:val="Header"/>
            <w:ind w:right="-115"/>
            <w:jc w:val="right"/>
          </w:pPr>
        </w:p>
      </w:tc>
    </w:tr>
  </w:tbl>
  <w:p w14:paraId="0A4C99F7" w14:textId="5054D72F" w:rsidR="006B4148" w:rsidRDefault="006B41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042BF" w14:paraId="195B0DF8" w14:textId="77777777" w:rsidTr="282042BF">
      <w:trPr>
        <w:trHeight w:val="300"/>
      </w:trPr>
      <w:tc>
        <w:tcPr>
          <w:tcW w:w="3120" w:type="dxa"/>
        </w:tcPr>
        <w:p w14:paraId="263C5D1E" w14:textId="1032AD98" w:rsidR="282042BF" w:rsidRDefault="282042BF" w:rsidP="282042BF">
          <w:pPr>
            <w:pStyle w:val="Header"/>
            <w:ind w:left="-115"/>
          </w:pPr>
        </w:p>
      </w:tc>
      <w:tc>
        <w:tcPr>
          <w:tcW w:w="3120" w:type="dxa"/>
        </w:tcPr>
        <w:p w14:paraId="7459EF70" w14:textId="7973805A" w:rsidR="282042BF" w:rsidRDefault="282042BF" w:rsidP="282042BF">
          <w:pPr>
            <w:pStyle w:val="Header"/>
            <w:jc w:val="center"/>
          </w:pPr>
        </w:p>
      </w:tc>
      <w:tc>
        <w:tcPr>
          <w:tcW w:w="3120" w:type="dxa"/>
        </w:tcPr>
        <w:p w14:paraId="20AAB47E" w14:textId="19FC8041" w:rsidR="282042BF" w:rsidRDefault="282042BF" w:rsidP="282042BF">
          <w:pPr>
            <w:pStyle w:val="Header"/>
            <w:ind w:right="-115"/>
            <w:jc w:val="right"/>
          </w:pPr>
        </w:p>
      </w:tc>
    </w:tr>
  </w:tbl>
  <w:p w14:paraId="02CB8AC1" w14:textId="128DD114" w:rsidR="006B4148" w:rsidRDefault="006B41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73134" w14:textId="77777777" w:rsidR="004C414D" w:rsidRDefault="004C414D">
      <w:pPr>
        <w:spacing w:after="0" w:line="240" w:lineRule="auto"/>
      </w:pPr>
    </w:p>
  </w:footnote>
  <w:footnote w:type="continuationSeparator" w:id="0">
    <w:p w14:paraId="2F6F8235" w14:textId="77777777" w:rsidR="004C414D" w:rsidRDefault="004C41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974729"/>
      <w:docPartObj>
        <w:docPartGallery w:val="Page Numbers (Top of Page)"/>
        <w:docPartUnique/>
      </w:docPartObj>
    </w:sdtPr>
    <w:sdtEndPr>
      <w:rPr>
        <w:noProof/>
      </w:rPr>
    </w:sdtEndPr>
    <w:sdtContent>
      <w:p w14:paraId="6784BBBE" w14:textId="6E4CD01C" w:rsidR="004F613B" w:rsidRDefault="004F61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661B63" w14:textId="77777777" w:rsidR="005E29EF" w:rsidRDefault="005E29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042BF" w14:paraId="39DDD1E3" w14:textId="77777777" w:rsidTr="282042BF">
      <w:trPr>
        <w:trHeight w:val="300"/>
      </w:trPr>
      <w:tc>
        <w:tcPr>
          <w:tcW w:w="3120" w:type="dxa"/>
        </w:tcPr>
        <w:p w14:paraId="36710895" w14:textId="6647BB7A" w:rsidR="282042BF" w:rsidRDefault="282042BF" w:rsidP="282042BF">
          <w:pPr>
            <w:pStyle w:val="Header"/>
            <w:ind w:left="-115"/>
          </w:pPr>
        </w:p>
      </w:tc>
      <w:tc>
        <w:tcPr>
          <w:tcW w:w="3120" w:type="dxa"/>
        </w:tcPr>
        <w:p w14:paraId="49A5EE64" w14:textId="45A1A568" w:rsidR="282042BF" w:rsidRDefault="282042BF" w:rsidP="282042BF">
          <w:pPr>
            <w:pStyle w:val="Header"/>
            <w:jc w:val="center"/>
          </w:pPr>
        </w:p>
      </w:tc>
      <w:tc>
        <w:tcPr>
          <w:tcW w:w="3120" w:type="dxa"/>
        </w:tcPr>
        <w:p w14:paraId="0F1E6692" w14:textId="45713D37" w:rsidR="282042BF" w:rsidRDefault="282042BF" w:rsidP="282042BF">
          <w:pPr>
            <w:pStyle w:val="Header"/>
            <w:ind w:right="-115"/>
            <w:jc w:val="right"/>
          </w:pPr>
        </w:p>
      </w:tc>
    </w:tr>
  </w:tbl>
  <w:p w14:paraId="3DD4DA19" w14:textId="07A8F44A" w:rsidR="006B4148" w:rsidRDefault="006B41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F3A"/>
    <w:multiLevelType w:val="multilevel"/>
    <w:tmpl w:val="9998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E3341"/>
    <w:multiLevelType w:val="multilevel"/>
    <w:tmpl w:val="F754F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778D0"/>
    <w:multiLevelType w:val="multilevel"/>
    <w:tmpl w:val="252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5761A"/>
    <w:multiLevelType w:val="multilevel"/>
    <w:tmpl w:val="11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E22ED"/>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B7208"/>
    <w:multiLevelType w:val="multilevel"/>
    <w:tmpl w:val="B678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D4096"/>
    <w:multiLevelType w:val="multilevel"/>
    <w:tmpl w:val="F43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67398"/>
    <w:multiLevelType w:val="multilevel"/>
    <w:tmpl w:val="DB5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14138"/>
    <w:multiLevelType w:val="multilevel"/>
    <w:tmpl w:val="8D18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25A0D"/>
    <w:multiLevelType w:val="multilevel"/>
    <w:tmpl w:val="F9C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66367"/>
    <w:multiLevelType w:val="hybridMultilevel"/>
    <w:tmpl w:val="4C54B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BE43BA"/>
    <w:multiLevelType w:val="multilevel"/>
    <w:tmpl w:val="D68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14FD6"/>
    <w:multiLevelType w:val="multilevel"/>
    <w:tmpl w:val="358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2472C"/>
    <w:multiLevelType w:val="multilevel"/>
    <w:tmpl w:val="64F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005F4"/>
    <w:multiLevelType w:val="multilevel"/>
    <w:tmpl w:val="2BDE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CC029B"/>
    <w:multiLevelType w:val="multilevel"/>
    <w:tmpl w:val="2528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4A5FC5"/>
    <w:multiLevelType w:val="multilevel"/>
    <w:tmpl w:val="BE1E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070BB6"/>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92E57"/>
    <w:multiLevelType w:val="hybridMultilevel"/>
    <w:tmpl w:val="D738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D3110D"/>
    <w:multiLevelType w:val="multilevel"/>
    <w:tmpl w:val="9A10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F1556"/>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E11CF"/>
    <w:multiLevelType w:val="multilevel"/>
    <w:tmpl w:val="DA1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E7208"/>
    <w:multiLevelType w:val="multilevel"/>
    <w:tmpl w:val="009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0544EF"/>
    <w:multiLevelType w:val="multilevel"/>
    <w:tmpl w:val="A82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F7B28"/>
    <w:multiLevelType w:val="multilevel"/>
    <w:tmpl w:val="152E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174E81"/>
    <w:multiLevelType w:val="multilevel"/>
    <w:tmpl w:val="C77E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64110"/>
    <w:multiLevelType w:val="multilevel"/>
    <w:tmpl w:val="796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41CA5"/>
    <w:multiLevelType w:val="multilevel"/>
    <w:tmpl w:val="519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482E29"/>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30A26"/>
    <w:multiLevelType w:val="hybridMultilevel"/>
    <w:tmpl w:val="E8780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230BF3"/>
    <w:multiLevelType w:val="multilevel"/>
    <w:tmpl w:val="2E0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B2EFE"/>
    <w:multiLevelType w:val="multilevel"/>
    <w:tmpl w:val="07B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966930"/>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3475DF"/>
    <w:multiLevelType w:val="hybridMultilevel"/>
    <w:tmpl w:val="FFFFFFFF"/>
    <w:lvl w:ilvl="0" w:tplc="9B24422C">
      <w:start w:val="1"/>
      <w:numFmt w:val="bullet"/>
      <w:lvlText w:val=""/>
      <w:lvlJc w:val="left"/>
      <w:pPr>
        <w:ind w:left="720" w:hanging="360"/>
      </w:pPr>
      <w:rPr>
        <w:rFonts w:ascii="Symbol" w:hAnsi="Symbol" w:hint="default"/>
      </w:rPr>
    </w:lvl>
    <w:lvl w:ilvl="1" w:tplc="FBDCCB54">
      <w:start w:val="1"/>
      <w:numFmt w:val="bullet"/>
      <w:lvlText w:val="o"/>
      <w:lvlJc w:val="left"/>
      <w:pPr>
        <w:ind w:left="1440" w:hanging="360"/>
      </w:pPr>
      <w:rPr>
        <w:rFonts w:ascii="Courier New" w:hAnsi="Courier New" w:hint="default"/>
      </w:rPr>
    </w:lvl>
    <w:lvl w:ilvl="2" w:tplc="D54C5AD6">
      <w:start w:val="1"/>
      <w:numFmt w:val="bullet"/>
      <w:lvlText w:val=""/>
      <w:lvlJc w:val="left"/>
      <w:pPr>
        <w:ind w:left="2160" w:hanging="360"/>
      </w:pPr>
      <w:rPr>
        <w:rFonts w:ascii="Wingdings" w:hAnsi="Wingdings" w:hint="default"/>
      </w:rPr>
    </w:lvl>
    <w:lvl w:ilvl="3" w:tplc="4D5A08D8">
      <w:start w:val="1"/>
      <w:numFmt w:val="bullet"/>
      <w:lvlText w:val=""/>
      <w:lvlJc w:val="left"/>
      <w:pPr>
        <w:ind w:left="2880" w:hanging="360"/>
      </w:pPr>
      <w:rPr>
        <w:rFonts w:ascii="Symbol" w:hAnsi="Symbol" w:hint="default"/>
      </w:rPr>
    </w:lvl>
    <w:lvl w:ilvl="4" w:tplc="AB0A150A">
      <w:start w:val="1"/>
      <w:numFmt w:val="bullet"/>
      <w:lvlText w:val="o"/>
      <w:lvlJc w:val="left"/>
      <w:pPr>
        <w:ind w:left="3600" w:hanging="360"/>
      </w:pPr>
      <w:rPr>
        <w:rFonts w:ascii="Courier New" w:hAnsi="Courier New" w:hint="default"/>
      </w:rPr>
    </w:lvl>
    <w:lvl w:ilvl="5" w:tplc="9F503E1A">
      <w:start w:val="1"/>
      <w:numFmt w:val="bullet"/>
      <w:lvlText w:val=""/>
      <w:lvlJc w:val="left"/>
      <w:pPr>
        <w:ind w:left="4320" w:hanging="360"/>
      </w:pPr>
      <w:rPr>
        <w:rFonts w:ascii="Wingdings" w:hAnsi="Wingdings" w:hint="default"/>
      </w:rPr>
    </w:lvl>
    <w:lvl w:ilvl="6" w:tplc="B492F57E">
      <w:start w:val="1"/>
      <w:numFmt w:val="bullet"/>
      <w:lvlText w:val=""/>
      <w:lvlJc w:val="left"/>
      <w:pPr>
        <w:ind w:left="5040" w:hanging="360"/>
      </w:pPr>
      <w:rPr>
        <w:rFonts w:ascii="Symbol" w:hAnsi="Symbol" w:hint="default"/>
      </w:rPr>
    </w:lvl>
    <w:lvl w:ilvl="7" w:tplc="90B04464">
      <w:start w:val="1"/>
      <w:numFmt w:val="bullet"/>
      <w:lvlText w:val="o"/>
      <w:lvlJc w:val="left"/>
      <w:pPr>
        <w:ind w:left="5760" w:hanging="360"/>
      </w:pPr>
      <w:rPr>
        <w:rFonts w:ascii="Courier New" w:hAnsi="Courier New" w:hint="default"/>
      </w:rPr>
    </w:lvl>
    <w:lvl w:ilvl="8" w:tplc="29AAE1F2">
      <w:start w:val="1"/>
      <w:numFmt w:val="bullet"/>
      <w:lvlText w:val=""/>
      <w:lvlJc w:val="left"/>
      <w:pPr>
        <w:ind w:left="6480" w:hanging="360"/>
      </w:pPr>
      <w:rPr>
        <w:rFonts w:ascii="Wingdings" w:hAnsi="Wingdings" w:hint="default"/>
      </w:rPr>
    </w:lvl>
  </w:abstractNum>
  <w:abstractNum w:abstractNumId="34" w15:restartNumberingAfterBreak="0">
    <w:nsid w:val="20F91EC9"/>
    <w:multiLevelType w:val="hybridMultilevel"/>
    <w:tmpl w:val="67EE6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1E6166"/>
    <w:multiLevelType w:val="hybridMultilevel"/>
    <w:tmpl w:val="64D83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27534C"/>
    <w:multiLevelType w:val="multilevel"/>
    <w:tmpl w:val="B9D4A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7F7F67"/>
    <w:multiLevelType w:val="multilevel"/>
    <w:tmpl w:val="C960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825DFA"/>
    <w:multiLevelType w:val="multilevel"/>
    <w:tmpl w:val="1A8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BC1F5B"/>
    <w:multiLevelType w:val="multilevel"/>
    <w:tmpl w:val="5ED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080E0C"/>
    <w:multiLevelType w:val="multilevel"/>
    <w:tmpl w:val="099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9627C"/>
    <w:multiLevelType w:val="hybridMultilevel"/>
    <w:tmpl w:val="FFFFFFFF"/>
    <w:lvl w:ilvl="0" w:tplc="AA922D0E">
      <w:start w:val="1"/>
      <w:numFmt w:val="bullet"/>
      <w:lvlText w:val=""/>
      <w:lvlJc w:val="left"/>
      <w:pPr>
        <w:ind w:left="720" w:hanging="360"/>
      </w:pPr>
      <w:rPr>
        <w:rFonts w:ascii="Symbol" w:hAnsi="Symbol" w:hint="default"/>
      </w:rPr>
    </w:lvl>
    <w:lvl w:ilvl="1" w:tplc="C6DC8FA4">
      <w:start w:val="1"/>
      <w:numFmt w:val="bullet"/>
      <w:lvlText w:val="o"/>
      <w:lvlJc w:val="left"/>
      <w:pPr>
        <w:ind w:left="1440" w:hanging="360"/>
      </w:pPr>
      <w:rPr>
        <w:rFonts w:ascii="Courier New" w:hAnsi="Courier New" w:hint="default"/>
      </w:rPr>
    </w:lvl>
    <w:lvl w:ilvl="2" w:tplc="0024B54E">
      <w:start w:val="1"/>
      <w:numFmt w:val="bullet"/>
      <w:lvlText w:val=""/>
      <w:lvlJc w:val="left"/>
      <w:pPr>
        <w:ind w:left="2160" w:hanging="360"/>
      </w:pPr>
      <w:rPr>
        <w:rFonts w:ascii="Wingdings" w:hAnsi="Wingdings" w:hint="default"/>
      </w:rPr>
    </w:lvl>
    <w:lvl w:ilvl="3" w:tplc="EED2867C">
      <w:start w:val="1"/>
      <w:numFmt w:val="bullet"/>
      <w:lvlText w:val=""/>
      <w:lvlJc w:val="left"/>
      <w:pPr>
        <w:ind w:left="2880" w:hanging="360"/>
      </w:pPr>
      <w:rPr>
        <w:rFonts w:ascii="Symbol" w:hAnsi="Symbol" w:hint="default"/>
      </w:rPr>
    </w:lvl>
    <w:lvl w:ilvl="4" w:tplc="AC2ED964">
      <w:start w:val="1"/>
      <w:numFmt w:val="bullet"/>
      <w:lvlText w:val="o"/>
      <w:lvlJc w:val="left"/>
      <w:pPr>
        <w:ind w:left="3600" w:hanging="360"/>
      </w:pPr>
      <w:rPr>
        <w:rFonts w:ascii="Courier New" w:hAnsi="Courier New" w:hint="default"/>
      </w:rPr>
    </w:lvl>
    <w:lvl w:ilvl="5" w:tplc="73E0F746">
      <w:start w:val="1"/>
      <w:numFmt w:val="bullet"/>
      <w:lvlText w:val=""/>
      <w:lvlJc w:val="left"/>
      <w:pPr>
        <w:ind w:left="4320" w:hanging="360"/>
      </w:pPr>
      <w:rPr>
        <w:rFonts w:ascii="Wingdings" w:hAnsi="Wingdings" w:hint="default"/>
      </w:rPr>
    </w:lvl>
    <w:lvl w:ilvl="6" w:tplc="0540C27E">
      <w:start w:val="1"/>
      <w:numFmt w:val="bullet"/>
      <w:lvlText w:val=""/>
      <w:lvlJc w:val="left"/>
      <w:pPr>
        <w:ind w:left="5040" w:hanging="360"/>
      </w:pPr>
      <w:rPr>
        <w:rFonts w:ascii="Symbol" w:hAnsi="Symbol" w:hint="default"/>
      </w:rPr>
    </w:lvl>
    <w:lvl w:ilvl="7" w:tplc="F38A9B5A">
      <w:start w:val="1"/>
      <w:numFmt w:val="bullet"/>
      <w:lvlText w:val="o"/>
      <w:lvlJc w:val="left"/>
      <w:pPr>
        <w:ind w:left="5760" w:hanging="360"/>
      </w:pPr>
      <w:rPr>
        <w:rFonts w:ascii="Courier New" w:hAnsi="Courier New" w:hint="default"/>
      </w:rPr>
    </w:lvl>
    <w:lvl w:ilvl="8" w:tplc="32C05604">
      <w:start w:val="1"/>
      <w:numFmt w:val="bullet"/>
      <w:lvlText w:val=""/>
      <w:lvlJc w:val="left"/>
      <w:pPr>
        <w:ind w:left="6480" w:hanging="360"/>
      </w:pPr>
      <w:rPr>
        <w:rFonts w:ascii="Wingdings" w:hAnsi="Wingdings" w:hint="default"/>
      </w:rPr>
    </w:lvl>
  </w:abstractNum>
  <w:abstractNum w:abstractNumId="42" w15:restartNumberingAfterBreak="0">
    <w:nsid w:val="24F16675"/>
    <w:multiLevelType w:val="multilevel"/>
    <w:tmpl w:val="B0C2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4208EA"/>
    <w:multiLevelType w:val="multilevel"/>
    <w:tmpl w:val="64BE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A01775"/>
    <w:multiLevelType w:val="multilevel"/>
    <w:tmpl w:val="E0A243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0663A2"/>
    <w:multiLevelType w:val="multilevel"/>
    <w:tmpl w:val="2BA2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61F5C"/>
    <w:multiLevelType w:val="multilevel"/>
    <w:tmpl w:val="A98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202BE9"/>
    <w:multiLevelType w:val="multilevel"/>
    <w:tmpl w:val="820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5C2506"/>
    <w:multiLevelType w:val="multilevel"/>
    <w:tmpl w:val="140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870F39"/>
    <w:multiLevelType w:val="multilevel"/>
    <w:tmpl w:val="5A3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A85FBC"/>
    <w:multiLevelType w:val="multilevel"/>
    <w:tmpl w:val="EC50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D75190"/>
    <w:multiLevelType w:val="hybridMultilevel"/>
    <w:tmpl w:val="8EFA8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BEC2707"/>
    <w:multiLevelType w:val="multilevel"/>
    <w:tmpl w:val="BCC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C76F2C"/>
    <w:multiLevelType w:val="multilevel"/>
    <w:tmpl w:val="889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D7591D"/>
    <w:multiLevelType w:val="multilevel"/>
    <w:tmpl w:val="058C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C446A5"/>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027F0"/>
    <w:multiLevelType w:val="multilevel"/>
    <w:tmpl w:val="C2FC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093612"/>
    <w:multiLevelType w:val="multilevel"/>
    <w:tmpl w:val="397C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0605C8"/>
    <w:multiLevelType w:val="multilevel"/>
    <w:tmpl w:val="E01C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1F4646"/>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714CDE"/>
    <w:multiLevelType w:val="multilevel"/>
    <w:tmpl w:val="43E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AD1065"/>
    <w:multiLevelType w:val="multilevel"/>
    <w:tmpl w:val="5ED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4A26C2"/>
    <w:multiLevelType w:val="multilevel"/>
    <w:tmpl w:val="158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F118E4"/>
    <w:multiLevelType w:val="multilevel"/>
    <w:tmpl w:val="280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807C95"/>
    <w:multiLevelType w:val="multilevel"/>
    <w:tmpl w:val="761E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F038B9"/>
    <w:multiLevelType w:val="hybridMultilevel"/>
    <w:tmpl w:val="FFFFFFFF"/>
    <w:lvl w:ilvl="0" w:tplc="36B4F224">
      <w:start w:val="1"/>
      <w:numFmt w:val="bullet"/>
      <w:lvlText w:val=""/>
      <w:lvlJc w:val="left"/>
      <w:pPr>
        <w:ind w:left="720" w:hanging="360"/>
      </w:pPr>
      <w:rPr>
        <w:rFonts w:ascii="Symbol" w:hAnsi="Symbol" w:hint="default"/>
      </w:rPr>
    </w:lvl>
    <w:lvl w:ilvl="1" w:tplc="EE083DC2">
      <w:start w:val="1"/>
      <w:numFmt w:val="bullet"/>
      <w:lvlText w:val="o"/>
      <w:lvlJc w:val="left"/>
      <w:pPr>
        <w:ind w:left="1440" w:hanging="360"/>
      </w:pPr>
      <w:rPr>
        <w:rFonts w:ascii="Courier New" w:hAnsi="Courier New" w:hint="default"/>
      </w:rPr>
    </w:lvl>
    <w:lvl w:ilvl="2" w:tplc="A3544692">
      <w:start w:val="1"/>
      <w:numFmt w:val="bullet"/>
      <w:lvlText w:val=""/>
      <w:lvlJc w:val="left"/>
      <w:pPr>
        <w:ind w:left="2160" w:hanging="360"/>
      </w:pPr>
      <w:rPr>
        <w:rFonts w:ascii="Wingdings" w:hAnsi="Wingdings" w:hint="default"/>
      </w:rPr>
    </w:lvl>
    <w:lvl w:ilvl="3" w:tplc="BC42B056">
      <w:start w:val="1"/>
      <w:numFmt w:val="bullet"/>
      <w:lvlText w:val=""/>
      <w:lvlJc w:val="left"/>
      <w:pPr>
        <w:ind w:left="2880" w:hanging="360"/>
      </w:pPr>
      <w:rPr>
        <w:rFonts w:ascii="Symbol" w:hAnsi="Symbol" w:hint="default"/>
      </w:rPr>
    </w:lvl>
    <w:lvl w:ilvl="4" w:tplc="7FE4F5E4">
      <w:start w:val="1"/>
      <w:numFmt w:val="bullet"/>
      <w:lvlText w:val="o"/>
      <w:lvlJc w:val="left"/>
      <w:pPr>
        <w:ind w:left="3600" w:hanging="360"/>
      </w:pPr>
      <w:rPr>
        <w:rFonts w:ascii="Courier New" w:hAnsi="Courier New" w:hint="default"/>
      </w:rPr>
    </w:lvl>
    <w:lvl w:ilvl="5" w:tplc="B2308B6A">
      <w:start w:val="1"/>
      <w:numFmt w:val="bullet"/>
      <w:lvlText w:val=""/>
      <w:lvlJc w:val="left"/>
      <w:pPr>
        <w:ind w:left="4320" w:hanging="360"/>
      </w:pPr>
      <w:rPr>
        <w:rFonts w:ascii="Wingdings" w:hAnsi="Wingdings" w:hint="default"/>
      </w:rPr>
    </w:lvl>
    <w:lvl w:ilvl="6" w:tplc="CEF65052">
      <w:start w:val="1"/>
      <w:numFmt w:val="bullet"/>
      <w:lvlText w:val=""/>
      <w:lvlJc w:val="left"/>
      <w:pPr>
        <w:ind w:left="5040" w:hanging="360"/>
      </w:pPr>
      <w:rPr>
        <w:rFonts w:ascii="Symbol" w:hAnsi="Symbol" w:hint="default"/>
      </w:rPr>
    </w:lvl>
    <w:lvl w:ilvl="7" w:tplc="C938E040">
      <w:start w:val="1"/>
      <w:numFmt w:val="bullet"/>
      <w:lvlText w:val="o"/>
      <w:lvlJc w:val="left"/>
      <w:pPr>
        <w:ind w:left="5760" w:hanging="360"/>
      </w:pPr>
      <w:rPr>
        <w:rFonts w:ascii="Courier New" w:hAnsi="Courier New" w:hint="default"/>
      </w:rPr>
    </w:lvl>
    <w:lvl w:ilvl="8" w:tplc="ADF2CCE6">
      <w:start w:val="1"/>
      <w:numFmt w:val="bullet"/>
      <w:lvlText w:val=""/>
      <w:lvlJc w:val="left"/>
      <w:pPr>
        <w:ind w:left="6480" w:hanging="360"/>
      </w:pPr>
      <w:rPr>
        <w:rFonts w:ascii="Wingdings" w:hAnsi="Wingdings" w:hint="default"/>
      </w:rPr>
    </w:lvl>
  </w:abstractNum>
  <w:abstractNum w:abstractNumId="66" w15:restartNumberingAfterBreak="0">
    <w:nsid w:val="377126F6"/>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05361A"/>
    <w:multiLevelType w:val="multilevel"/>
    <w:tmpl w:val="9E9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F120E5"/>
    <w:multiLevelType w:val="multilevel"/>
    <w:tmpl w:val="4D3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DC5B69"/>
    <w:multiLevelType w:val="hybridMultilevel"/>
    <w:tmpl w:val="3782F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B270C78"/>
    <w:multiLevelType w:val="multilevel"/>
    <w:tmpl w:val="350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71309B"/>
    <w:multiLevelType w:val="multilevel"/>
    <w:tmpl w:val="D76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702A0E"/>
    <w:multiLevelType w:val="multilevel"/>
    <w:tmpl w:val="42B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5A3F11"/>
    <w:multiLevelType w:val="multilevel"/>
    <w:tmpl w:val="6A56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390BFE"/>
    <w:multiLevelType w:val="hybridMultilevel"/>
    <w:tmpl w:val="9E049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0E97242"/>
    <w:multiLevelType w:val="multilevel"/>
    <w:tmpl w:val="5BE2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295D6C"/>
    <w:multiLevelType w:val="multilevel"/>
    <w:tmpl w:val="912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2D7005"/>
    <w:multiLevelType w:val="multilevel"/>
    <w:tmpl w:val="7D80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3B620F"/>
    <w:multiLevelType w:val="multilevel"/>
    <w:tmpl w:val="479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3A4880"/>
    <w:multiLevelType w:val="multilevel"/>
    <w:tmpl w:val="33EE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6A77DB"/>
    <w:multiLevelType w:val="multilevel"/>
    <w:tmpl w:val="B2643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A72821"/>
    <w:multiLevelType w:val="multilevel"/>
    <w:tmpl w:val="7AC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2C0E94"/>
    <w:multiLevelType w:val="hybridMultilevel"/>
    <w:tmpl w:val="EFB24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39059E"/>
    <w:multiLevelType w:val="multilevel"/>
    <w:tmpl w:val="3680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E409E6"/>
    <w:multiLevelType w:val="multilevel"/>
    <w:tmpl w:val="B7ACC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5F6899"/>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90642F"/>
    <w:multiLevelType w:val="hybridMultilevel"/>
    <w:tmpl w:val="4578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EF71A8D"/>
    <w:multiLevelType w:val="multilevel"/>
    <w:tmpl w:val="82D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5B2EA5"/>
    <w:multiLevelType w:val="multilevel"/>
    <w:tmpl w:val="704A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3D7907"/>
    <w:multiLevelType w:val="hybridMultilevel"/>
    <w:tmpl w:val="A184B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086681"/>
    <w:multiLevelType w:val="multilevel"/>
    <w:tmpl w:val="507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393798"/>
    <w:multiLevelType w:val="multilevel"/>
    <w:tmpl w:val="FB92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2404DE"/>
    <w:multiLevelType w:val="multilevel"/>
    <w:tmpl w:val="E150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5F4944"/>
    <w:multiLevelType w:val="multilevel"/>
    <w:tmpl w:val="07A2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744AC1"/>
    <w:multiLevelType w:val="multilevel"/>
    <w:tmpl w:val="3E2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AB01D8"/>
    <w:multiLevelType w:val="hybridMultilevel"/>
    <w:tmpl w:val="EA2E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48C4315"/>
    <w:multiLevelType w:val="multilevel"/>
    <w:tmpl w:val="7942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261496"/>
    <w:multiLevelType w:val="hybridMultilevel"/>
    <w:tmpl w:val="FFFFFFFF"/>
    <w:lvl w:ilvl="0" w:tplc="3D207828">
      <w:start w:val="1"/>
      <w:numFmt w:val="bullet"/>
      <w:lvlText w:val=""/>
      <w:lvlJc w:val="left"/>
      <w:pPr>
        <w:ind w:left="720" w:hanging="360"/>
      </w:pPr>
      <w:rPr>
        <w:rFonts w:ascii="Symbol" w:hAnsi="Symbol" w:hint="default"/>
      </w:rPr>
    </w:lvl>
    <w:lvl w:ilvl="1" w:tplc="2986643A">
      <w:start w:val="1"/>
      <w:numFmt w:val="bullet"/>
      <w:lvlText w:val="o"/>
      <w:lvlJc w:val="left"/>
      <w:pPr>
        <w:ind w:left="1440" w:hanging="360"/>
      </w:pPr>
      <w:rPr>
        <w:rFonts w:ascii="Courier New" w:hAnsi="Courier New" w:hint="default"/>
      </w:rPr>
    </w:lvl>
    <w:lvl w:ilvl="2" w:tplc="5F84A2B4">
      <w:start w:val="1"/>
      <w:numFmt w:val="bullet"/>
      <w:lvlText w:val=""/>
      <w:lvlJc w:val="left"/>
      <w:pPr>
        <w:ind w:left="2160" w:hanging="360"/>
      </w:pPr>
      <w:rPr>
        <w:rFonts w:ascii="Wingdings" w:hAnsi="Wingdings" w:hint="default"/>
      </w:rPr>
    </w:lvl>
    <w:lvl w:ilvl="3" w:tplc="74F0B79E">
      <w:start w:val="1"/>
      <w:numFmt w:val="bullet"/>
      <w:lvlText w:val=""/>
      <w:lvlJc w:val="left"/>
      <w:pPr>
        <w:ind w:left="2880" w:hanging="360"/>
      </w:pPr>
      <w:rPr>
        <w:rFonts w:ascii="Symbol" w:hAnsi="Symbol" w:hint="default"/>
      </w:rPr>
    </w:lvl>
    <w:lvl w:ilvl="4" w:tplc="C3F05090">
      <w:start w:val="1"/>
      <w:numFmt w:val="bullet"/>
      <w:lvlText w:val="o"/>
      <w:lvlJc w:val="left"/>
      <w:pPr>
        <w:ind w:left="3600" w:hanging="360"/>
      </w:pPr>
      <w:rPr>
        <w:rFonts w:ascii="Courier New" w:hAnsi="Courier New" w:hint="default"/>
      </w:rPr>
    </w:lvl>
    <w:lvl w:ilvl="5" w:tplc="2334E4B8">
      <w:start w:val="1"/>
      <w:numFmt w:val="bullet"/>
      <w:lvlText w:val=""/>
      <w:lvlJc w:val="left"/>
      <w:pPr>
        <w:ind w:left="4320" w:hanging="360"/>
      </w:pPr>
      <w:rPr>
        <w:rFonts w:ascii="Wingdings" w:hAnsi="Wingdings" w:hint="default"/>
      </w:rPr>
    </w:lvl>
    <w:lvl w:ilvl="6" w:tplc="1A3E29F0">
      <w:start w:val="1"/>
      <w:numFmt w:val="bullet"/>
      <w:lvlText w:val=""/>
      <w:lvlJc w:val="left"/>
      <w:pPr>
        <w:ind w:left="5040" w:hanging="360"/>
      </w:pPr>
      <w:rPr>
        <w:rFonts w:ascii="Symbol" w:hAnsi="Symbol" w:hint="default"/>
      </w:rPr>
    </w:lvl>
    <w:lvl w:ilvl="7" w:tplc="4A585F78">
      <w:start w:val="1"/>
      <w:numFmt w:val="bullet"/>
      <w:lvlText w:val="o"/>
      <w:lvlJc w:val="left"/>
      <w:pPr>
        <w:ind w:left="5760" w:hanging="360"/>
      </w:pPr>
      <w:rPr>
        <w:rFonts w:ascii="Courier New" w:hAnsi="Courier New" w:hint="default"/>
      </w:rPr>
    </w:lvl>
    <w:lvl w:ilvl="8" w:tplc="EA020F7E">
      <w:start w:val="1"/>
      <w:numFmt w:val="bullet"/>
      <w:lvlText w:val=""/>
      <w:lvlJc w:val="left"/>
      <w:pPr>
        <w:ind w:left="6480" w:hanging="360"/>
      </w:pPr>
      <w:rPr>
        <w:rFonts w:ascii="Wingdings" w:hAnsi="Wingdings" w:hint="default"/>
      </w:rPr>
    </w:lvl>
  </w:abstractNum>
  <w:abstractNum w:abstractNumId="98" w15:restartNumberingAfterBreak="0">
    <w:nsid w:val="55527C43"/>
    <w:multiLevelType w:val="multilevel"/>
    <w:tmpl w:val="B6B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97490E"/>
    <w:multiLevelType w:val="multilevel"/>
    <w:tmpl w:val="C86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3914BA"/>
    <w:multiLevelType w:val="multilevel"/>
    <w:tmpl w:val="CFA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51253E"/>
    <w:multiLevelType w:val="multilevel"/>
    <w:tmpl w:val="AB66D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126F63"/>
    <w:multiLevelType w:val="multilevel"/>
    <w:tmpl w:val="CE78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92527BC"/>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9A211F"/>
    <w:multiLevelType w:val="hybridMultilevel"/>
    <w:tmpl w:val="9C4A5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AE710D8"/>
    <w:multiLevelType w:val="multilevel"/>
    <w:tmpl w:val="E43A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132E83"/>
    <w:multiLevelType w:val="multilevel"/>
    <w:tmpl w:val="113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494613"/>
    <w:multiLevelType w:val="multilevel"/>
    <w:tmpl w:val="3946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55067F"/>
    <w:multiLevelType w:val="multilevel"/>
    <w:tmpl w:val="ACD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6141E3"/>
    <w:multiLevelType w:val="hybridMultilevel"/>
    <w:tmpl w:val="BF686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CD06CBC"/>
    <w:multiLevelType w:val="hybridMultilevel"/>
    <w:tmpl w:val="5B16C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D1820FB"/>
    <w:multiLevelType w:val="multilevel"/>
    <w:tmpl w:val="E3F0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4B7D95"/>
    <w:multiLevelType w:val="multilevel"/>
    <w:tmpl w:val="12F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8978E7"/>
    <w:multiLevelType w:val="hybridMultilevel"/>
    <w:tmpl w:val="1DCC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4EB33B9"/>
    <w:multiLevelType w:val="hybridMultilevel"/>
    <w:tmpl w:val="FFFFFFFF"/>
    <w:lvl w:ilvl="0" w:tplc="81DA2C78">
      <w:start w:val="1"/>
      <w:numFmt w:val="bullet"/>
      <w:lvlText w:val=""/>
      <w:lvlJc w:val="left"/>
      <w:pPr>
        <w:ind w:left="720" w:hanging="360"/>
      </w:pPr>
      <w:rPr>
        <w:rFonts w:ascii="Symbol" w:hAnsi="Symbol" w:hint="default"/>
      </w:rPr>
    </w:lvl>
    <w:lvl w:ilvl="1" w:tplc="5BD44A7C">
      <w:start w:val="1"/>
      <w:numFmt w:val="bullet"/>
      <w:lvlText w:val="o"/>
      <w:lvlJc w:val="left"/>
      <w:pPr>
        <w:ind w:left="1440" w:hanging="360"/>
      </w:pPr>
      <w:rPr>
        <w:rFonts w:ascii="Courier New" w:hAnsi="Courier New" w:hint="default"/>
      </w:rPr>
    </w:lvl>
    <w:lvl w:ilvl="2" w:tplc="FCBC55BC">
      <w:start w:val="1"/>
      <w:numFmt w:val="bullet"/>
      <w:lvlText w:val=""/>
      <w:lvlJc w:val="left"/>
      <w:pPr>
        <w:ind w:left="2160" w:hanging="360"/>
      </w:pPr>
      <w:rPr>
        <w:rFonts w:ascii="Wingdings" w:hAnsi="Wingdings" w:hint="default"/>
      </w:rPr>
    </w:lvl>
    <w:lvl w:ilvl="3" w:tplc="9F5E867A">
      <w:start w:val="1"/>
      <w:numFmt w:val="bullet"/>
      <w:lvlText w:val=""/>
      <w:lvlJc w:val="left"/>
      <w:pPr>
        <w:ind w:left="2880" w:hanging="360"/>
      </w:pPr>
      <w:rPr>
        <w:rFonts w:ascii="Symbol" w:hAnsi="Symbol" w:hint="default"/>
      </w:rPr>
    </w:lvl>
    <w:lvl w:ilvl="4" w:tplc="6706C132">
      <w:start w:val="1"/>
      <w:numFmt w:val="bullet"/>
      <w:lvlText w:val="o"/>
      <w:lvlJc w:val="left"/>
      <w:pPr>
        <w:ind w:left="3600" w:hanging="360"/>
      </w:pPr>
      <w:rPr>
        <w:rFonts w:ascii="Courier New" w:hAnsi="Courier New" w:hint="default"/>
      </w:rPr>
    </w:lvl>
    <w:lvl w:ilvl="5" w:tplc="4D7AA88A">
      <w:start w:val="1"/>
      <w:numFmt w:val="bullet"/>
      <w:lvlText w:val=""/>
      <w:lvlJc w:val="left"/>
      <w:pPr>
        <w:ind w:left="4320" w:hanging="360"/>
      </w:pPr>
      <w:rPr>
        <w:rFonts w:ascii="Wingdings" w:hAnsi="Wingdings" w:hint="default"/>
      </w:rPr>
    </w:lvl>
    <w:lvl w:ilvl="6" w:tplc="6B74B41A">
      <w:start w:val="1"/>
      <w:numFmt w:val="bullet"/>
      <w:lvlText w:val=""/>
      <w:lvlJc w:val="left"/>
      <w:pPr>
        <w:ind w:left="5040" w:hanging="360"/>
      </w:pPr>
      <w:rPr>
        <w:rFonts w:ascii="Symbol" w:hAnsi="Symbol" w:hint="default"/>
      </w:rPr>
    </w:lvl>
    <w:lvl w:ilvl="7" w:tplc="FD0C57B6">
      <w:start w:val="1"/>
      <w:numFmt w:val="bullet"/>
      <w:lvlText w:val="o"/>
      <w:lvlJc w:val="left"/>
      <w:pPr>
        <w:ind w:left="5760" w:hanging="360"/>
      </w:pPr>
      <w:rPr>
        <w:rFonts w:ascii="Courier New" w:hAnsi="Courier New" w:hint="default"/>
      </w:rPr>
    </w:lvl>
    <w:lvl w:ilvl="8" w:tplc="66EAB922">
      <w:start w:val="1"/>
      <w:numFmt w:val="bullet"/>
      <w:lvlText w:val=""/>
      <w:lvlJc w:val="left"/>
      <w:pPr>
        <w:ind w:left="6480" w:hanging="360"/>
      </w:pPr>
      <w:rPr>
        <w:rFonts w:ascii="Wingdings" w:hAnsi="Wingdings" w:hint="default"/>
      </w:rPr>
    </w:lvl>
  </w:abstractNum>
  <w:abstractNum w:abstractNumId="115" w15:restartNumberingAfterBreak="0">
    <w:nsid w:val="658A3E4C"/>
    <w:multiLevelType w:val="multilevel"/>
    <w:tmpl w:val="6AA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580791"/>
    <w:multiLevelType w:val="multilevel"/>
    <w:tmpl w:val="F592A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56225E"/>
    <w:multiLevelType w:val="multilevel"/>
    <w:tmpl w:val="6930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9F80DE3"/>
    <w:multiLevelType w:val="multilevel"/>
    <w:tmpl w:val="FE2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3C3E32"/>
    <w:multiLevelType w:val="multilevel"/>
    <w:tmpl w:val="692EA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D70F62"/>
    <w:multiLevelType w:val="multilevel"/>
    <w:tmpl w:val="C02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B7052A"/>
    <w:multiLevelType w:val="multilevel"/>
    <w:tmpl w:val="B05A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CBB1994"/>
    <w:multiLevelType w:val="multilevel"/>
    <w:tmpl w:val="D74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3B2F80"/>
    <w:multiLevelType w:val="multilevel"/>
    <w:tmpl w:val="05A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6315EF"/>
    <w:multiLevelType w:val="hybridMultilevel"/>
    <w:tmpl w:val="5D68B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EB67C2C"/>
    <w:multiLevelType w:val="multilevel"/>
    <w:tmpl w:val="F3A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E62672"/>
    <w:multiLevelType w:val="hybridMultilevel"/>
    <w:tmpl w:val="FFFFFFFF"/>
    <w:lvl w:ilvl="0" w:tplc="A2FE6C7A">
      <w:start w:val="1"/>
      <w:numFmt w:val="bullet"/>
      <w:lvlText w:val=""/>
      <w:lvlJc w:val="left"/>
      <w:pPr>
        <w:ind w:left="720" w:hanging="360"/>
      </w:pPr>
      <w:rPr>
        <w:rFonts w:ascii="Symbol" w:hAnsi="Symbol" w:hint="default"/>
      </w:rPr>
    </w:lvl>
    <w:lvl w:ilvl="1" w:tplc="FEE6559E">
      <w:start w:val="1"/>
      <w:numFmt w:val="bullet"/>
      <w:lvlText w:val="o"/>
      <w:lvlJc w:val="left"/>
      <w:pPr>
        <w:ind w:left="1440" w:hanging="360"/>
      </w:pPr>
      <w:rPr>
        <w:rFonts w:ascii="Courier New" w:hAnsi="Courier New" w:hint="default"/>
      </w:rPr>
    </w:lvl>
    <w:lvl w:ilvl="2" w:tplc="2902B25C">
      <w:start w:val="1"/>
      <w:numFmt w:val="bullet"/>
      <w:lvlText w:val=""/>
      <w:lvlJc w:val="left"/>
      <w:pPr>
        <w:ind w:left="2160" w:hanging="360"/>
      </w:pPr>
      <w:rPr>
        <w:rFonts w:ascii="Wingdings" w:hAnsi="Wingdings" w:hint="default"/>
      </w:rPr>
    </w:lvl>
    <w:lvl w:ilvl="3" w:tplc="F6BAE72E">
      <w:start w:val="1"/>
      <w:numFmt w:val="bullet"/>
      <w:lvlText w:val=""/>
      <w:lvlJc w:val="left"/>
      <w:pPr>
        <w:ind w:left="2880" w:hanging="360"/>
      </w:pPr>
      <w:rPr>
        <w:rFonts w:ascii="Symbol" w:hAnsi="Symbol" w:hint="default"/>
      </w:rPr>
    </w:lvl>
    <w:lvl w:ilvl="4" w:tplc="77403604">
      <w:start w:val="1"/>
      <w:numFmt w:val="bullet"/>
      <w:lvlText w:val="o"/>
      <w:lvlJc w:val="left"/>
      <w:pPr>
        <w:ind w:left="3600" w:hanging="360"/>
      </w:pPr>
      <w:rPr>
        <w:rFonts w:ascii="Courier New" w:hAnsi="Courier New" w:hint="default"/>
      </w:rPr>
    </w:lvl>
    <w:lvl w:ilvl="5" w:tplc="9E2ED360">
      <w:start w:val="1"/>
      <w:numFmt w:val="bullet"/>
      <w:lvlText w:val=""/>
      <w:lvlJc w:val="left"/>
      <w:pPr>
        <w:ind w:left="4320" w:hanging="360"/>
      </w:pPr>
      <w:rPr>
        <w:rFonts w:ascii="Wingdings" w:hAnsi="Wingdings" w:hint="default"/>
      </w:rPr>
    </w:lvl>
    <w:lvl w:ilvl="6" w:tplc="C8F60554">
      <w:start w:val="1"/>
      <w:numFmt w:val="bullet"/>
      <w:lvlText w:val=""/>
      <w:lvlJc w:val="left"/>
      <w:pPr>
        <w:ind w:left="5040" w:hanging="360"/>
      </w:pPr>
      <w:rPr>
        <w:rFonts w:ascii="Symbol" w:hAnsi="Symbol" w:hint="default"/>
      </w:rPr>
    </w:lvl>
    <w:lvl w:ilvl="7" w:tplc="D5302C80">
      <w:start w:val="1"/>
      <w:numFmt w:val="bullet"/>
      <w:lvlText w:val="o"/>
      <w:lvlJc w:val="left"/>
      <w:pPr>
        <w:ind w:left="5760" w:hanging="360"/>
      </w:pPr>
      <w:rPr>
        <w:rFonts w:ascii="Courier New" w:hAnsi="Courier New" w:hint="default"/>
      </w:rPr>
    </w:lvl>
    <w:lvl w:ilvl="8" w:tplc="85C43386">
      <w:start w:val="1"/>
      <w:numFmt w:val="bullet"/>
      <w:lvlText w:val=""/>
      <w:lvlJc w:val="left"/>
      <w:pPr>
        <w:ind w:left="6480" w:hanging="360"/>
      </w:pPr>
      <w:rPr>
        <w:rFonts w:ascii="Wingdings" w:hAnsi="Wingdings" w:hint="default"/>
      </w:rPr>
    </w:lvl>
  </w:abstractNum>
  <w:abstractNum w:abstractNumId="127" w15:restartNumberingAfterBreak="0">
    <w:nsid w:val="714E045F"/>
    <w:multiLevelType w:val="hybridMultilevel"/>
    <w:tmpl w:val="CE16A832"/>
    <w:lvl w:ilvl="0" w:tplc="BB6E166C">
      <w:numFmt w:val="bullet"/>
      <w:lvlText w:val="•"/>
      <w:lvlJc w:val="left"/>
      <w:pPr>
        <w:ind w:left="1440" w:hanging="720"/>
      </w:pPr>
      <w:rPr>
        <w:rFonts w:ascii="Apercu Pro" w:eastAsia="Apercu Pro" w:hAnsi="Apercu Pro" w:cs="Apercu Pr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7155246E"/>
    <w:multiLevelType w:val="multilevel"/>
    <w:tmpl w:val="906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8D3F38"/>
    <w:multiLevelType w:val="multilevel"/>
    <w:tmpl w:val="94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C34F27"/>
    <w:multiLevelType w:val="multilevel"/>
    <w:tmpl w:val="996C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982957"/>
    <w:multiLevelType w:val="multilevel"/>
    <w:tmpl w:val="36780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8674EA"/>
    <w:multiLevelType w:val="hybridMultilevel"/>
    <w:tmpl w:val="319A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6143785"/>
    <w:multiLevelType w:val="multilevel"/>
    <w:tmpl w:val="6888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2319C8"/>
    <w:multiLevelType w:val="multilevel"/>
    <w:tmpl w:val="A5D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447C76"/>
    <w:multiLevelType w:val="multilevel"/>
    <w:tmpl w:val="324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200179"/>
    <w:multiLevelType w:val="multilevel"/>
    <w:tmpl w:val="5AC2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0C2032"/>
    <w:multiLevelType w:val="multilevel"/>
    <w:tmpl w:val="8B4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272DDB"/>
    <w:multiLevelType w:val="multilevel"/>
    <w:tmpl w:val="F01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F027A2"/>
    <w:multiLevelType w:val="multilevel"/>
    <w:tmpl w:val="636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A3245"/>
    <w:multiLevelType w:val="multilevel"/>
    <w:tmpl w:val="799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8E47D7"/>
    <w:multiLevelType w:val="multilevel"/>
    <w:tmpl w:val="8A4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799501">
    <w:abstractNumId w:val="82"/>
  </w:num>
  <w:num w:numId="2" w16cid:durableId="954093323">
    <w:abstractNumId w:val="29"/>
  </w:num>
  <w:num w:numId="3" w16cid:durableId="339623520">
    <w:abstractNumId w:val="65"/>
  </w:num>
  <w:num w:numId="4" w16cid:durableId="307520635">
    <w:abstractNumId w:val="126"/>
  </w:num>
  <w:num w:numId="5" w16cid:durableId="863592965">
    <w:abstractNumId w:val="97"/>
  </w:num>
  <w:num w:numId="6" w16cid:durableId="1442650873">
    <w:abstractNumId w:val="41"/>
  </w:num>
  <w:num w:numId="7" w16cid:durableId="2079328951">
    <w:abstractNumId w:val="114"/>
  </w:num>
  <w:num w:numId="8" w16cid:durableId="1841963679">
    <w:abstractNumId w:val="127"/>
  </w:num>
  <w:num w:numId="9" w16cid:durableId="1065228225">
    <w:abstractNumId w:val="125"/>
  </w:num>
  <w:num w:numId="10" w16cid:durableId="1133137775">
    <w:abstractNumId w:val="123"/>
  </w:num>
  <w:num w:numId="11" w16cid:durableId="569196752">
    <w:abstractNumId w:val="40"/>
  </w:num>
  <w:num w:numId="12" w16cid:durableId="61147426">
    <w:abstractNumId w:val="39"/>
  </w:num>
  <w:num w:numId="13" w16cid:durableId="1640186311">
    <w:abstractNumId w:val="139"/>
  </w:num>
  <w:num w:numId="14" w16cid:durableId="88938557">
    <w:abstractNumId w:val="44"/>
  </w:num>
  <w:num w:numId="15" w16cid:durableId="1796097418">
    <w:abstractNumId w:val="18"/>
  </w:num>
  <w:num w:numId="16" w16cid:durableId="76244469">
    <w:abstractNumId w:val="67"/>
  </w:num>
  <w:num w:numId="17" w16cid:durableId="177087854">
    <w:abstractNumId w:val="13"/>
  </w:num>
  <w:num w:numId="18" w16cid:durableId="380789147">
    <w:abstractNumId w:val="63"/>
  </w:num>
  <w:num w:numId="19" w16cid:durableId="1631477887">
    <w:abstractNumId w:val="75"/>
  </w:num>
  <w:num w:numId="20" w16cid:durableId="156238599">
    <w:abstractNumId w:val="72"/>
  </w:num>
  <w:num w:numId="21" w16cid:durableId="350185697">
    <w:abstractNumId w:val="110"/>
  </w:num>
  <w:num w:numId="22" w16cid:durableId="356662794">
    <w:abstractNumId w:val="74"/>
  </w:num>
  <w:num w:numId="23" w16cid:durableId="1082217969">
    <w:abstractNumId w:val="89"/>
  </w:num>
  <w:num w:numId="24" w16cid:durableId="138348912">
    <w:abstractNumId w:val="69"/>
  </w:num>
  <w:num w:numId="25" w16cid:durableId="1491018225">
    <w:abstractNumId w:val="23"/>
  </w:num>
  <w:num w:numId="26" w16cid:durableId="2004966402">
    <w:abstractNumId w:val="111"/>
  </w:num>
  <w:num w:numId="27" w16cid:durableId="709383927">
    <w:abstractNumId w:val="140"/>
  </w:num>
  <w:num w:numId="28" w16cid:durableId="1693073717">
    <w:abstractNumId w:val="30"/>
  </w:num>
  <w:num w:numId="29" w16cid:durableId="1250311078">
    <w:abstractNumId w:val="101"/>
  </w:num>
  <w:num w:numId="30" w16cid:durableId="2023697818">
    <w:abstractNumId w:val="116"/>
  </w:num>
  <w:num w:numId="31" w16cid:durableId="1816290361">
    <w:abstractNumId w:val="53"/>
  </w:num>
  <w:num w:numId="32" w16cid:durableId="1143617570">
    <w:abstractNumId w:val="56"/>
  </w:num>
  <w:num w:numId="33" w16cid:durableId="1221403417">
    <w:abstractNumId w:val="76"/>
  </w:num>
  <w:num w:numId="34" w16cid:durableId="2144303745">
    <w:abstractNumId w:val="43"/>
  </w:num>
  <w:num w:numId="35" w16cid:durableId="385763829">
    <w:abstractNumId w:val="124"/>
  </w:num>
  <w:num w:numId="36" w16cid:durableId="1004866070">
    <w:abstractNumId w:val="35"/>
  </w:num>
  <w:num w:numId="37" w16cid:durableId="2141023798">
    <w:abstractNumId w:val="17"/>
  </w:num>
  <w:num w:numId="38" w16cid:durableId="1178348741">
    <w:abstractNumId w:val="55"/>
  </w:num>
  <w:num w:numId="39" w16cid:durableId="1641689786">
    <w:abstractNumId w:val="135"/>
  </w:num>
  <w:num w:numId="40" w16cid:durableId="1191450516">
    <w:abstractNumId w:val="87"/>
  </w:num>
  <w:num w:numId="41" w16cid:durableId="1104031303">
    <w:abstractNumId w:val="60"/>
  </w:num>
  <w:num w:numId="42" w16cid:durableId="2092893275">
    <w:abstractNumId w:val="6"/>
  </w:num>
  <w:num w:numId="43" w16cid:durableId="1289700062">
    <w:abstractNumId w:val="93"/>
  </w:num>
  <w:num w:numId="44" w16cid:durableId="670907599">
    <w:abstractNumId w:val="2"/>
  </w:num>
  <w:num w:numId="45" w16cid:durableId="355418">
    <w:abstractNumId w:val="31"/>
  </w:num>
  <w:num w:numId="46" w16cid:durableId="1396977066">
    <w:abstractNumId w:val="83"/>
  </w:num>
  <w:num w:numId="47" w16cid:durableId="996230408">
    <w:abstractNumId w:val="22"/>
  </w:num>
  <w:num w:numId="48" w16cid:durableId="1687831487">
    <w:abstractNumId w:val="26"/>
  </w:num>
  <w:num w:numId="49" w16cid:durableId="1185438341">
    <w:abstractNumId w:val="73"/>
  </w:num>
  <w:num w:numId="50" w16cid:durableId="1375500078">
    <w:abstractNumId w:val="118"/>
  </w:num>
  <w:num w:numId="51" w16cid:durableId="1134520297">
    <w:abstractNumId w:val="61"/>
  </w:num>
  <w:num w:numId="52" w16cid:durableId="298997605">
    <w:abstractNumId w:val="42"/>
  </w:num>
  <w:num w:numId="53" w16cid:durableId="965621301">
    <w:abstractNumId w:val="12"/>
  </w:num>
  <w:num w:numId="54" w16cid:durableId="1380670447">
    <w:abstractNumId w:val="99"/>
  </w:num>
  <w:num w:numId="55" w16cid:durableId="1337270681">
    <w:abstractNumId w:val="58"/>
  </w:num>
  <w:num w:numId="56" w16cid:durableId="97993030">
    <w:abstractNumId w:val="46"/>
  </w:num>
  <w:num w:numId="57" w16cid:durableId="849493184">
    <w:abstractNumId w:val="120"/>
  </w:num>
  <w:num w:numId="58" w16cid:durableId="602422282">
    <w:abstractNumId w:val="108"/>
  </w:num>
  <w:num w:numId="59" w16cid:durableId="607196615">
    <w:abstractNumId w:val="32"/>
  </w:num>
  <w:num w:numId="60" w16cid:durableId="351346169">
    <w:abstractNumId w:val="20"/>
  </w:num>
  <w:num w:numId="61" w16cid:durableId="956640194">
    <w:abstractNumId w:val="109"/>
  </w:num>
  <w:num w:numId="62" w16cid:durableId="57284991">
    <w:abstractNumId w:val="129"/>
  </w:num>
  <w:num w:numId="63" w16cid:durableId="2130665152">
    <w:abstractNumId w:val="85"/>
  </w:num>
  <w:num w:numId="64" w16cid:durableId="782072343">
    <w:abstractNumId w:val="59"/>
  </w:num>
  <w:num w:numId="65" w16cid:durableId="699357600">
    <w:abstractNumId w:val="4"/>
  </w:num>
  <w:num w:numId="66" w16cid:durableId="695736106">
    <w:abstractNumId w:val="28"/>
  </w:num>
  <w:num w:numId="67" w16cid:durableId="75976880">
    <w:abstractNumId w:val="103"/>
  </w:num>
  <w:num w:numId="68" w16cid:durableId="1591812711">
    <w:abstractNumId w:val="66"/>
  </w:num>
  <w:num w:numId="69" w16cid:durableId="905804242">
    <w:abstractNumId w:val="86"/>
  </w:num>
  <w:num w:numId="70" w16cid:durableId="1921450427">
    <w:abstractNumId w:val="79"/>
  </w:num>
  <w:num w:numId="71" w16cid:durableId="199365555">
    <w:abstractNumId w:val="8"/>
  </w:num>
  <w:num w:numId="72" w16cid:durableId="220215357">
    <w:abstractNumId w:val="122"/>
  </w:num>
  <w:num w:numId="73" w16cid:durableId="1769696223">
    <w:abstractNumId w:val="77"/>
  </w:num>
  <w:num w:numId="74" w16cid:durableId="46075843">
    <w:abstractNumId w:val="95"/>
  </w:num>
  <w:num w:numId="75" w16cid:durableId="1611471826">
    <w:abstractNumId w:val="45"/>
  </w:num>
  <w:num w:numId="76" w16cid:durableId="1568346067">
    <w:abstractNumId w:val="128"/>
  </w:num>
  <w:num w:numId="77" w16cid:durableId="2122873577">
    <w:abstractNumId w:val="78"/>
  </w:num>
  <w:num w:numId="78" w16cid:durableId="1045838033">
    <w:abstractNumId w:val="24"/>
  </w:num>
  <w:num w:numId="79" w16cid:durableId="1987126407">
    <w:abstractNumId w:val="106"/>
  </w:num>
  <w:num w:numId="80" w16cid:durableId="660156625">
    <w:abstractNumId w:val="141"/>
  </w:num>
  <w:num w:numId="81" w16cid:durableId="1765346216">
    <w:abstractNumId w:val="113"/>
  </w:num>
  <w:num w:numId="82" w16cid:durableId="2111654179">
    <w:abstractNumId w:val="132"/>
  </w:num>
  <w:num w:numId="83" w16cid:durableId="1492064731">
    <w:abstractNumId w:val="5"/>
  </w:num>
  <w:num w:numId="84" w16cid:durableId="2024547853">
    <w:abstractNumId w:val="19"/>
  </w:num>
  <w:num w:numId="85" w16cid:durableId="1834294239">
    <w:abstractNumId w:val="7"/>
  </w:num>
  <w:num w:numId="86" w16cid:durableId="172570895">
    <w:abstractNumId w:val="134"/>
  </w:num>
  <w:num w:numId="87" w16cid:durableId="1114789027">
    <w:abstractNumId w:val="38"/>
  </w:num>
  <w:num w:numId="88" w16cid:durableId="1504737904">
    <w:abstractNumId w:val="47"/>
  </w:num>
  <w:num w:numId="89" w16cid:durableId="1677419826">
    <w:abstractNumId w:val="70"/>
  </w:num>
  <w:num w:numId="90" w16cid:durableId="1006640414">
    <w:abstractNumId w:val="136"/>
  </w:num>
  <w:num w:numId="91" w16cid:durableId="1978216753">
    <w:abstractNumId w:val="71"/>
  </w:num>
  <w:num w:numId="92" w16cid:durableId="506674065">
    <w:abstractNumId w:val="98"/>
  </w:num>
  <w:num w:numId="93" w16cid:durableId="609701620">
    <w:abstractNumId w:val="105"/>
  </w:num>
  <w:num w:numId="94" w16cid:durableId="1733503729">
    <w:abstractNumId w:val="48"/>
  </w:num>
  <w:num w:numId="95" w16cid:durableId="132335481">
    <w:abstractNumId w:val="51"/>
  </w:num>
  <w:num w:numId="96" w16cid:durableId="90009851">
    <w:abstractNumId w:val="94"/>
  </w:num>
  <w:num w:numId="97" w16cid:durableId="330455153">
    <w:abstractNumId w:val="21"/>
  </w:num>
  <w:num w:numId="98" w16cid:durableId="58135097">
    <w:abstractNumId w:val="64"/>
  </w:num>
  <w:num w:numId="99" w16cid:durableId="1853688934">
    <w:abstractNumId w:val="62"/>
  </w:num>
  <w:num w:numId="100" w16cid:durableId="222064272">
    <w:abstractNumId w:val="100"/>
  </w:num>
  <w:num w:numId="101" w16cid:durableId="1226991027">
    <w:abstractNumId w:val="96"/>
  </w:num>
  <w:num w:numId="102" w16cid:durableId="1075783931">
    <w:abstractNumId w:val="104"/>
  </w:num>
  <w:num w:numId="103" w16cid:durableId="194272762">
    <w:abstractNumId w:val="25"/>
  </w:num>
  <w:num w:numId="104" w16cid:durableId="714234674">
    <w:abstractNumId w:val="27"/>
  </w:num>
  <w:num w:numId="105" w16cid:durableId="666130462">
    <w:abstractNumId w:val="90"/>
  </w:num>
  <w:num w:numId="106" w16cid:durableId="228197675">
    <w:abstractNumId w:val="81"/>
  </w:num>
  <w:num w:numId="107" w16cid:durableId="1087457769">
    <w:abstractNumId w:val="115"/>
  </w:num>
  <w:num w:numId="108" w16cid:durableId="380054122">
    <w:abstractNumId w:val="49"/>
  </w:num>
  <w:num w:numId="109" w16cid:durableId="1838957569">
    <w:abstractNumId w:val="10"/>
  </w:num>
  <w:num w:numId="110" w16cid:durableId="1726642388">
    <w:abstractNumId w:val="131"/>
  </w:num>
  <w:num w:numId="111" w16cid:durableId="929774972">
    <w:abstractNumId w:val="131"/>
    <w:lvlOverride w:ilvl="1">
      <w:lvl w:ilvl="1">
        <w:numFmt w:val="bullet"/>
        <w:lvlText w:val="o"/>
        <w:lvlJc w:val="left"/>
        <w:pPr>
          <w:tabs>
            <w:tab w:val="num" w:pos="1440"/>
          </w:tabs>
          <w:ind w:left="1440" w:hanging="360"/>
        </w:pPr>
        <w:rPr>
          <w:rFonts w:ascii="Courier New" w:hAnsi="Courier New" w:hint="default"/>
          <w:sz w:val="20"/>
        </w:rPr>
      </w:lvl>
    </w:lvlOverride>
  </w:num>
  <w:num w:numId="112" w16cid:durableId="1672758181">
    <w:abstractNumId w:val="131"/>
    <w:lvlOverride w:ilvl="1">
      <w:lvl w:ilvl="1">
        <w:numFmt w:val="bullet"/>
        <w:lvlText w:val="o"/>
        <w:lvlJc w:val="left"/>
        <w:pPr>
          <w:tabs>
            <w:tab w:val="num" w:pos="1440"/>
          </w:tabs>
          <w:ind w:left="1440" w:hanging="360"/>
        </w:pPr>
        <w:rPr>
          <w:rFonts w:ascii="Courier New" w:hAnsi="Courier New" w:hint="default"/>
          <w:sz w:val="20"/>
        </w:rPr>
      </w:lvl>
    </w:lvlOverride>
  </w:num>
  <w:num w:numId="113" w16cid:durableId="1442801091">
    <w:abstractNumId w:val="3"/>
  </w:num>
  <w:num w:numId="114" w16cid:durableId="1915120967">
    <w:abstractNumId w:val="68"/>
  </w:num>
  <w:num w:numId="115" w16cid:durableId="1268121946">
    <w:abstractNumId w:val="137"/>
  </w:num>
  <w:num w:numId="116" w16cid:durableId="1634942688">
    <w:abstractNumId w:val="11"/>
  </w:num>
  <w:num w:numId="117" w16cid:durableId="1759869043">
    <w:abstractNumId w:val="34"/>
  </w:num>
  <w:num w:numId="118" w16cid:durableId="379866709">
    <w:abstractNumId w:val="92"/>
  </w:num>
  <w:num w:numId="119" w16cid:durableId="68310674">
    <w:abstractNumId w:val="80"/>
  </w:num>
  <w:num w:numId="120" w16cid:durableId="1265922881">
    <w:abstractNumId w:val="138"/>
  </w:num>
  <w:num w:numId="121" w16cid:durableId="1277717089">
    <w:abstractNumId w:val="9"/>
  </w:num>
  <w:num w:numId="122" w16cid:durableId="302124712">
    <w:abstractNumId w:val="112"/>
  </w:num>
  <w:num w:numId="123" w16cid:durableId="1085423194">
    <w:abstractNumId w:val="52"/>
  </w:num>
  <w:num w:numId="124" w16cid:durableId="1829904663">
    <w:abstractNumId w:val="36"/>
  </w:num>
  <w:num w:numId="125" w16cid:durableId="2048023827">
    <w:abstractNumId w:val="119"/>
  </w:num>
  <w:num w:numId="126" w16cid:durableId="1118254291">
    <w:abstractNumId w:val="107"/>
  </w:num>
  <w:num w:numId="127" w16cid:durableId="1585725211">
    <w:abstractNumId w:val="84"/>
  </w:num>
  <w:num w:numId="128" w16cid:durableId="38866978">
    <w:abstractNumId w:val="88"/>
  </w:num>
  <w:num w:numId="129" w16cid:durableId="143083807">
    <w:abstractNumId w:val="15"/>
  </w:num>
  <w:num w:numId="130" w16cid:durableId="1668288196">
    <w:abstractNumId w:val="16"/>
  </w:num>
  <w:num w:numId="131" w16cid:durableId="679939686">
    <w:abstractNumId w:val="0"/>
  </w:num>
  <w:num w:numId="132" w16cid:durableId="64307797">
    <w:abstractNumId w:val="37"/>
  </w:num>
  <w:num w:numId="133" w16cid:durableId="667824643">
    <w:abstractNumId w:val="14"/>
  </w:num>
  <w:num w:numId="134" w16cid:durableId="548610956">
    <w:abstractNumId w:val="130"/>
  </w:num>
  <w:num w:numId="135" w16cid:durableId="1542354789">
    <w:abstractNumId w:val="57"/>
  </w:num>
  <w:num w:numId="136" w16cid:durableId="50273921">
    <w:abstractNumId w:val="91"/>
  </w:num>
  <w:num w:numId="137" w16cid:durableId="1598562374">
    <w:abstractNumId w:val="1"/>
  </w:num>
  <w:num w:numId="138" w16cid:durableId="132603825">
    <w:abstractNumId w:val="133"/>
  </w:num>
  <w:num w:numId="139" w16cid:durableId="1922369737">
    <w:abstractNumId w:val="54"/>
  </w:num>
  <w:num w:numId="140" w16cid:durableId="642588845">
    <w:abstractNumId w:val="117"/>
  </w:num>
  <w:num w:numId="141" w16cid:durableId="149173808">
    <w:abstractNumId w:val="50"/>
  </w:num>
  <w:num w:numId="142" w16cid:durableId="1159689333">
    <w:abstractNumId w:val="102"/>
  </w:num>
  <w:num w:numId="143" w16cid:durableId="1691835660">
    <w:abstractNumId w:val="121"/>
  </w:num>
  <w:num w:numId="144" w16cid:durableId="1334989442">
    <w:abstractNumId w:val="33"/>
  </w:num>
  <w:numIdMacAtCleanup w:val="1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ble, Elizabeth">
    <w15:presenceInfo w15:providerId="AD" w15:userId="S::Elizabeth.Noble@asurion.com::cc8a6444-82c2-46d8-9a3f-e7f6006c9e3e"/>
  </w15:person>
  <w15:person w15:author="Noble, Elizabeth [2]">
    <w15:presenceInfo w15:providerId="AD" w15:userId="S::elizabeth.noble@asurion.com::cc8a6444-82c2-46d8-9a3f-e7f6006c9e3e"/>
  </w15:person>
  <w15:person w15:author="Malone, Meagan">
    <w15:presenceInfo w15:providerId="AD" w15:userId="S::Meagan.Malone@asurion.com::d75986dc-4e04-4e58-a175-ec90f91869d0"/>
  </w15:person>
  <w15:person w15:author="Copenhaver, Kayla">
    <w15:presenceInfo w15:providerId="AD" w15:userId="S::kayla.copenhaver@asurion.com::d88cb3b0-655e-4293-bfdc-c3d123d4ebef"/>
  </w15:person>
  <w15:person w15:author="Friend, Nate">
    <w15:presenceInfo w15:providerId="AD" w15:userId="S::nate.friend@asurion.com::c035741c-4108-421b-97ac-12e4bc3d3c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7A"/>
    <w:rsid w:val="00000327"/>
    <w:rsid w:val="00000445"/>
    <w:rsid w:val="00000B1F"/>
    <w:rsid w:val="00000C4A"/>
    <w:rsid w:val="00001BB9"/>
    <w:rsid w:val="000024A5"/>
    <w:rsid w:val="00002932"/>
    <w:rsid w:val="00002ACD"/>
    <w:rsid w:val="00003155"/>
    <w:rsid w:val="00003200"/>
    <w:rsid w:val="000033B0"/>
    <w:rsid w:val="00003494"/>
    <w:rsid w:val="00003569"/>
    <w:rsid w:val="000035F0"/>
    <w:rsid w:val="00003DE2"/>
    <w:rsid w:val="00003EEF"/>
    <w:rsid w:val="0000499E"/>
    <w:rsid w:val="00005522"/>
    <w:rsid w:val="000059AB"/>
    <w:rsid w:val="00005E72"/>
    <w:rsid w:val="00005FF9"/>
    <w:rsid w:val="0000602F"/>
    <w:rsid w:val="00006D8E"/>
    <w:rsid w:val="00006F78"/>
    <w:rsid w:val="0000744B"/>
    <w:rsid w:val="000076F1"/>
    <w:rsid w:val="00010206"/>
    <w:rsid w:val="000109A8"/>
    <w:rsid w:val="00011802"/>
    <w:rsid w:val="00011C0C"/>
    <w:rsid w:val="00011CD8"/>
    <w:rsid w:val="00012B60"/>
    <w:rsid w:val="00012D5B"/>
    <w:rsid w:val="0001306B"/>
    <w:rsid w:val="00013657"/>
    <w:rsid w:val="000147B9"/>
    <w:rsid w:val="00014B6C"/>
    <w:rsid w:val="00014DF1"/>
    <w:rsid w:val="0001511A"/>
    <w:rsid w:val="00015284"/>
    <w:rsid w:val="00015303"/>
    <w:rsid w:val="00015D7A"/>
    <w:rsid w:val="00016002"/>
    <w:rsid w:val="000165B6"/>
    <w:rsid w:val="00016861"/>
    <w:rsid w:val="00016867"/>
    <w:rsid w:val="00016927"/>
    <w:rsid w:val="000169D2"/>
    <w:rsid w:val="00016B63"/>
    <w:rsid w:val="00016BF6"/>
    <w:rsid w:val="00016FDA"/>
    <w:rsid w:val="00017630"/>
    <w:rsid w:val="0001799C"/>
    <w:rsid w:val="00017B5E"/>
    <w:rsid w:val="00017C30"/>
    <w:rsid w:val="00017E17"/>
    <w:rsid w:val="0001D111"/>
    <w:rsid w:val="00020627"/>
    <w:rsid w:val="00020AFD"/>
    <w:rsid w:val="00020D32"/>
    <w:rsid w:val="00020DA6"/>
    <w:rsid w:val="00021495"/>
    <w:rsid w:val="0002182F"/>
    <w:rsid w:val="0002186B"/>
    <w:rsid w:val="00021A1F"/>
    <w:rsid w:val="000220AA"/>
    <w:rsid w:val="00022376"/>
    <w:rsid w:val="0002272F"/>
    <w:rsid w:val="000228EE"/>
    <w:rsid w:val="0002302E"/>
    <w:rsid w:val="000239D6"/>
    <w:rsid w:val="00023B86"/>
    <w:rsid w:val="00023E95"/>
    <w:rsid w:val="00024AE0"/>
    <w:rsid w:val="00025083"/>
    <w:rsid w:val="00025B47"/>
    <w:rsid w:val="00025D0B"/>
    <w:rsid w:val="00026077"/>
    <w:rsid w:val="000268AF"/>
    <w:rsid w:val="0002717B"/>
    <w:rsid w:val="00027818"/>
    <w:rsid w:val="00027DD6"/>
    <w:rsid w:val="000302E0"/>
    <w:rsid w:val="00030509"/>
    <w:rsid w:val="00030610"/>
    <w:rsid w:val="00030AE3"/>
    <w:rsid w:val="00030D1A"/>
    <w:rsid w:val="0003198C"/>
    <w:rsid w:val="000322BB"/>
    <w:rsid w:val="000323AD"/>
    <w:rsid w:val="00032A47"/>
    <w:rsid w:val="000339A4"/>
    <w:rsid w:val="00033FEA"/>
    <w:rsid w:val="000345E2"/>
    <w:rsid w:val="00034641"/>
    <w:rsid w:val="000351C5"/>
    <w:rsid w:val="000356B1"/>
    <w:rsid w:val="000360F6"/>
    <w:rsid w:val="00036727"/>
    <w:rsid w:val="00036A23"/>
    <w:rsid w:val="00037060"/>
    <w:rsid w:val="00037261"/>
    <w:rsid w:val="00037746"/>
    <w:rsid w:val="00037AB6"/>
    <w:rsid w:val="000405BE"/>
    <w:rsid w:val="0004087D"/>
    <w:rsid w:val="00040D71"/>
    <w:rsid w:val="00041F2E"/>
    <w:rsid w:val="0004201F"/>
    <w:rsid w:val="00042236"/>
    <w:rsid w:val="00042C81"/>
    <w:rsid w:val="00043017"/>
    <w:rsid w:val="000438D9"/>
    <w:rsid w:val="0004403F"/>
    <w:rsid w:val="000440AA"/>
    <w:rsid w:val="000446EA"/>
    <w:rsid w:val="00044A61"/>
    <w:rsid w:val="00044B0D"/>
    <w:rsid w:val="00044BE0"/>
    <w:rsid w:val="00044BF6"/>
    <w:rsid w:val="00044D50"/>
    <w:rsid w:val="00044DAD"/>
    <w:rsid w:val="0004504D"/>
    <w:rsid w:val="0004555C"/>
    <w:rsid w:val="00045A03"/>
    <w:rsid w:val="00045A29"/>
    <w:rsid w:val="00045D68"/>
    <w:rsid w:val="000460D6"/>
    <w:rsid w:val="000463E2"/>
    <w:rsid w:val="00047331"/>
    <w:rsid w:val="00047916"/>
    <w:rsid w:val="00047EF5"/>
    <w:rsid w:val="000506D7"/>
    <w:rsid w:val="000507D3"/>
    <w:rsid w:val="00050824"/>
    <w:rsid w:val="00050C27"/>
    <w:rsid w:val="00050DB2"/>
    <w:rsid w:val="00051E65"/>
    <w:rsid w:val="000521A8"/>
    <w:rsid w:val="0005228A"/>
    <w:rsid w:val="00052567"/>
    <w:rsid w:val="000528AD"/>
    <w:rsid w:val="00053147"/>
    <w:rsid w:val="00053B2F"/>
    <w:rsid w:val="00053D61"/>
    <w:rsid w:val="00053DA7"/>
    <w:rsid w:val="00054852"/>
    <w:rsid w:val="00054DD4"/>
    <w:rsid w:val="00054E18"/>
    <w:rsid w:val="00055220"/>
    <w:rsid w:val="000552D7"/>
    <w:rsid w:val="00055D22"/>
    <w:rsid w:val="00055DA1"/>
    <w:rsid w:val="0005604B"/>
    <w:rsid w:val="00056471"/>
    <w:rsid w:val="0005647B"/>
    <w:rsid w:val="00056A5B"/>
    <w:rsid w:val="00057049"/>
    <w:rsid w:val="00057D51"/>
    <w:rsid w:val="00057EF9"/>
    <w:rsid w:val="0005C2B1"/>
    <w:rsid w:val="00060D33"/>
    <w:rsid w:val="0006201E"/>
    <w:rsid w:val="0006207C"/>
    <w:rsid w:val="00062269"/>
    <w:rsid w:val="00063C09"/>
    <w:rsid w:val="0006428D"/>
    <w:rsid w:val="00064621"/>
    <w:rsid w:val="000646AA"/>
    <w:rsid w:val="00064910"/>
    <w:rsid w:val="00064F5B"/>
    <w:rsid w:val="000651D2"/>
    <w:rsid w:val="00065A49"/>
    <w:rsid w:val="00065B0C"/>
    <w:rsid w:val="000662EF"/>
    <w:rsid w:val="00066426"/>
    <w:rsid w:val="00066A5D"/>
    <w:rsid w:val="0006712C"/>
    <w:rsid w:val="00071325"/>
    <w:rsid w:val="000715C4"/>
    <w:rsid w:val="00071CE0"/>
    <w:rsid w:val="00071D90"/>
    <w:rsid w:val="00071E3C"/>
    <w:rsid w:val="00071FE8"/>
    <w:rsid w:val="00072220"/>
    <w:rsid w:val="000723F8"/>
    <w:rsid w:val="000724AE"/>
    <w:rsid w:val="00072D33"/>
    <w:rsid w:val="00072D5A"/>
    <w:rsid w:val="00073198"/>
    <w:rsid w:val="00073816"/>
    <w:rsid w:val="00073AC3"/>
    <w:rsid w:val="0007401D"/>
    <w:rsid w:val="000749A8"/>
    <w:rsid w:val="00074FA4"/>
    <w:rsid w:val="000755B9"/>
    <w:rsid w:val="000757ED"/>
    <w:rsid w:val="00075856"/>
    <w:rsid w:val="000758EA"/>
    <w:rsid w:val="0007594C"/>
    <w:rsid w:val="00075C4D"/>
    <w:rsid w:val="00075E07"/>
    <w:rsid w:val="00075F30"/>
    <w:rsid w:val="0007707D"/>
    <w:rsid w:val="00077E0D"/>
    <w:rsid w:val="00077E96"/>
    <w:rsid w:val="0008016E"/>
    <w:rsid w:val="000801AF"/>
    <w:rsid w:val="000804A0"/>
    <w:rsid w:val="00080706"/>
    <w:rsid w:val="0008177F"/>
    <w:rsid w:val="00081E38"/>
    <w:rsid w:val="00082035"/>
    <w:rsid w:val="00082D8F"/>
    <w:rsid w:val="00082F69"/>
    <w:rsid w:val="00083485"/>
    <w:rsid w:val="00083868"/>
    <w:rsid w:val="00083F41"/>
    <w:rsid w:val="000849E6"/>
    <w:rsid w:val="00084FA1"/>
    <w:rsid w:val="00084FFB"/>
    <w:rsid w:val="00085E1F"/>
    <w:rsid w:val="00086550"/>
    <w:rsid w:val="00086766"/>
    <w:rsid w:val="00086F5B"/>
    <w:rsid w:val="00087354"/>
    <w:rsid w:val="00087D1F"/>
    <w:rsid w:val="00090553"/>
    <w:rsid w:val="00090A26"/>
    <w:rsid w:val="000911CF"/>
    <w:rsid w:val="000912A9"/>
    <w:rsid w:val="000917AB"/>
    <w:rsid w:val="00091D5B"/>
    <w:rsid w:val="00092825"/>
    <w:rsid w:val="00092969"/>
    <w:rsid w:val="0009351D"/>
    <w:rsid w:val="000937F9"/>
    <w:rsid w:val="00093971"/>
    <w:rsid w:val="00093E18"/>
    <w:rsid w:val="00094225"/>
    <w:rsid w:val="0009428F"/>
    <w:rsid w:val="000942E3"/>
    <w:rsid w:val="00094732"/>
    <w:rsid w:val="00094E98"/>
    <w:rsid w:val="00094FA6"/>
    <w:rsid w:val="0009544F"/>
    <w:rsid w:val="000956F0"/>
    <w:rsid w:val="00095872"/>
    <w:rsid w:val="00095B63"/>
    <w:rsid w:val="00095F4A"/>
    <w:rsid w:val="000966F3"/>
    <w:rsid w:val="00096E81"/>
    <w:rsid w:val="0009752A"/>
    <w:rsid w:val="000976C8"/>
    <w:rsid w:val="00097B79"/>
    <w:rsid w:val="00097CAB"/>
    <w:rsid w:val="000A0210"/>
    <w:rsid w:val="000A066D"/>
    <w:rsid w:val="000A069A"/>
    <w:rsid w:val="000A0765"/>
    <w:rsid w:val="000A079C"/>
    <w:rsid w:val="000A083F"/>
    <w:rsid w:val="000A0C71"/>
    <w:rsid w:val="000A0D87"/>
    <w:rsid w:val="000A0E04"/>
    <w:rsid w:val="000A0FA2"/>
    <w:rsid w:val="000A1123"/>
    <w:rsid w:val="000A1477"/>
    <w:rsid w:val="000A147C"/>
    <w:rsid w:val="000A168C"/>
    <w:rsid w:val="000A1CF7"/>
    <w:rsid w:val="000A234F"/>
    <w:rsid w:val="000A27CA"/>
    <w:rsid w:val="000A2BB4"/>
    <w:rsid w:val="000A375A"/>
    <w:rsid w:val="000A38F7"/>
    <w:rsid w:val="000A3E83"/>
    <w:rsid w:val="000A40C5"/>
    <w:rsid w:val="000A420E"/>
    <w:rsid w:val="000A421E"/>
    <w:rsid w:val="000A4548"/>
    <w:rsid w:val="000A46E4"/>
    <w:rsid w:val="000A47A1"/>
    <w:rsid w:val="000A4B15"/>
    <w:rsid w:val="000A4B4D"/>
    <w:rsid w:val="000A4DF7"/>
    <w:rsid w:val="000A50FD"/>
    <w:rsid w:val="000A527B"/>
    <w:rsid w:val="000A561C"/>
    <w:rsid w:val="000A56C0"/>
    <w:rsid w:val="000A62EA"/>
    <w:rsid w:val="000A64D9"/>
    <w:rsid w:val="000A66F2"/>
    <w:rsid w:val="000A706A"/>
    <w:rsid w:val="000A70D7"/>
    <w:rsid w:val="000A7388"/>
    <w:rsid w:val="000A7C6B"/>
    <w:rsid w:val="000B00C9"/>
    <w:rsid w:val="000B0C6C"/>
    <w:rsid w:val="000B1031"/>
    <w:rsid w:val="000B11D0"/>
    <w:rsid w:val="000B1245"/>
    <w:rsid w:val="000B1C7A"/>
    <w:rsid w:val="000B26FC"/>
    <w:rsid w:val="000B273F"/>
    <w:rsid w:val="000B276A"/>
    <w:rsid w:val="000B2BB8"/>
    <w:rsid w:val="000B2C3F"/>
    <w:rsid w:val="000B2E5A"/>
    <w:rsid w:val="000B31F1"/>
    <w:rsid w:val="000B3283"/>
    <w:rsid w:val="000B3C57"/>
    <w:rsid w:val="000B3DA6"/>
    <w:rsid w:val="000B3EB2"/>
    <w:rsid w:val="000B5AD1"/>
    <w:rsid w:val="000B5B28"/>
    <w:rsid w:val="000B5DDE"/>
    <w:rsid w:val="000B5EBD"/>
    <w:rsid w:val="000B67E2"/>
    <w:rsid w:val="000B71AC"/>
    <w:rsid w:val="000B7A8C"/>
    <w:rsid w:val="000C011F"/>
    <w:rsid w:val="000C06B8"/>
    <w:rsid w:val="000C153F"/>
    <w:rsid w:val="000C221B"/>
    <w:rsid w:val="000C264C"/>
    <w:rsid w:val="000C2C80"/>
    <w:rsid w:val="000C2E95"/>
    <w:rsid w:val="000C349E"/>
    <w:rsid w:val="000C3827"/>
    <w:rsid w:val="000C3972"/>
    <w:rsid w:val="000C3998"/>
    <w:rsid w:val="000C3C76"/>
    <w:rsid w:val="000C3D19"/>
    <w:rsid w:val="000C477B"/>
    <w:rsid w:val="000C47A2"/>
    <w:rsid w:val="000C4CF8"/>
    <w:rsid w:val="000C56CF"/>
    <w:rsid w:val="000C5EDD"/>
    <w:rsid w:val="000C669D"/>
    <w:rsid w:val="000C66EF"/>
    <w:rsid w:val="000C6BB3"/>
    <w:rsid w:val="000C6D57"/>
    <w:rsid w:val="000C7C0F"/>
    <w:rsid w:val="000D06F7"/>
    <w:rsid w:val="000D0EE4"/>
    <w:rsid w:val="000D0EEF"/>
    <w:rsid w:val="000D1445"/>
    <w:rsid w:val="000D1810"/>
    <w:rsid w:val="000D2039"/>
    <w:rsid w:val="000D24D4"/>
    <w:rsid w:val="000D275A"/>
    <w:rsid w:val="000D2F74"/>
    <w:rsid w:val="000D38EC"/>
    <w:rsid w:val="000D396A"/>
    <w:rsid w:val="000D3BE8"/>
    <w:rsid w:val="000D3CF5"/>
    <w:rsid w:val="000D4565"/>
    <w:rsid w:val="000D468E"/>
    <w:rsid w:val="000D5845"/>
    <w:rsid w:val="000D5ABE"/>
    <w:rsid w:val="000D5CF9"/>
    <w:rsid w:val="000D6A5C"/>
    <w:rsid w:val="000D6DDF"/>
    <w:rsid w:val="000D6F75"/>
    <w:rsid w:val="000D79C1"/>
    <w:rsid w:val="000E03FC"/>
    <w:rsid w:val="000E04A9"/>
    <w:rsid w:val="000E06FD"/>
    <w:rsid w:val="000E1B10"/>
    <w:rsid w:val="000E1B91"/>
    <w:rsid w:val="000E1B98"/>
    <w:rsid w:val="000E1D72"/>
    <w:rsid w:val="000E1DE4"/>
    <w:rsid w:val="000E2104"/>
    <w:rsid w:val="000E2460"/>
    <w:rsid w:val="000E2700"/>
    <w:rsid w:val="000E2944"/>
    <w:rsid w:val="000E2DEA"/>
    <w:rsid w:val="000E3859"/>
    <w:rsid w:val="000E3B7B"/>
    <w:rsid w:val="000E4305"/>
    <w:rsid w:val="000E49D8"/>
    <w:rsid w:val="000E4D94"/>
    <w:rsid w:val="000E5235"/>
    <w:rsid w:val="000E5308"/>
    <w:rsid w:val="000E5815"/>
    <w:rsid w:val="000E5A6E"/>
    <w:rsid w:val="000E6069"/>
    <w:rsid w:val="000E63DA"/>
    <w:rsid w:val="000E67E0"/>
    <w:rsid w:val="000E6E55"/>
    <w:rsid w:val="000E6E9C"/>
    <w:rsid w:val="000E72C9"/>
    <w:rsid w:val="000E7472"/>
    <w:rsid w:val="000E7742"/>
    <w:rsid w:val="000E7B47"/>
    <w:rsid w:val="000F02FD"/>
    <w:rsid w:val="000F03E0"/>
    <w:rsid w:val="000F04CB"/>
    <w:rsid w:val="000F06EF"/>
    <w:rsid w:val="000F0756"/>
    <w:rsid w:val="000F181E"/>
    <w:rsid w:val="000F2016"/>
    <w:rsid w:val="000F2AFF"/>
    <w:rsid w:val="000F2CD9"/>
    <w:rsid w:val="000F2EF1"/>
    <w:rsid w:val="000F3722"/>
    <w:rsid w:val="000F3835"/>
    <w:rsid w:val="000F392F"/>
    <w:rsid w:val="000F3AA3"/>
    <w:rsid w:val="000F3AEE"/>
    <w:rsid w:val="000F3B9E"/>
    <w:rsid w:val="000F3D7F"/>
    <w:rsid w:val="000F3E26"/>
    <w:rsid w:val="000F3EC6"/>
    <w:rsid w:val="000F40C7"/>
    <w:rsid w:val="000F425C"/>
    <w:rsid w:val="000F4468"/>
    <w:rsid w:val="000F4B66"/>
    <w:rsid w:val="000F5288"/>
    <w:rsid w:val="000F57A1"/>
    <w:rsid w:val="000F64C9"/>
    <w:rsid w:val="000F6566"/>
    <w:rsid w:val="000F7028"/>
    <w:rsid w:val="000F70A7"/>
    <w:rsid w:val="000F7100"/>
    <w:rsid w:val="000F7306"/>
    <w:rsid w:val="000F7324"/>
    <w:rsid w:val="000F7329"/>
    <w:rsid w:val="000F7872"/>
    <w:rsid w:val="000F79E5"/>
    <w:rsid w:val="001003A0"/>
    <w:rsid w:val="00100938"/>
    <w:rsid w:val="001015F2"/>
    <w:rsid w:val="00101EF5"/>
    <w:rsid w:val="00103AC7"/>
    <w:rsid w:val="00103B5B"/>
    <w:rsid w:val="00104CDE"/>
    <w:rsid w:val="00104D03"/>
    <w:rsid w:val="00104D93"/>
    <w:rsid w:val="00105251"/>
    <w:rsid w:val="0010539F"/>
    <w:rsid w:val="00105B50"/>
    <w:rsid w:val="0010620E"/>
    <w:rsid w:val="00106B43"/>
    <w:rsid w:val="00106D9A"/>
    <w:rsid w:val="00106EA3"/>
    <w:rsid w:val="0010784B"/>
    <w:rsid w:val="00107C4A"/>
    <w:rsid w:val="00110732"/>
    <w:rsid w:val="00110752"/>
    <w:rsid w:val="001109C6"/>
    <w:rsid w:val="00110DC6"/>
    <w:rsid w:val="0011117B"/>
    <w:rsid w:val="00111885"/>
    <w:rsid w:val="00111AD2"/>
    <w:rsid w:val="00111B51"/>
    <w:rsid w:val="00111DEA"/>
    <w:rsid w:val="001122EF"/>
    <w:rsid w:val="00112965"/>
    <w:rsid w:val="00113016"/>
    <w:rsid w:val="00113557"/>
    <w:rsid w:val="0011392A"/>
    <w:rsid w:val="00113947"/>
    <w:rsid w:val="00114875"/>
    <w:rsid w:val="00114AC1"/>
    <w:rsid w:val="001157C5"/>
    <w:rsid w:val="00115C64"/>
    <w:rsid w:val="00115CFF"/>
    <w:rsid w:val="001164C1"/>
    <w:rsid w:val="00116CDF"/>
    <w:rsid w:val="00116E00"/>
    <w:rsid w:val="00116ED3"/>
    <w:rsid w:val="00116F0D"/>
    <w:rsid w:val="00116F29"/>
    <w:rsid w:val="00117312"/>
    <w:rsid w:val="0011737A"/>
    <w:rsid w:val="001173EA"/>
    <w:rsid w:val="001179CD"/>
    <w:rsid w:val="001179EF"/>
    <w:rsid w:val="00117B9F"/>
    <w:rsid w:val="00120681"/>
    <w:rsid w:val="00120F36"/>
    <w:rsid w:val="0012128A"/>
    <w:rsid w:val="0012183D"/>
    <w:rsid w:val="001218D9"/>
    <w:rsid w:val="00121A3D"/>
    <w:rsid w:val="00121CE8"/>
    <w:rsid w:val="00122010"/>
    <w:rsid w:val="0012230C"/>
    <w:rsid w:val="0012273C"/>
    <w:rsid w:val="00122CE0"/>
    <w:rsid w:val="001230B4"/>
    <w:rsid w:val="001231D4"/>
    <w:rsid w:val="001232DE"/>
    <w:rsid w:val="00123B79"/>
    <w:rsid w:val="00123BF2"/>
    <w:rsid w:val="00123D51"/>
    <w:rsid w:val="00123D74"/>
    <w:rsid w:val="001241B0"/>
    <w:rsid w:val="001244AA"/>
    <w:rsid w:val="00125079"/>
    <w:rsid w:val="00125D7C"/>
    <w:rsid w:val="00126C0A"/>
    <w:rsid w:val="00126DF5"/>
    <w:rsid w:val="00126EE8"/>
    <w:rsid w:val="001270AD"/>
    <w:rsid w:val="0012741D"/>
    <w:rsid w:val="001275CF"/>
    <w:rsid w:val="001279A0"/>
    <w:rsid w:val="00127CE6"/>
    <w:rsid w:val="001304AE"/>
    <w:rsid w:val="00130C98"/>
    <w:rsid w:val="00130E5D"/>
    <w:rsid w:val="0013137D"/>
    <w:rsid w:val="001315C8"/>
    <w:rsid w:val="00131718"/>
    <w:rsid w:val="001319D4"/>
    <w:rsid w:val="00131F84"/>
    <w:rsid w:val="001320F1"/>
    <w:rsid w:val="00132782"/>
    <w:rsid w:val="00132C3A"/>
    <w:rsid w:val="001345FC"/>
    <w:rsid w:val="001348EB"/>
    <w:rsid w:val="00134F82"/>
    <w:rsid w:val="001350AE"/>
    <w:rsid w:val="0013571D"/>
    <w:rsid w:val="00135B43"/>
    <w:rsid w:val="00135F59"/>
    <w:rsid w:val="0013619C"/>
    <w:rsid w:val="0013666A"/>
    <w:rsid w:val="00136711"/>
    <w:rsid w:val="00136B5D"/>
    <w:rsid w:val="00136C3F"/>
    <w:rsid w:val="00136E76"/>
    <w:rsid w:val="00136EDF"/>
    <w:rsid w:val="00136F79"/>
    <w:rsid w:val="001371B3"/>
    <w:rsid w:val="001373DB"/>
    <w:rsid w:val="001374B5"/>
    <w:rsid w:val="001415BE"/>
    <w:rsid w:val="00141CCB"/>
    <w:rsid w:val="00142667"/>
    <w:rsid w:val="001428A3"/>
    <w:rsid w:val="0014299E"/>
    <w:rsid w:val="00142BCB"/>
    <w:rsid w:val="0014313B"/>
    <w:rsid w:val="0014327F"/>
    <w:rsid w:val="001443C9"/>
    <w:rsid w:val="0014455A"/>
    <w:rsid w:val="001449A1"/>
    <w:rsid w:val="00144C80"/>
    <w:rsid w:val="001452AA"/>
    <w:rsid w:val="00145DE0"/>
    <w:rsid w:val="00145E90"/>
    <w:rsid w:val="00145EE9"/>
    <w:rsid w:val="00146141"/>
    <w:rsid w:val="001463E5"/>
    <w:rsid w:val="00146647"/>
    <w:rsid w:val="00146855"/>
    <w:rsid w:val="001468F1"/>
    <w:rsid w:val="00146B0C"/>
    <w:rsid w:val="00146E8E"/>
    <w:rsid w:val="00147436"/>
    <w:rsid w:val="00147D52"/>
    <w:rsid w:val="00150558"/>
    <w:rsid w:val="00151246"/>
    <w:rsid w:val="00151B0F"/>
    <w:rsid w:val="00151F0F"/>
    <w:rsid w:val="00151F53"/>
    <w:rsid w:val="00152098"/>
    <w:rsid w:val="00152292"/>
    <w:rsid w:val="00152C9A"/>
    <w:rsid w:val="00153EB6"/>
    <w:rsid w:val="001542FB"/>
    <w:rsid w:val="0015451A"/>
    <w:rsid w:val="0015456C"/>
    <w:rsid w:val="0015570B"/>
    <w:rsid w:val="00155BB4"/>
    <w:rsid w:val="00155E11"/>
    <w:rsid w:val="001566E1"/>
    <w:rsid w:val="0015722F"/>
    <w:rsid w:val="00157D9B"/>
    <w:rsid w:val="00157E54"/>
    <w:rsid w:val="00157EE0"/>
    <w:rsid w:val="0016010E"/>
    <w:rsid w:val="001603DC"/>
    <w:rsid w:val="0016080E"/>
    <w:rsid w:val="00160832"/>
    <w:rsid w:val="00160AFD"/>
    <w:rsid w:val="00160BB6"/>
    <w:rsid w:val="00160C52"/>
    <w:rsid w:val="001610E8"/>
    <w:rsid w:val="001615EB"/>
    <w:rsid w:val="00161871"/>
    <w:rsid w:val="00162CEA"/>
    <w:rsid w:val="00162DC5"/>
    <w:rsid w:val="00162F59"/>
    <w:rsid w:val="001635DA"/>
    <w:rsid w:val="001637C4"/>
    <w:rsid w:val="00163951"/>
    <w:rsid w:val="00163CB9"/>
    <w:rsid w:val="00163F12"/>
    <w:rsid w:val="001643CD"/>
    <w:rsid w:val="00164445"/>
    <w:rsid w:val="0016463D"/>
    <w:rsid w:val="0016468C"/>
    <w:rsid w:val="001649CF"/>
    <w:rsid w:val="00164C17"/>
    <w:rsid w:val="00164E2B"/>
    <w:rsid w:val="0016527B"/>
    <w:rsid w:val="001654B8"/>
    <w:rsid w:val="00165617"/>
    <w:rsid w:val="00165945"/>
    <w:rsid w:val="00165D57"/>
    <w:rsid w:val="00166C8B"/>
    <w:rsid w:val="00166C96"/>
    <w:rsid w:val="00166E08"/>
    <w:rsid w:val="00167758"/>
    <w:rsid w:val="00167846"/>
    <w:rsid w:val="00167CE1"/>
    <w:rsid w:val="00167D49"/>
    <w:rsid w:val="00167D89"/>
    <w:rsid w:val="001703D4"/>
    <w:rsid w:val="0017043C"/>
    <w:rsid w:val="0017067E"/>
    <w:rsid w:val="0017073C"/>
    <w:rsid w:val="00170944"/>
    <w:rsid w:val="00170959"/>
    <w:rsid w:val="00170BA6"/>
    <w:rsid w:val="0017103E"/>
    <w:rsid w:val="001719C4"/>
    <w:rsid w:val="00171ABB"/>
    <w:rsid w:val="00171D01"/>
    <w:rsid w:val="00171ECB"/>
    <w:rsid w:val="001723D1"/>
    <w:rsid w:val="0017259D"/>
    <w:rsid w:val="00172D31"/>
    <w:rsid w:val="0017344C"/>
    <w:rsid w:val="00174405"/>
    <w:rsid w:val="00175032"/>
    <w:rsid w:val="00176948"/>
    <w:rsid w:val="00176C34"/>
    <w:rsid w:val="00177088"/>
    <w:rsid w:val="00180230"/>
    <w:rsid w:val="00180431"/>
    <w:rsid w:val="00180563"/>
    <w:rsid w:val="0018061D"/>
    <w:rsid w:val="00180BA3"/>
    <w:rsid w:val="0018126D"/>
    <w:rsid w:val="001812C0"/>
    <w:rsid w:val="00181485"/>
    <w:rsid w:val="00181560"/>
    <w:rsid w:val="0018166A"/>
    <w:rsid w:val="001818C4"/>
    <w:rsid w:val="00181E08"/>
    <w:rsid w:val="0018214B"/>
    <w:rsid w:val="00182299"/>
    <w:rsid w:val="001825A4"/>
    <w:rsid w:val="001826DA"/>
    <w:rsid w:val="00182742"/>
    <w:rsid w:val="001827C7"/>
    <w:rsid w:val="001829C4"/>
    <w:rsid w:val="00182A98"/>
    <w:rsid w:val="0018332F"/>
    <w:rsid w:val="00183779"/>
    <w:rsid w:val="00183DD5"/>
    <w:rsid w:val="00184E50"/>
    <w:rsid w:val="00184EDC"/>
    <w:rsid w:val="00185DA2"/>
    <w:rsid w:val="001865E0"/>
    <w:rsid w:val="00186C7B"/>
    <w:rsid w:val="00186E68"/>
    <w:rsid w:val="001872DE"/>
    <w:rsid w:val="00187759"/>
    <w:rsid w:val="00187926"/>
    <w:rsid w:val="00187CF3"/>
    <w:rsid w:val="00190AF8"/>
    <w:rsid w:val="00190B70"/>
    <w:rsid w:val="001912B9"/>
    <w:rsid w:val="001913D6"/>
    <w:rsid w:val="00191767"/>
    <w:rsid w:val="001918C1"/>
    <w:rsid w:val="0019194A"/>
    <w:rsid w:val="00191993"/>
    <w:rsid w:val="00191ED1"/>
    <w:rsid w:val="00191EE4"/>
    <w:rsid w:val="00192073"/>
    <w:rsid w:val="0019357E"/>
    <w:rsid w:val="001935B2"/>
    <w:rsid w:val="00193ADE"/>
    <w:rsid w:val="00193B2C"/>
    <w:rsid w:val="00194104"/>
    <w:rsid w:val="001942F8"/>
    <w:rsid w:val="0019464B"/>
    <w:rsid w:val="00195219"/>
    <w:rsid w:val="00196080"/>
    <w:rsid w:val="001964AC"/>
    <w:rsid w:val="0019658D"/>
    <w:rsid w:val="0019680C"/>
    <w:rsid w:val="00196FF7"/>
    <w:rsid w:val="00197202"/>
    <w:rsid w:val="001972AF"/>
    <w:rsid w:val="00197DE6"/>
    <w:rsid w:val="00197DF0"/>
    <w:rsid w:val="001A0190"/>
    <w:rsid w:val="001A05DB"/>
    <w:rsid w:val="001A0643"/>
    <w:rsid w:val="001A0E56"/>
    <w:rsid w:val="001A10B8"/>
    <w:rsid w:val="001A1B8A"/>
    <w:rsid w:val="001A2033"/>
    <w:rsid w:val="001A27C6"/>
    <w:rsid w:val="001A3362"/>
    <w:rsid w:val="001A3459"/>
    <w:rsid w:val="001A3E56"/>
    <w:rsid w:val="001A4048"/>
    <w:rsid w:val="001A4328"/>
    <w:rsid w:val="001A4737"/>
    <w:rsid w:val="001A5704"/>
    <w:rsid w:val="001A5BB9"/>
    <w:rsid w:val="001A69F5"/>
    <w:rsid w:val="001A708F"/>
    <w:rsid w:val="001A7439"/>
    <w:rsid w:val="001A76F5"/>
    <w:rsid w:val="001A7BAE"/>
    <w:rsid w:val="001A7CC5"/>
    <w:rsid w:val="001A7CD4"/>
    <w:rsid w:val="001B029B"/>
    <w:rsid w:val="001B05A9"/>
    <w:rsid w:val="001B05C9"/>
    <w:rsid w:val="001B0A72"/>
    <w:rsid w:val="001B1170"/>
    <w:rsid w:val="001B162C"/>
    <w:rsid w:val="001B1ADB"/>
    <w:rsid w:val="001B24D8"/>
    <w:rsid w:val="001B30CC"/>
    <w:rsid w:val="001B334A"/>
    <w:rsid w:val="001B388E"/>
    <w:rsid w:val="001B41B1"/>
    <w:rsid w:val="001B4289"/>
    <w:rsid w:val="001B451A"/>
    <w:rsid w:val="001B482D"/>
    <w:rsid w:val="001B4C60"/>
    <w:rsid w:val="001B4E08"/>
    <w:rsid w:val="001B5362"/>
    <w:rsid w:val="001B542F"/>
    <w:rsid w:val="001B5922"/>
    <w:rsid w:val="001B6228"/>
    <w:rsid w:val="001B6269"/>
    <w:rsid w:val="001B6461"/>
    <w:rsid w:val="001B6CEA"/>
    <w:rsid w:val="001B7315"/>
    <w:rsid w:val="001B7AA7"/>
    <w:rsid w:val="001B7E0F"/>
    <w:rsid w:val="001B7FB5"/>
    <w:rsid w:val="001C01E7"/>
    <w:rsid w:val="001C03D9"/>
    <w:rsid w:val="001C0703"/>
    <w:rsid w:val="001C0D10"/>
    <w:rsid w:val="001C1177"/>
    <w:rsid w:val="001C1C37"/>
    <w:rsid w:val="001C1D1F"/>
    <w:rsid w:val="001C1FC9"/>
    <w:rsid w:val="001C2220"/>
    <w:rsid w:val="001C229C"/>
    <w:rsid w:val="001C23AE"/>
    <w:rsid w:val="001C2D7C"/>
    <w:rsid w:val="001C3886"/>
    <w:rsid w:val="001C3E94"/>
    <w:rsid w:val="001C3EBE"/>
    <w:rsid w:val="001C3F6D"/>
    <w:rsid w:val="001C41DD"/>
    <w:rsid w:val="001C49FA"/>
    <w:rsid w:val="001C5467"/>
    <w:rsid w:val="001C5EFA"/>
    <w:rsid w:val="001C6269"/>
    <w:rsid w:val="001C64BD"/>
    <w:rsid w:val="001C7282"/>
    <w:rsid w:val="001C73B0"/>
    <w:rsid w:val="001C73F4"/>
    <w:rsid w:val="001C761A"/>
    <w:rsid w:val="001C76AB"/>
    <w:rsid w:val="001C7B15"/>
    <w:rsid w:val="001D0063"/>
    <w:rsid w:val="001D0762"/>
    <w:rsid w:val="001D090A"/>
    <w:rsid w:val="001D09F2"/>
    <w:rsid w:val="001D0A35"/>
    <w:rsid w:val="001D152A"/>
    <w:rsid w:val="001D218A"/>
    <w:rsid w:val="001D230E"/>
    <w:rsid w:val="001D2418"/>
    <w:rsid w:val="001D27D2"/>
    <w:rsid w:val="001D3ECF"/>
    <w:rsid w:val="001D4069"/>
    <w:rsid w:val="001D4607"/>
    <w:rsid w:val="001D4F95"/>
    <w:rsid w:val="001D51C6"/>
    <w:rsid w:val="001D526F"/>
    <w:rsid w:val="001D717B"/>
    <w:rsid w:val="001D7469"/>
    <w:rsid w:val="001D7DE1"/>
    <w:rsid w:val="001E0199"/>
    <w:rsid w:val="001E07D9"/>
    <w:rsid w:val="001E1753"/>
    <w:rsid w:val="001E1950"/>
    <w:rsid w:val="001E1AE4"/>
    <w:rsid w:val="001E1DAD"/>
    <w:rsid w:val="001E2043"/>
    <w:rsid w:val="001E2320"/>
    <w:rsid w:val="001E2A6F"/>
    <w:rsid w:val="001E3A2D"/>
    <w:rsid w:val="001E401D"/>
    <w:rsid w:val="001E4130"/>
    <w:rsid w:val="001E42F0"/>
    <w:rsid w:val="001E471C"/>
    <w:rsid w:val="001E4BD0"/>
    <w:rsid w:val="001E5B3A"/>
    <w:rsid w:val="001E5C15"/>
    <w:rsid w:val="001E5CFC"/>
    <w:rsid w:val="001E604C"/>
    <w:rsid w:val="001E62F7"/>
    <w:rsid w:val="001E636C"/>
    <w:rsid w:val="001E649F"/>
    <w:rsid w:val="001E6915"/>
    <w:rsid w:val="001E6A59"/>
    <w:rsid w:val="001E733B"/>
    <w:rsid w:val="001E77E4"/>
    <w:rsid w:val="001F00CE"/>
    <w:rsid w:val="001F01B0"/>
    <w:rsid w:val="001F07A2"/>
    <w:rsid w:val="001F1487"/>
    <w:rsid w:val="001F184D"/>
    <w:rsid w:val="001F18CD"/>
    <w:rsid w:val="001F235C"/>
    <w:rsid w:val="001F239C"/>
    <w:rsid w:val="001F263C"/>
    <w:rsid w:val="001F2A4F"/>
    <w:rsid w:val="001F2A7F"/>
    <w:rsid w:val="001F2E42"/>
    <w:rsid w:val="001F33E6"/>
    <w:rsid w:val="001F5295"/>
    <w:rsid w:val="001F557A"/>
    <w:rsid w:val="001F586E"/>
    <w:rsid w:val="001F5A27"/>
    <w:rsid w:val="001F5D61"/>
    <w:rsid w:val="001F5E1F"/>
    <w:rsid w:val="001F5EC5"/>
    <w:rsid w:val="001F5F64"/>
    <w:rsid w:val="001F6016"/>
    <w:rsid w:val="001F6752"/>
    <w:rsid w:val="001F67EE"/>
    <w:rsid w:val="001F691B"/>
    <w:rsid w:val="001F77D6"/>
    <w:rsid w:val="001F7FCE"/>
    <w:rsid w:val="00200298"/>
    <w:rsid w:val="002008E9"/>
    <w:rsid w:val="00200E96"/>
    <w:rsid w:val="00200FE8"/>
    <w:rsid w:val="00201F13"/>
    <w:rsid w:val="00201F39"/>
    <w:rsid w:val="0020275C"/>
    <w:rsid w:val="00202AD7"/>
    <w:rsid w:val="00203270"/>
    <w:rsid w:val="00203F46"/>
    <w:rsid w:val="00203F5B"/>
    <w:rsid w:val="00204054"/>
    <w:rsid w:val="002040C1"/>
    <w:rsid w:val="00204209"/>
    <w:rsid w:val="002043E0"/>
    <w:rsid w:val="0020470F"/>
    <w:rsid w:val="002061D0"/>
    <w:rsid w:val="002061FE"/>
    <w:rsid w:val="002062F3"/>
    <w:rsid w:val="002067A5"/>
    <w:rsid w:val="002069CD"/>
    <w:rsid w:val="00206B56"/>
    <w:rsid w:val="00206D0F"/>
    <w:rsid w:val="002079DB"/>
    <w:rsid w:val="0021006B"/>
    <w:rsid w:val="0021010E"/>
    <w:rsid w:val="00210BED"/>
    <w:rsid w:val="00211246"/>
    <w:rsid w:val="002112C6"/>
    <w:rsid w:val="002113DF"/>
    <w:rsid w:val="00211523"/>
    <w:rsid w:val="00211790"/>
    <w:rsid w:val="002117F6"/>
    <w:rsid w:val="00211D81"/>
    <w:rsid w:val="00211EDE"/>
    <w:rsid w:val="0021236D"/>
    <w:rsid w:val="002125F0"/>
    <w:rsid w:val="00212646"/>
    <w:rsid w:val="00212D2D"/>
    <w:rsid w:val="00213789"/>
    <w:rsid w:val="00213A1E"/>
    <w:rsid w:val="0021430D"/>
    <w:rsid w:val="00214480"/>
    <w:rsid w:val="002147A7"/>
    <w:rsid w:val="00214EAD"/>
    <w:rsid w:val="00214ED9"/>
    <w:rsid w:val="0021581F"/>
    <w:rsid w:val="00215EE0"/>
    <w:rsid w:val="00215F15"/>
    <w:rsid w:val="00216042"/>
    <w:rsid w:val="0021732B"/>
    <w:rsid w:val="0021734B"/>
    <w:rsid w:val="00217A85"/>
    <w:rsid w:val="00217B17"/>
    <w:rsid w:val="00217CB4"/>
    <w:rsid w:val="00220241"/>
    <w:rsid w:val="00220655"/>
    <w:rsid w:val="00220A03"/>
    <w:rsid w:val="00220C6B"/>
    <w:rsid w:val="0022217D"/>
    <w:rsid w:val="00222464"/>
    <w:rsid w:val="002227BF"/>
    <w:rsid w:val="00222E32"/>
    <w:rsid w:val="002234EC"/>
    <w:rsid w:val="0022356F"/>
    <w:rsid w:val="00223585"/>
    <w:rsid w:val="00223DE6"/>
    <w:rsid w:val="00223E48"/>
    <w:rsid w:val="0022464A"/>
    <w:rsid w:val="00224924"/>
    <w:rsid w:val="002249A5"/>
    <w:rsid w:val="00224DF0"/>
    <w:rsid w:val="00224E1E"/>
    <w:rsid w:val="0022543B"/>
    <w:rsid w:val="002256F4"/>
    <w:rsid w:val="002257DD"/>
    <w:rsid w:val="002261B3"/>
    <w:rsid w:val="0022638E"/>
    <w:rsid w:val="00226D97"/>
    <w:rsid w:val="00226EBF"/>
    <w:rsid w:val="002271A6"/>
    <w:rsid w:val="00227284"/>
    <w:rsid w:val="002276D4"/>
    <w:rsid w:val="002276F6"/>
    <w:rsid w:val="00227E7D"/>
    <w:rsid w:val="00227EAC"/>
    <w:rsid w:val="00231493"/>
    <w:rsid w:val="00231715"/>
    <w:rsid w:val="00231E61"/>
    <w:rsid w:val="00232D9A"/>
    <w:rsid w:val="00232DC2"/>
    <w:rsid w:val="002340D1"/>
    <w:rsid w:val="002343D0"/>
    <w:rsid w:val="002345CE"/>
    <w:rsid w:val="0023480D"/>
    <w:rsid w:val="00235320"/>
    <w:rsid w:val="00235462"/>
    <w:rsid w:val="00235A12"/>
    <w:rsid w:val="00235B7D"/>
    <w:rsid w:val="00235D9B"/>
    <w:rsid w:val="0023676F"/>
    <w:rsid w:val="002368DB"/>
    <w:rsid w:val="0024008A"/>
    <w:rsid w:val="0024027E"/>
    <w:rsid w:val="002402B6"/>
    <w:rsid w:val="002411C3"/>
    <w:rsid w:val="00241366"/>
    <w:rsid w:val="00241673"/>
    <w:rsid w:val="00241C4A"/>
    <w:rsid w:val="00241D49"/>
    <w:rsid w:val="00241FFC"/>
    <w:rsid w:val="002424E6"/>
    <w:rsid w:val="00243CDE"/>
    <w:rsid w:val="00243F0C"/>
    <w:rsid w:val="00244155"/>
    <w:rsid w:val="00244635"/>
    <w:rsid w:val="00244923"/>
    <w:rsid w:val="00245B00"/>
    <w:rsid w:val="00245B6F"/>
    <w:rsid w:val="00246110"/>
    <w:rsid w:val="002462ED"/>
    <w:rsid w:val="002466B7"/>
    <w:rsid w:val="002467C0"/>
    <w:rsid w:val="00246AF7"/>
    <w:rsid w:val="00246EA0"/>
    <w:rsid w:val="00247534"/>
    <w:rsid w:val="00247567"/>
    <w:rsid w:val="002476CB"/>
    <w:rsid w:val="0025047C"/>
    <w:rsid w:val="00250690"/>
    <w:rsid w:val="002506BD"/>
    <w:rsid w:val="002513CB"/>
    <w:rsid w:val="0025194C"/>
    <w:rsid w:val="00251971"/>
    <w:rsid w:val="00251C3E"/>
    <w:rsid w:val="00252946"/>
    <w:rsid w:val="00252CA1"/>
    <w:rsid w:val="00252D74"/>
    <w:rsid w:val="00253043"/>
    <w:rsid w:val="00253A61"/>
    <w:rsid w:val="00254E98"/>
    <w:rsid w:val="0025528A"/>
    <w:rsid w:val="00255C1B"/>
    <w:rsid w:val="00256133"/>
    <w:rsid w:val="002562CE"/>
    <w:rsid w:val="00256BCA"/>
    <w:rsid w:val="00256BD5"/>
    <w:rsid w:val="00256D42"/>
    <w:rsid w:val="00256E79"/>
    <w:rsid w:val="00256EC7"/>
    <w:rsid w:val="00256F43"/>
    <w:rsid w:val="002578A2"/>
    <w:rsid w:val="00260503"/>
    <w:rsid w:val="002615C1"/>
    <w:rsid w:val="00262366"/>
    <w:rsid w:val="002626E5"/>
    <w:rsid w:val="00262B67"/>
    <w:rsid w:val="00262C9C"/>
    <w:rsid w:val="00262CAB"/>
    <w:rsid w:val="00262CDE"/>
    <w:rsid w:val="002636FB"/>
    <w:rsid w:val="00263738"/>
    <w:rsid w:val="00264936"/>
    <w:rsid w:val="00264B34"/>
    <w:rsid w:val="002659F2"/>
    <w:rsid w:val="00265A67"/>
    <w:rsid w:val="00265C4E"/>
    <w:rsid w:val="00265EE8"/>
    <w:rsid w:val="002664A8"/>
    <w:rsid w:val="00266782"/>
    <w:rsid w:val="00266795"/>
    <w:rsid w:val="00266CCF"/>
    <w:rsid w:val="0026756B"/>
    <w:rsid w:val="00267ED8"/>
    <w:rsid w:val="00267F0A"/>
    <w:rsid w:val="00270A7C"/>
    <w:rsid w:val="002713B5"/>
    <w:rsid w:val="002718A6"/>
    <w:rsid w:val="00271E4D"/>
    <w:rsid w:val="0027216F"/>
    <w:rsid w:val="002721A2"/>
    <w:rsid w:val="002721D2"/>
    <w:rsid w:val="002722E3"/>
    <w:rsid w:val="002728C9"/>
    <w:rsid w:val="00272F3C"/>
    <w:rsid w:val="002730B1"/>
    <w:rsid w:val="0027327F"/>
    <w:rsid w:val="002733DB"/>
    <w:rsid w:val="0027347C"/>
    <w:rsid w:val="0027378E"/>
    <w:rsid w:val="00274CCB"/>
    <w:rsid w:val="00274E2A"/>
    <w:rsid w:val="00274F75"/>
    <w:rsid w:val="0027526E"/>
    <w:rsid w:val="002752DE"/>
    <w:rsid w:val="00275332"/>
    <w:rsid w:val="00275366"/>
    <w:rsid w:val="002758F4"/>
    <w:rsid w:val="00275995"/>
    <w:rsid w:val="00275B37"/>
    <w:rsid w:val="00276267"/>
    <w:rsid w:val="00276273"/>
    <w:rsid w:val="002771F0"/>
    <w:rsid w:val="00277533"/>
    <w:rsid w:val="0027798F"/>
    <w:rsid w:val="00280123"/>
    <w:rsid w:val="002810BC"/>
    <w:rsid w:val="00281DA9"/>
    <w:rsid w:val="0028263D"/>
    <w:rsid w:val="002827A2"/>
    <w:rsid w:val="00282ECE"/>
    <w:rsid w:val="002835A7"/>
    <w:rsid w:val="00283B0E"/>
    <w:rsid w:val="00283F6C"/>
    <w:rsid w:val="002840B0"/>
    <w:rsid w:val="0028421A"/>
    <w:rsid w:val="002846AD"/>
    <w:rsid w:val="00284EBA"/>
    <w:rsid w:val="0028504C"/>
    <w:rsid w:val="002853E0"/>
    <w:rsid w:val="00285860"/>
    <w:rsid w:val="00286798"/>
    <w:rsid w:val="00287358"/>
    <w:rsid w:val="00290239"/>
    <w:rsid w:val="002906B0"/>
    <w:rsid w:val="00290840"/>
    <w:rsid w:val="002909B9"/>
    <w:rsid w:val="00290EA3"/>
    <w:rsid w:val="0029103A"/>
    <w:rsid w:val="00291108"/>
    <w:rsid w:val="002918F8"/>
    <w:rsid w:val="002925A8"/>
    <w:rsid w:val="0029267E"/>
    <w:rsid w:val="0029350C"/>
    <w:rsid w:val="00293A0F"/>
    <w:rsid w:val="00293BDE"/>
    <w:rsid w:val="00293CD9"/>
    <w:rsid w:val="00293D08"/>
    <w:rsid w:val="00294144"/>
    <w:rsid w:val="00294606"/>
    <w:rsid w:val="0029494F"/>
    <w:rsid w:val="00294D55"/>
    <w:rsid w:val="00294E8C"/>
    <w:rsid w:val="00295218"/>
    <w:rsid w:val="00295A40"/>
    <w:rsid w:val="002964D3"/>
    <w:rsid w:val="002966EB"/>
    <w:rsid w:val="002969BB"/>
    <w:rsid w:val="002A0991"/>
    <w:rsid w:val="002A0992"/>
    <w:rsid w:val="002A09FE"/>
    <w:rsid w:val="002A0D7C"/>
    <w:rsid w:val="002A0E52"/>
    <w:rsid w:val="002A1070"/>
    <w:rsid w:val="002A1388"/>
    <w:rsid w:val="002A1638"/>
    <w:rsid w:val="002A16DE"/>
    <w:rsid w:val="002A1A7E"/>
    <w:rsid w:val="002A1B17"/>
    <w:rsid w:val="002A1EA4"/>
    <w:rsid w:val="002A20C1"/>
    <w:rsid w:val="002A270A"/>
    <w:rsid w:val="002A28CE"/>
    <w:rsid w:val="002A2943"/>
    <w:rsid w:val="002A29FD"/>
    <w:rsid w:val="002A2C6E"/>
    <w:rsid w:val="002A2E71"/>
    <w:rsid w:val="002A38A7"/>
    <w:rsid w:val="002A45FE"/>
    <w:rsid w:val="002A4C53"/>
    <w:rsid w:val="002A4DD3"/>
    <w:rsid w:val="002A5634"/>
    <w:rsid w:val="002A5A45"/>
    <w:rsid w:val="002A5AF6"/>
    <w:rsid w:val="002A610A"/>
    <w:rsid w:val="002A6AF7"/>
    <w:rsid w:val="002B0274"/>
    <w:rsid w:val="002B0603"/>
    <w:rsid w:val="002B06C1"/>
    <w:rsid w:val="002B097E"/>
    <w:rsid w:val="002B09D5"/>
    <w:rsid w:val="002B10D3"/>
    <w:rsid w:val="002B195D"/>
    <w:rsid w:val="002B1E3B"/>
    <w:rsid w:val="002B216B"/>
    <w:rsid w:val="002B2862"/>
    <w:rsid w:val="002B3D39"/>
    <w:rsid w:val="002B3E49"/>
    <w:rsid w:val="002B4726"/>
    <w:rsid w:val="002B4863"/>
    <w:rsid w:val="002B4D32"/>
    <w:rsid w:val="002B5225"/>
    <w:rsid w:val="002B54C9"/>
    <w:rsid w:val="002B5644"/>
    <w:rsid w:val="002B5741"/>
    <w:rsid w:val="002B5EB0"/>
    <w:rsid w:val="002B625B"/>
    <w:rsid w:val="002B6616"/>
    <w:rsid w:val="002B6B39"/>
    <w:rsid w:val="002B6C0F"/>
    <w:rsid w:val="002B70DF"/>
    <w:rsid w:val="002B7116"/>
    <w:rsid w:val="002B7CF9"/>
    <w:rsid w:val="002B7E21"/>
    <w:rsid w:val="002B7E7F"/>
    <w:rsid w:val="002C09B7"/>
    <w:rsid w:val="002C0C2F"/>
    <w:rsid w:val="002C0DE6"/>
    <w:rsid w:val="002C0EA3"/>
    <w:rsid w:val="002C1AEE"/>
    <w:rsid w:val="002C1D2D"/>
    <w:rsid w:val="002C1F83"/>
    <w:rsid w:val="002C203B"/>
    <w:rsid w:val="002C2818"/>
    <w:rsid w:val="002C28DD"/>
    <w:rsid w:val="002C38B1"/>
    <w:rsid w:val="002C3C62"/>
    <w:rsid w:val="002C3F9F"/>
    <w:rsid w:val="002C45DD"/>
    <w:rsid w:val="002C4E8F"/>
    <w:rsid w:val="002C62D0"/>
    <w:rsid w:val="002C6304"/>
    <w:rsid w:val="002C69D0"/>
    <w:rsid w:val="002C7152"/>
    <w:rsid w:val="002C7289"/>
    <w:rsid w:val="002C7797"/>
    <w:rsid w:val="002C7B94"/>
    <w:rsid w:val="002C7C6E"/>
    <w:rsid w:val="002C7E6D"/>
    <w:rsid w:val="002D0023"/>
    <w:rsid w:val="002D0159"/>
    <w:rsid w:val="002D08F3"/>
    <w:rsid w:val="002D1549"/>
    <w:rsid w:val="002D19E1"/>
    <w:rsid w:val="002D203F"/>
    <w:rsid w:val="002D23C5"/>
    <w:rsid w:val="002D23E8"/>
    <w:rsid w:val="002D2534"/>
    <w:rsid w:val="002D29A8"/>
    <w:rsid w:val="002D2B72"/>
    <w:rsid w:val="002D3EB6"/>
    <w:rsid w:val="002D53EA"/>
    <w:rsid w:val="002D55EA"/>
    <w:rsid w:val="002D5B08"/>
    <w:rsid w:val="002D5CE4"/>
    <w:rsid w:val="002D61C7"/>
    <w:rsid w:val="002D785D"/>
    <w:rsid w:val="002E02A9"/>
    <w:rsid w:val="002E1488"/>
    <w:rsid w:val="002E1521"/>
    <w:rsid w:val="002E1727"/>
    <w:rsid w:val="002E1866"/>
    <w:rsid w:val="002E196A"/>
    <w:rsid w:val="002E233F"/>
    <w:rsid w:val="002E297C"/>
    <w:rsid w:val="002E29E7"/>
    <w:rsid w:val="002E2A43"/>
    <w:rsid w:val="002E2F45"/>
    <w:rsid w:val="002E3193"/>
    <w:rsid w:val="002E3A47"/>
    <w:rsid w:val="002E3D8E"/>
    <w:rsid w:val="002E465F"/>
    <w:rsid w:val="002E4E99"/>
    <w:rsid w:val="002E4FBD"/>
    <w:rsid w:val="002E500F"/>
    <w:rsid w:val="002E52AF"/>
    <w:rsid w:val="002E52E3"/>
    <w:rsid w:val="002E5636"/>
    <w:rsid w:val="002E6CD4"/>
    <w:rsid w:val="002E7046"/>
    <w:rsid w:val="002E73CE"/>
    <w:rsid w:val="002E76C6"/>
    <w:rsid w:val="002E7767"/>
    <w:rsid w:val="002E777C"/>
    <w:rsid w:val="002F04B7"/>
    <w:rsid w:val="002F0ACE"/>
    <w:rsid w:val="002F0C76"/>
    <w:rsid w:val="002F0F6D"/>
    <w:rsid w:val="002F0F78"/>
    <w:rsid w:val="002F116A"/>
    <w:rsid w:val="002F1740"/>
    <w:rsid w:val="002F175C"/>
    <w:rsid w:val="002F1A51"/>
    <w:rsid w:val="002F1B44"/>
    <w:rsid w:val="002F1CB1"/>
    <w:rsid w:val="002F2437"/>
    <w:rsid w:val="002F2603"/>
    <w:rsid w:val="002F2E30"/>
    <w:rsid w:val="002F34A3"/>
    <w:rsid w:val="002F381A"/>
    <w:rsid w:val="002F388C"/>
    <w:rsid w:val="002F3CCA"/>
    <w:rsid w:val="002F408A"/>
    <w:rsid w:val="002F4365"/>
    <w:rsid w:val="002F4C61"/>
    <w:rsid w:val="002F4F88"/>
    <w:rsid w:val="002F502B"/>
    <w:rsid w:val="002F590A"/>
    <w:rsid w:val="002F5BC5"/>
    <w:rsid w:val="002F5C91"/>
    <w:rsid w:val="002F791A"/>
    <w:rsid w:val="002F7979"/>
    <w:rsid w:val="002F79E4"/>
    <w:rsid w:val="002F7B08"/>
    <w:rsid w:val="002F7CCF"/>
    <w:rsid w:val="00300207"/>
    <w:rsid w:val="003003DC"/>
    <w:rsid w:val="00301277"/>
    <w:rsid w:val="003015B8"/>
    <w:rsid w:val="00302064"/>
    <w:rsid w:val="00302110"/>
    <w:rsid w:val="003026B4"/>
    <w:rsid w:val="0030282B"/>
    <w:rsid w:val="0030283A"/>
    <w:rsid w:val="00302A67"/>
    <w:rsid w:val="00302AEF"/>
    <w:rsid w:val="00302C7D"/>
    <w:rsid w:val="00302CCF"/>
    <w:rsid w:val="00303089"/>
    <w:rsid w:val="00303284"/>
    <w:rsid w:val="003045CF"/>
    <w:rsid w:val="0030485A"/>
    <w:rsid w:val="00304CA7"/>
    <w:rsid w:val="003050A9"/>
    <w:rsid w:val="003053D9"/>
    <w:rsid w:val="003054A2"/>
    <w:rsid w:val="00305564"/>
    <w:rsid w:val="00305917"/>
    <w:rsid w:val="00305DB2"/>
    <w:rsid w:val="003061D5"/>
    <w:rsid w:val="0030631D"/>
    <w:rsid w:val="00306D37"/>
    <w:rsid w:val="00307127"/>
    <w:rsid w:val="00307933"/>
    <w:rsid w:val="00310C64"/>
    <w:rsid w:val="00311174"/>
    <w:rsid w:val="00311A86"/>
    <w:rsid w:val="003122F9"/>
    <w:rsid w:val="00312358"/>
    <w:rsid w:val="00313001"/>
    <w:rsid w:val="003132BD"/>
    <w:rsid w:val="003133BF"/>
    <w:rsid w:val="003136C6"/>
    <w:rsid w:val="00313703"/>
    <w:rsid w:val="00314C05"/>
    <w:rsid w:val="00315679"/>
    <w:rsid w:val="00315855"/>
    <w:rsid w:val="00315A4C"/>
    <w:rsid w:val="00315BCA"/>
    <w:rsid w:val="00316697"/>
    <w:rsid w:val="00316702"/>
    <w:rsid w:val="003169E5"/>
    <w:rsid w:val="00316B2A"/>
    <w:rsid w:val="00317EC1"/>
    <w:rsid w:val="00320378"/>
    <w:rsid w:val="00320633"/>
    <w:rsid w:val="00320660"/>
    <w:rsid w:val="00320BD8"/>
    <w:rsid w:val="00321940"/>
    <w:rsid w:val="0032194A"/>
    <w:rsid w:val="0032203A"/>
    <w:rsid w:val="003221D7"/>
    <w:rsid w:val="003222FE"/>
    <w:rsid w:val="00322342"/>
    <w:rsid w:val="00323039"/>
    <w:rsid w:val="003239E8"/>
    <w:rsid w:val="00323A1E"/>
    <w:rsid w:val="00323BC6"/>
    <w:rsid w:val="00323EAF"/>
    <w:rsid w:val="00323F40"/>
    <w:rsid w:val="00324542"/>
    <w:rsid w:val="003246F9"/>
    <w:rsid w:val="003249FF"/>
    <w:rsid w:val="00324D0B"/>
    <w:rsid w:val="00324DA6"/>
    <w:rsid w:val="003252EE"/>
    <w:rsid w:val="003258C0"/>
    <w:rsid w:val="00325C94"/>
    <w:rsid w:val="00326248"/>
    <w:rsid w:val="00326DE8"/>
    <w:rsid w:val="00327565"/>
    <w:rsid w:val="003279AA"/>
    <w:rsid w:val="00330726"/>
    <w:rsid w:val="003309F1"/>
    <w:rsid w:val="00330DE0"/>
    <w:rsid w:val="00331487"/>
    <w:rsid w:val="00331489"/>
    <w:rsid w:val="00331850"/>
    <w:rsid w:val="00331E9C"/>
    <w:rsid w:val="00332004"/>
    <w:rsid w:val="00332190"/>
    <w:rsid w:val="00332386"/>
    <w:rsid w:val="003331ED"/>
    <w:rsid w:val="00333376"/>
    <w:rsid w:val="0033346E"/>
    <w:rsid w:val="003337E4"/>
    <w:rsid w:val="003338C5"/>
    <w:rsid w:val="00333E3C"/>
    <w:rsid w:val="003343A2"/>
    <w:rsid w:val="003349C4"/>
    <w:rsid w:val="003353DA"/>
    <w:rsid w:val="00335A75"/>
    <w:rsid w:val="00335ADB"/>
    <w:rsid w:val="0033610C"/>
    <w:rsid w:val="00336332"/>
    <w:rsid w:val="00336AF4"/>
    <w:rsid w:val="0033706C"/>
    <w:rsid w:val="00337310"/>
    <w:rsid w:val="00337C9D"/>
    <w:rsid w:val="00337F03"/>
    <w:rsid w:val="00340286"/>
    <w:rsid w:val="003407DD"/>
    <w:rsid w:val="003411C1"/>
    <w:rsid w:val="00341521"/>
    <w:rsid w:val="003419AF"/>
    <w:rsid w:val="003422F0"/>
    <w:rsid w:val="00342302"/>
    <w:rsid w:val="0034243A"/>
    <w:rsid w:val="0034336A"/>
    <w:rsid w:val="0034353F"/>
    <w:rsid w:val="003435D8"/>
    <w:rsid w:val="003437EF"/>
    <w:rsid w:val="003439CE"/>
    <w:rsid w:val="00343D69"/>
    <w:rsid w:val="00343FCD"/>
    <w:rsid w:val="003441B1"/>
    <w:rsid w:val="003444C9"/>
    <w:rsid w:val="00344801"/>
    <w:rsid w:val="003452A5"/>
    <w:rsid w:val="00345A95"/>
    <w:rsid w:val="00345F69"/>
    <w:rsid w:val="003462CC"/>
    <w:rsid w:val="003468FD"/>
    <w:rsid w:val="00346EDF"/>
    <w:rsid w:val="00346FED"/>
    <w:rsid w:val="00350166"/>
    <w:rsid w:val="003504DD"/>
    <w:rsid w:val="00350666"/>
    <w:rsid w:val="003506D2"/>
    <w:rsid w:val="00350857"/>
    <w:rsid w:val="003512EC"/>
    <w:rsid w:val="0035173F"/>
    <w:rsid w:val="00351AA1"/>
    <w:rsid w:val="00351B5E"/>
    <w:rsid w:val="00352670"/>
    <w:rsid w:val="00353550"/>
    <w:rsid w:val="00353824"/>
    <w:rsid w:val="003538EA"/>
    <w:rsid w:val="00353ABC"/>
    <w:rsid w:val="0035478A"/>
    <w:rsid w:val="00354D60"/>
    <w:rsid w:val="003556F9"/>
    <w:rsid w:val="00355956"/>
    <w:rsid w:val="00355C68"/>
    <w:rsid w:val="00356185"/>
    <w:rsid w:val="00356977"/>
    <w:rsid w:val="00356A5B"/>
    <w:rsid w:val="00356B06"/>
    <w:rsid w:val="003579A1"/>
    <w:rsid w:val="003607D4"/>
    <w:rsid w:val="0036092E"/>
    <w:rsid w:val="00360A0A"/>
    <w:rsid w:val="00360A6A"/>
    <w:rsid w:val="00361AD0"/>
    <w:rsid w:val="00361E2F"/>
    <w:rsid w:val="0036243F"/>
    <w:rsid w:val="003624CE"/>
    <w:rsid w:val="00362B41"/>
    <w:rsid w:val="003631E6"/>
    <w:rsid w:val="00363388"/>
    <w:rsid w:val="003634FB"/>
    <w:rsid w:val="003639B8"/>
    <w:rsid w:val="00364223"/>
    <w:rsid w:val="003648DF"/>
    <w:rsid w:val="003654C4"/>
    <w:rsid w:val="00365745"/>
    <w:rsid w:val="0036578E"/>
    <w:rsid w:val="0036585E"/>
    <w:rsid w:val="00365A21"/>
    <w:rsid w:val="00365A3C"/>
    <w:rsid w:val="00365FE0"/>
    <w:rsid w:val="00365FFC"/>
    <w:rsid w:val="00367251"/>
    <w:rsid w:val="0036742B"/>
    <w:rsid w:val="0036748E"/>
    <w:rsid w:val="0036758A"/>
    <w:rsid w:val="003676E4"/>
    <w:rsid w:val="00367B87"/>
    <w:rsid w:val="00367C9A"/>
    <w:rsid w:val="00370504"/>
    <w:rsid w:val="00370A01"/>
    <w:rsid w:val="00371195"/>
    <w:rsid w:val="00371E4B"/>
    <w:rsid w:val="003720E9"/>
    <w:rsid w:val="003721C5"/>
    <w:rsid w:val="0037272E"/>
    <w:rsid w:val="00372AED"/>
    <w:rsid w:val="00372C2B"/>
    <w:rsid w:val="00372F1C"/>
    <w:rsid w:val="00373244"/>
    <w:rsid w:val="0037334C"/>
    <w:rsid w:val="003734E4"/>
    <w:rsid w:val="003737AF"/>
    <w:rsid w:val="0037396D"/>
    <w:rsid w:val="00374051"/>
    <w:rsid w:val="003743AE"/>
    <w:rsid w:val="00374519"/>
    <w:rsid w:val="003746E9"/>
    <w:rsid w:val="00374F0E"/>
    <w:rsid w:val="00375209"/>
    <w:rsid w:val="003752F3"/>
    <w:rsid w:val="0037555E"/>
    <w:rsid w:val="0037565A"/>
    <w:rsid w:val="0037569F"/>
    <w:rsid w:val="003759D0"/>
    <w:rsid w:val="0037615C"/>
    <w:rsid w:val="003766FF"/>
    <w:rsid w:val="003768ED"/>
    <w:rsid w:val="00376A56"/>
    <w:rsid w:val="003772BC"/>
    <w:rsid w:val="0037734B"/>
    <w:rsid w:val="00377DEC"/>
    <w:rsid w:val="00380387"/>
    <w:rsid w:val="0038126C"/>
    <w:rsid w:val="00381D45"/>
    <w:rsid w:val="00382230"/>
    <w:rsid w:val="003825C9"/>
    <w:rsid w:val="0038266A"/>
    <w:rsid w:val="00382B23"/>
    <w:rsid w:val="00382E84"/>
    <w:rsid w:val="00383143"/>
    <w:rsid w:val="0038319B"/>
    <w:rsid w:val="00383305"/>
    <w:rsid w:val="00383757"/>
    <w:rsid w:val="00383810"/>
    <w:rsid w:val="00383AD2"/>
    <w:rsid w:val="00383C53"/>
    <w:rsid w:val="00384493"/>
    <w:rsid w:val="003846D1"/>
    <w:rsid w:val="003849AB"/>
    <w:rsid w:val="00384D2C"/>
    <w:rsid w:val="00384DA9"/>
    <w:rsid w:val="003852F5"/>
    <w:rsid w:val="003853F0"/>
    <w:rsid w:val="00385727"/>
    <w:rsid w:val="00385729"/>
    <w:rsid w:val="00385A87"/>
    <w:rsid w:val="00385C37"/>
    <w:rsid w:val="003867AC"/>
    <w:rsid w:val="00386894"/>
    <w:rsid w:val="00386B48"/>
    <w:rsid w:val="00386B76"/>
    <w:rsid w:val="00386C72"/>
    <w:rsid w:val="003871C5"/>
    <w:rsid w:val="00387A53"/>
    <w:rsid w:val="0039007B"/>
    <w:rsid w:val="0039018E"/>
    <w:rsid w:val="00390238"/>
    <w:rsid w:val="0039102E"/>
    <w:rsid w:val="0039122D"/>
    <w:rsid w:val="00391676"/>
    <w:rsid w:val="003917B9"/>
    <w:rsid w:val="0039211F"/>
    <w:rsid w:val="003927A7"/>
    <w:rsid w:val="00392E1E"/>
    <w:rsid w:val="00392F72"/>
    <w:rsid w:val="00392F93"/>
    <w:rsid w:val="0039368B"/>
    <w:rsid w:val="00393956"/>
    <w:rsid w:val="00393AF0"/>
    <w:rsid w:val="00393AF9"/>
    <w:rsid w:val="003940FA"/>
    <w:rsid w:val="00395D0C"/>
    <w:rsid w:val="00396013"/>
    <w:rsid w:val="00396307"/>
    <w:rsid w:val="00396497"/>
    <w:rsid w:val="00396783"/>
    <w:rsid w:val="0039716D"/>
    <w:rsid w:val="003A014C"/>
    <w:rsid w:val="003A094B"/>
    <w:rsid w:val="003A0981"/>
    <w:rsid w:val="003A0B01"/>
    <w:rsid w:val="003A1089"/>
    <w:rsid w:val="003A11B6"/>
    <w:rsid w:val="003A13CF"/>
    <w:rsid w:val="003A1541"/>
    <w:rsid w:val="003A1F2A"/>
    <w:rsid w:val="003A2455"/>
    <w:rsid w:val="003A263C"/>
    <w:rsid w:val="003A2E20"/>
    <w:rsid w:val="003A2F76"/>
    <w:rsid w:val="003A37D9"/>
    <w:rsid w:val="003A3EAA"/>
    <w:rsid w:val="003A41BB"/>
    <w:rsid w:val="003A49EB"/>
    <w:rsid w:val="003A5AEC"/>
    <w:rsid w:val="003A5B5D"/>
    <w:rsid w:val="003A60CA"/>
    <w:rsid w:val="003A6AA7"/>
    <w:rsid w:val="003A6DA7"/>
    <w:rsid w:val="003A7576"/>
    <w:rsid w:val="003A77A0"/>
    <w:rsid w:val="003A7968"/>
    <w:rsid w:val="003B0544"/>
    <w:rsid w:val="003B098B"/>
    <w:rsid w:val="003B0B4F"/>
    <w:rsid w:val="003B0D73"/>
    <w:rsid w:val="003B0FDD"/>
    <w:rsid w:val="003B15C7"/>
    <w:rsid w:val="003B18A5"/>
    <w:rsid w:val="003B1A09"/>
    <w:rsid w:val="003B1C87"/>
    <w:rsid w:val="003B1D26"/>
    <w:rsid w:val="003B1F8F"/>
    <w:rsid w:val="003B240D"/>
    <w:rsid w:val="003B267F"/>
    <w:rsid w:val="003B3041"/>
    <w:rsid w:val="003B3082"/>
    <w:rsid w:val="003B33D2"/>
    <w:rsid w:val="003B3493"/>
    <w:rsid w:val="003B360C"/>
    <w:rsid w:val="003B36A1"/>
    <w:rsid w:val="003B438F"/>
    <w:rsid w:val="003B44F2"/>
    <w:rsid w:val="003B4FE8"/>
    <w:rsid w:val="003B5711"/>
    <w:rsid w:val="003B6012"/>
    <w:rsid w:val="003B6C6B"/>
    <w:rsid w:val="003B7156"/>
    <w:rsid w:val="003B7374"/>
    <w:rsid w:val="003B7EB8"/>
    <w:rsid w:val="003C0071"/>
    <w:rsid w:val="003C03BF"/>
    <w:rsid w:val="003C05A5"/>
    <w:rsid w:val="003C073E"/>
    <w:rsid w:val="003C084D"/>
    <w:rsid w:val="003C0AE7"/>
    <w:rsid w:val="003C0EFD"/>
    <w:rsid w:val="003C15F0"/>
    <w:rsid w:val="003C1F90"/>
    <w:rsid w:val="003C221F"/>
    <w:rsid w:val="003C299F"/>
    <w:rsid w:val="003C2DCE"/>
    <w:rsid w:val="003C2F2B"/>
    <w:rsid w:val="003C2F5B"/>
    <w:rsid w:val="003C355A"/>
    <w:rsid w:val="003C3C80"/>
    <w:rsid w:val="003C5F4E"/>
    <w:rsid w:val="003C615E"/>
    <w:rsid w:val="003C61E2"/>
    <w:rsid w:val="003C64EC"/>
    <w:rsid w:val="003C65C3"/>
    <w:rsid w:val="003C662B"/>
    <w:rsid w:val="003C6A99"/>
    <w:rsid w:val="003C7443"/>
    <w:rsid w:val="003C7E74"/>
    <w:rsid w:val="003C7E77"/>
    <w:rsid w:val="003D0028"/>
    <w:rsid w:val="003D041B"/>
    <w:rsid w:val="003D0535"/>
    <w:rsid w:val="003D06DE"/>
    <w:rsid w:val="003D1692"/>
    <w:rsid w:val="003D18D2"/>
    <w:rsid w:val="003D19F8"/>
    <w:rsid w:val="003D1A34"/>
    <w:rsid w:val="003D1C3E"/>
    <w:rsid w:val="003D20B8"/>
    <w:rsid w:val="003D266E"/>
    <w:rsid w:val="003D26D5"/>
    <w:rsid w:val="003D2755"/>
    <w:rsid w:val="003D2B4B"/>
    <w:rsid w:val="003D2DCA"/>
    <w:rsid w:val="003D3257"/>
    <w:rsid w:val="003D358A"/>
    <w:rsid w:val="003D3764"/>
    <w:rsid w:val="003D38C9"/>
    <w:rsid w:val="003D3BEA"/>
    <w:rsid w:val="003D3F7B"/>
    <w:rsid w:val="003D42B1"/>
    <w:rsid w:val="003D4713"/>
    <w:rsid w:val="003D5381"/>
    <w:rsid w:val="003D556D"/>
    <w:rsid w:val="003D58EC"/>
    <w:rsid w:val="003D5D52"/>
    <w:rsid w:val="003D67E5"/>
    <w:rsid w:val="003D74AB"/>
    <w:rsid w:val="003D7926"/>
    <w:rsid w:val="003D7B4D"/>
    <w:rsid w:val="003D7C61"/>
    <w:rsid w:val="003D7FB6"/>
    <w:rsid w:val="003E0D0C"/>
    <w:rsid w:val="003E0DAC"/>
    <w:rsid w:val="003E1843"/>
    <w:rsid w:val="003E1BB0"/>
    <w:rsid w:val="003E1F3B"/>
    <w:rsid w:val="003E22C4"/>
    <w:rsid w:val="003E25A9"/>
    <w:rsid w:val="003E2B0E"/>
    <w:rsid w:val="003E2B6F"/>
    <w:rsid w:val="003E3FA6"/>
    <w:rsid w:val="003E4A56"/>
    <w:rsid w:val="003E5426"/>
    <w:rsid w:val="003E5D72"/>
    <w:rsid w:val="003E5E5F"/>
    <w:rsid w:val="003E60DD"/>
    <w:rsid w:val="003E6709"/>
    <w:rsid w:val="003E69BE"/>
    <w:rsid w:val="003E6AEB"/>
    <w:rsid w:val="003E6C84"/>
    <w:rsid w:val="003E6E2D"/>
    <w:rsid w:val="003E6F3D"/>
    <w:rsid w:val="003E7163"/>
    <w:rsid w:val="003E7406"/>
    <w:rsid w:val="003F043A"/>
    <w:rsid w:val="003F0652"/>
    <w:rsid w:val="003F09F3"/>
    <w:rsid w:val="003F0A04"/>
    <w:rsid w:val="003F0E8F"/>
    <w:rsid w:val="003F1A17"/>
    <w:rsid w:val="003F1C8F"/>
    <w:rsid w:val="003F1FE5"/>
    <w:rsid w:val="003F217B"/>
    <w:rsid w:val="003F2E92"/>
    <w:rsid w:val="003F50F2"/>
    <w:rsid w:val="003F52A2"/>
    <w:rsid w:val="003F5629"/>
    <w:rsid w:val="003F58AA"/>
    <w:rsid w:val="003F5AC1"/>
    <w:rsid w:val="003F5CD8"/>
    <w:rsid w:val="003F5E2F"/>
    <w:rsid w:val="003F5FB8"/>
    <w:rsid w:val="003F6818"/>
    <w:rsid w:val="003F769B"/>
    <w:rsid w:val="003F7B67"/>
    <w:rsid w:val="003F7B89"/>
    <w:rsid w:val="00400128"/>
    <w:rsid w:val="00400188"/>
    <w:rsid w:val="0040046F"/>
    <w:rsid w:val="00401753"/>
    <w:rsid w:val="00401DBD"/>
    <w:rsid w:val="0040250D"/>
    <w:rsid w:val="00402815"/>
    <w:rsid w:val="00402906"/>
    <w:rsid w:val="00402F31"/>
    <w:rsid w:val="00403493"/>
    <w:rsid w:val="0040362A"/>
    <w:rsid w:val="00403F69"/>
    <w:rsid w:val="00404367"/>
    <w:rsid w:val="00404874"/>
    <w:rsid w:val="00405969"/>
    <w:rsid w:val="00405DE0"/>
    <w:rsid w:val="00406201"/>
    <w:rsid w:val="004073AC"/>
    <w:rsid w:val="00407D2D"/>
    <w:rsid w:val="00410B34"/>
    <w:rsid w:val="004114FA"/>
    <w:rsid w:val="00411A7B"/>
    <w:rsid w:val="00411E4D"/>
    <w:rsid w:val="00412A57"/>
    <w:rsid w:val="0041315D"/>
    <w:rsid w:val="0041351A"/>
    <w:rsid w:val="00413BC1"/>
    <w:rsid w:val="00413DE9"/>
    <w:rsid w:val="00413F05"/>
    <w:rsid w:val="00414124"/>
    <w:rsid w:val="0041428E"/>
    <w:rsid w:val="00414B5B"/>
    <w:rsid w:val="00415028"/>
    <w:rsid w:val="004153E2"/>
    <w:rsid w:val="00415455"/>
    <w:rsid w:val="0041589B"/>
    <w:rsid w:val="00415E8F"/>
    <w:rsid w:val="004162F3"/>
    <w:rsid w:val="004166F0"/>
    <w:rsid w:val="0041671F"/>
    <w:rsid w:val="004176EF"/>
    <w:rsid w:val="00417716"/>
    <w:rsid w:val="00417DC2"/>
    <w:rsid w:val="00420064"/>
    <w:rsid w:val="0042061A"/>
    <w:rsid w:val="00420695"/>
    <w:rsid w:val="0042089D"/>
    <w:rsid w:val="00420B53"/>
    <w:rsid w:val="00420D39"/>
    <w:rsid w:val="00421E43"/>
    <w:rsid w:val="004222F3"/>
    <w:rsid w:val="00422D17"/>
    <w:rsid w:val="00423623"/>
    <w:rsid w:val="00423647"/>
    <w:rsid w:val="00424457"/>
    <w:rsid w:val="0042518D"/>
    <w:rsid w:val="004259B2"/>
    <w:rsid w:val="00426327"/>
    <w:rsid w:val="004268F4"/>
    <w:rsid w:val="00427253"/>
    <w:rsid w:val="004276F7"/>
    <w:rsid w:val="004278C9"/>
    <w:rsid w:val="0042793F"/>
    <w:rsid w:val="00427F11"/>
    <w:rsid w:val="00430509"/>
    <w:rsid w:val="00430555"/>
    <w:rsid w:val="00430630"/>
    <w:rsid w:val="00430733"/>
    <w:rsid w:val="00430889"/>
    <w:rsid w:val="00430A41"/>
    <w:rsid w:val="00430EE8"/>
    <w:rsid w:val="0043113C"/>
    <w:rsid w:val="004311B2"/>
    <w:rsid w:val="00431F27"/>
    <w:rsid w:val="00432A62"/>
    <w:rsid w:val="00432B01"/>
    <w:rsid w:val="004331EE"/>
    <w:rsid w:val="00433344"/>
    <w:rsid w:val="00433A63"/>
    <w:rsid w:val="00433BD1"/>
    <w:rsid w:val="00433F40"/>
    <w:rsid w:val="0043427C"/>
    <w:rsid w:val="00434586"/>
    <w:rsid w:val="004348D4"/>
    <w:rsid w:val="00434B83"/>
    <w:rsid w:val="00435131"/>
    <w:rsid w:val="00435181"/>
    <w:rsid w:val="00435854"/>
    <w:rsid w:val="004358EE"/>
    <w:rsid w:val="00435CC8"/>
    <w:rsid w:val="00435E75"/>
    <w:rsid w:val="004363B0"/>
    <w:rsid w:val="00436839"/>
    <w:rsid w:val="00436ACD"/>
    <w:rsid w:val="00436B24"/>
    <w:rsid w:val="00436EAD"/>
    <w:rsid w:val="004375AB"/>
    <w:rsid w:val="00437C1F"/>
    <w:rsid w:val="0044070A"/>
    <w:rsid w:val="00440768"/>
    <w:rsid w:val="00440A62"/>
    <w:rsid w:val="00440AA5"/>
    <w:rsid w:val="00441129"/>
    <w:rsid w:val="0044197C"/>
    <w:rsid w:val="00441A64"/>
    <w:rsid w:val="00442AA2"/>
    <w:rsid w:val="00444D77"/>
    <w:rsid w:val="00444FD9"/>
    <w:rsid w:val="00445659"/>
    <w:rsid w:val="00445AA4"/>
    <w:rsid w:val="00445D5B"/>
    <w:rsid w:val="004460D2"/>
    <w:rsid w:val="00446166"/>
    <w:rsid w:val="00446FCC"/>
    <w:rsid w:val="0044710E"/>
    <w:rsid w:val="00447693"/>
    <w:rsid w:val="004477BB"/>
    <w:rsid w:val="00450111"/>
    <w:rsid w:val="004503C2"/>
    <w:rsid w:val="004505C2"/>
    <w:rsid w:val="00450611"/>
    <w:rsid w:val="004526AE"/>
    <w:rsid w:val="004531A0"/>
    <w:rsid w:val="00453D6A"/>
    <w:rsid w:val="00453EBF"/>
    <w:rsid w:val="00453FA0"/>
    <w:rsid w:val="00454533"/>
    <w:rsid w:val="004546F8"/>
    <w:rsid w:val="0045472B"/>
    <w:rsid w:val="00454754"/>
    <w:rsid w:val="004549AA"/>
    <w:rsid w:val="00454B2E"/>
    <w:rsid w:val="00454C92"/>
    <w:rsid w:val="004551D7"/>
    <w:rsid w:val="004551F7"/>
    <w:rsid w:val="00455A37"/>
    <w:rsid w:val="0045623C"/>
    <w:rsid w:val="00456FC1"/>
    <w:rsid w:val="004571B3"/>
    <w:rsid w:val="004576BC"/>
    <w:rsid w:val="00457B08"/>
    <w:rsid w:val="00460376"/>
    <w:rsid w:val="004604E6"/>
    <w:rsid w:val="004605BF"/>
    <w:rsid w:val="004606D9"/>
    <w:rsid w:val="00460A8E"/>
    <w:rsid w:val="004617A5"/>
    <w:rsid w:val="004620C7"/>
    <w:rsid w:val="00462241"/>
    <w:rsid w:val="004622EA"/>
    <w:rsid w:val="00462BF6"/>
    <w:rsid w:val="00463A23"/>
    <w:rsid w:val="00464A6E"/>
    <w:rsid w:val="00464CC7"/>
    <w:rsid w:val="00464DA2"/>
    <w:rsid w:val="00464DBA"/>
    <w:rsid w:val="00464EB1"/>
    <w:rsid w:val="004657B7"/>
    <w:rsid w:val="00465A31"/>
    <w:rsid w:val="00465A85"/>
    <w:rsid w:val="00465AA1"/>
    <w:rsid w:val="00466092"/>
    <w:rsid w:val="0046670A"/>
    <w:rsid w:val="00467358"/>
    <w:rsid w:val="0046751D"/>
    <w:rsid w:val="00467B7A"/>
    <w:rsid w:val="00467C61"/>
    <w:rsid w:val="00470185"/>
    <w:rsid w:val="00470528"/>
    <w:rsid w:val="004705EB"/>
    <w:rsid w:val="00470C76"/>
    <w:rsid w:val="00471108"/>
    <w:rsid w:val="004715BD"/>
    <w:rsid w:val="004720C7"/>
    <w:rsid w:val="00472123"/>
    <w:rsid w:val="004724B1"/>
    <w:rsid w:val="00472721"/>
    <w:rsid w:val="00472A2E"/>
    <w:rsid w:val="00473433"/>
    <w:rsid w:val="00473454"/>
    <w:rsid w:val="00473CFB"/>
    <w:rsid w:val="00473F1A"/>
    <w:rsid w:val="00474107"/>
    <w:rsid w:val="00474934"/>
    <w:rsid w:val="004749F5"/>
    <w:rsid w:val="00474A35"/>
    <w:rsid w:val="00474D48"/>
    <w:rsid w:val="004753F3"/>
    <w:rsid w:val="00475496"/>
    <w:rsid w:val="00475A9A"/>
    <w:rsid w:val="00477525"/>
    <w:rsid w:val="0047769B"/>
    <w:rsid w:val="00477D56"/>
    <w:rsid w:val="00477E90"/>
    <w:rsid w:val="00480086"/>
    <w:rsid w:val="0048026D"/>
    <w:rsid w:val="00480506"/>
    <w:rsid w:val="0048062E"/>
    <w:rsid w:val="004815F8"/>
    <w:rsid w:val="004818F5"/>
    <w:rsid w:val="00481B90"/>
    <w:rsid w:val="004821A4"/>
    <w:rsid w:val="00482207"/>
    <w:rsid w:val="00483437"/>
    <w:rsid w:val="00483C6A"/>
    <w:rsid w:val="00483D2B"/>
    <w:rsid w:val="00483E85"/>
    <w:rsid w:val="00484171"/>
    <w:rsid w:val="00484805"/>
    <w:rsid w:val="00484D99"/>
    <w:rsid w:val="00485354"/>
    <w:rsid w:val="004854C5"/>
    <w:rsid w:val="0048564A"/>
    <w:rsid w:val="0048569C"/>
    <w:rsid w:val="00485B1B"/>
    <w:rsid w:val="00485B30"/>
    <w:rsid w:val="00485ED3"/>
    <w:rsid w:val="0048609E"/>
    <w:rsid w:val="004865B0"/>
    <w:rsid w:val="0048686D"/>
    <w:rsid w:val="004870A6"/>
    <w:rsid w:val="00487480"/>
    <w:rsid w:val="0048755D"/>
    <w:rsid w:val="00490C4E"/>
    <w:rsid w:val="00490D7F"/>
    <w:rsid w:val="004920D4"/>
    <w:rsid w:val="004924CD"/>
    <w:rsid w:val="0049258C"/>
    <w:rsid w:val="00493A25"/>
    <w:rsid w:val="00493E2A"/>
    <w:rsid w:val="00494961"/>
    <w:rsid w:val="00494B81"/>
    <w:rsid w:val="0049507D"/>
    <w:rsid w:val="0049573E"/>
    <w:rsid w:val="00495A29"/>
    <w:rsid w:val="00495F30"/>
    <w:rsid w:val="0049626F"/>
    <w:rsid w:val="00497CAF"/>
    <w:rsid w:val="00497D31"/>
    <w:rsid w:val="00497E87"/>
    <w:rsid w:val="00497FE6"/>
    <w:rsid w:val="004A0049"/>
    <w:rsid w:val="004A0739"/>
    <w:rsid w:val="004A095A"/>
    <w:rsid w:val="004A0FBE"/>
    <w:rsid w:val="004A16D4"/>
    <w:rsid w:val="004A1C25"/>
    <w:rsid w:val="004A2006"/>
    <w:rsid w:val="004A25F6"/>
    <w:rsid w:val="004A3013"/>
    <w:rsid w:val="004A350F"/>
    <w:rsid w:val="004A3925"/>
    <w:rsid w:val="004A3C39"/>
    <w:rsid w:val="004A40A8"/>
    <w:rsid w:val="004A4607"/>
    <w:rsid w:val="004A4837"/>
    <w:rsid w:val="004A499B"/>
    <w:rsid w:val="004A4D30"/>
    <w:rsid w:val="004A4FD5"/>
    <w:rsid w:val="004A53A9"/>
    <w:rsid w:val="004A5D40"/>
    <w:rsid w:val="004A5E5F"/>
    <w:rsid w:val="004A5F43"/>
    <w:rsid w:val="004A67FC"/>
    <w:rsid w:val="004A680F"/>
    <w:rsid w:val="004A70AD"/>
    <w:rsid w:val="004A7715"/>
    <w:rsid w:val="004A7928"/>
    <w:rsid w:val="004A7E62"/>
    <w:rsid w:val="004B07D5"/>
    <w:rsid w:val="004B0925"/>
    <w:rsid w:val="004B095D"/>
    <w:rsid w:val="004B0FCA"/>
    <w:rsid w:val="004B0FF5"/>
    <w:rsid w:val="004B118E"/>
    <w:rsid w:val="004B178E"/>
    <w:rsid w:val="004B18C9"/>
    <w:rsid w:val="004B1B5B"/>
    <w:rsid w:val="004B2B0C"/>
    <w:rsid w:val="004B3624"/>
    <w:rsid w:val="004B3D3E"/>
    <w:rsid w:val="004B4175"/>
    <w:rsid w:val="004B457B"/>
    <w:rsid w:val="004B4684"/>
    <w:rsid w:val="004B4936"/>
    <w:rsid w:val="004B49F5"/>
    <w:rsid w:val="004B4AA0"/>
    <w:rsid w:val="004B4C8C"/>
    <w:rsid w:val="004B597B"/>
    <w:rsid w:val="004B5B03"/>
    <w:rsid w:val="004B636D"/>
    <w:rsid w:val="004B7FEE"/>
    <w:rsid w:val="004C003A"/>
    <w:rsid w:val="004C0779"/>
    <w:rsid w:val="004C07F7"/>
    <w:rsid w:val="004C07FA"/>
    <w:rsid w:val="004C0FC8"/>
    <w:rsid w:val="004C15C0"/>
    <w:rsid w:val="004C190B"/>
    <w:rsid w:val="004C1982"/>
    <w:rsid w:val="004C1DC8"/>
    <w:rsid w:val="004C1F5A"/>
    <w:rsid w:val="004C209A"/>
    <w:rsid w:val="004C257A"/>
    <w:rsid w:val="004C2834"/>
    <w:rsid w:val="004C28EE"/>
    <w:rsid w:val="004C2AC8"/>
    <w:rsid w:val="004C2D26"/>
    <w:rsid w:val="004C3071"/>
    <w:rsid w:val="004C308A"/>
    <w:rsid w:val="004C3657"/>
    <w:rsid w:val="004C39A3"/>
    <w:rsid w:val="004C3B7E"/>
    <w:rsid w:val="004C3BC5"/>
    <w:rsid w:val="004C3F91"/>
    <w:rsid w:val="004C414D"/>
    <w:rsid w:val="004C42A0"/>
    <w:rsid w:val="004C4537"/>
    <w:rsid w:val="004C4565"/>
    <w:rsid w:val="004C4C09"/>
    <w:rsid w:val="004C4EF9"/>
    <w:rsid w:val="004C52C4"/>
    <w:rsid w:val="004C52EC"/>
    <w:rsid w:val="004C5F10"/>
    <w:rsid w:val="004C5F6E"/>
    <w:rsid w:val="004C65E1"/>
    <w:rsid w:val="004C6710"/>
    <w:rsid w:val="004C69D7"/>
    <w:rsid w:val="004C6C5A"/>
    <w:rsid w:val="004C7CA7"/>
    <w:rsid w:val="004D0181"/>
    <w:rsid w:val="004D04A7"/>
    <w:rsid w:val="004D0CAF"/>
    <w:rsid w:val="004D0DFB"/>
    <w:rsid w:val="004D0E12"/>
    <w:rsid w:val="004D10DF"/>
    <w:rsid w:val="004D14E9"/>
    <w:rsid w:val="004D173F"/>
    <w:rsid w:val="004D17E2"/>
    <w:rsid w:val="004D1D40"/>
    <w:rsid w:val="004D27C9"/>
    <w:rsid w:val="004D2832"/>
    <w:rsid w:val="004D2A83"/>
    <w:rsid w:val="004D2D43"/>
    <w:rsid w:val="004D3AE2"/>
    <w:rsid w:val="004D3BD2"/>
    <w:rsid w:val="004D3BDB"/>
    <w:rsid w:val="004D3FFE"/>
    <w:rsid w:val="004D4087"/>
    <w:rsid w:val="004D40FE"/>
    <w:rsid w:val="004D4655"/>
    <w:rsid w:val="004D471D"/>
    <w:rsid w:val="004D4CCA"/>
    <w:rsid w:val="004D4E9A"/>
    <w:rsid w:val="004D54A6"/>
    <w:rsid w:val="004D5FA9"/>
    <w:rsid w:val="004D6453"/>
    <w:rsid w:val="004D6658"/>
    <w:rsid w:val="004D6B7E"/>
    <w:rsid w:val="004D71E8"/>
    <w:rsid w:val="004D7755"/>
    <w:rsid w:val="004D7E0B"/>
    <w:rsid w:val="004D7F38"/>
    <w:rsid w:val="004E0174"/>
    <w:rsid w:val="004E01AC"/>
    <w:rsid w:val="004E02EE"/>
    <w:rsid w:val="004E0622"/>
    <w:rsid w:val="004E0C37"/>
    <w:rsid w:val="004E0D30"/>
    <w:rsid w:val="004E0EB7"/>
    <w:rsid w:val="004E1FED"/>
    <w:rsid w:val="004E2059"/>
    <w:rsid w:val="004E2566"/>
    <w:rsid w:val="004E2A1C"/>
    <w:rsid w:val="004E2D03"/>
    <w:rsid w:val="004E3408"/>
    <w:rsid w:val="004E3463"/>
    <w:rsid w:val="004E393C"/>
    <w:rsid w:val="004E46A7"/>
    <w:rsid w:val="004E47BC"/>
    <w:rsid w:val="004E49EC"/>
    <w:rsid w:val="004E4D7D"/>
    <w:rsid w:val="004E4EEB"/>
    <w:rsid w:val="004E4EF9"/>
    <w:rsid w:val="004E577B"/>
    <w:rsid w:val="004E5B00"/>
    <w:rsid w:val="004E5F32"/>
    <w:rsid w:val="004E630E"/>
    <w:rsid w:val="004E6AAC"/>
    <w:rsid w:val="004E6B35"/>
    <w:rsid w:val="004E6E2B"/>
    <w:rsid w:val="004E6ECD"/>
    <w:rsid w:val="004E71D4"/>
    <w:rsid w:val="004E7655"/>
    <w:rsid w:val="004E77A5"/>
    <w:rsid w:val="004E77AE"/>
    <w:rsid w:val="004F024D"/>
    <w:rsid w:val="004F0C95"/>
    <w:rsid w:val="004F0E96"/>
    <w:rsid w:val="004F1314"/>
    <w:rsid w:val="004F1459"/>
    <w:rsid w:val="004F21EB"/>
    <w:rsid w:val="004F25B3"/>
    <w:rsid w:val="004F262F"/>
    <w:rsid w:val="004F297A"/>
    <w:rsid w:val="004F35D3"/>
    <w:rsid w:val="004F384A"/>
    <w:rsid w:val="004F3FBC"/>
    <w:rsid w:val="004F44F5"/>
    <w:rsid w:val="004F4D6B"/>
    <w:rsid w:val="004F4E3D"/>
    <w:rsid w:val="004F5373"/>
    <w:rsid w:val="004F5F01"/>
    <w:rsid w:val="004F613B"/>
    <w:rsid w:val="004F6166"/>
    <w:rsid w:val="004F6720"/>
    <w:rsid w:val="004F7019"/>
    <w:rsid w:val="004F703B"/>
    <w:rsid w:val="004F70E4"/>
    <w:rsid w:val="004F7428"/>
    <w:rsid w:val="004F760A"/>
    <w:rsid w:val="004F79FA"/>
    <w:rsid w:val="004F7B8F"/>
    <w:rsid w:val="004F7E6A"/>
    <w:rsid w:val="004F7FF6"/>
    <w:rsid w:val="005001D0"/>
    <w:rsid w:val="005005B6"/>
    <w:rsid w:val="00500E36"/>
    <w:rsid w:val="0050103A"/>
    <w:rsid w:val="005015D8"/>
    <w:rsid w:val="00501B53"/>
    <w:rsid w:val="00501B7E"/>
    <w:rsid w:val="00501CE3"/>
    <w:rsid w:val="00501EA0"/>
    <w:rsid w:val="00503348"/>
    <w:rsid w:val="00503493"/>
    <w:rsid w:val="00503A8A"/>
    <w:rsid w:val="00503E4A"/>
    <w:rsid w:val="00503EEA"/>
    <w:rsid w:val="00503EEF"/>
    <w:rsid w:val="005044FA"/>
    <w:rsid w:val="0050461F"/>
    <w:rsid w:val="005048DD"/>
    <w:rsid w:val="00505FD7"/>
    <w:rsid w:val="00506990"/>
    <w:rsid w:val="00506B41"/>
    <w:rsid w:val="00506C35"/>
    <w:rsid w:val="005074BF"/>
    <w:rsid w:val="0051086D"/>
    <w:rsid w:val="005111C4"/>
    <w:rsid w:val="0051121F"/>
    <w:rsid w:val="0051131D"/>
    <w:rsid w:val="00511511"/>
    <w:rsid w:val="005117A5"/>
    <w:rsid w:val="00511EAA"/>
    <w:rsid w:val="00512064"/>
    <w:rsid w:val="005124B1"/>
    <w:rsid w:val="0051272C"/>
    <w:rsid w:val="00512AEF"/>
    <w:rsid w:val="00512BAC"/>
    <w:rsid w:val="00512D43"/>
    <w:rsid w:val="00513257"/>
    <w:rsid w:val="00513477"/>
    <w:rsid w:val="00513905"/>
    <w:rsid w:val="00513D81"/>
    <w:rsid w:val="00513DD4"/>
    <w:rsid w:val="00513F7E"/>
    <w:rsid w:val="00514B0C"/>
    <w:rsid w:val="00514B90"/>
    <w:rsid w:val="00514C28"/>
    <w:rsid w:val="00514FB1"/>
    <w:rsid w:val="005151B9"/>
    <w:rsid w:val="00515220"/>
    <w:rsid w:val="0051560F"/>
    <w:rsid w:val="00515BD6"/>
    <w:rsid w:val="00515D15"/>
    <w:rsid w:val="00516373"/>
    <w:rsid w:val="005164F8"/>
    <w:rsid w:val="00516FB5"/>
    <w:rsid w:val="00516FE4"/>
    <w:rsid w:val="0051719C"/>
    <w:rsid w:val="00517564"/>
    <w:rsid w:val="0052037A"/>
    <w:rsid w:val="00520E3F"/>
    <w:rsid w:val="00520EA5"/>
    <w:rsid w:val="00521C95"/>
    <w:rsid w:val="00521FC0"/>
    <w:rsid w:val="00522143"/>
    <w:rsid w:val="00522AA7"/>
    <w:rsid w:val="00522D5C"/>
    <w:rsid w:val="005234CD"/>
    <w:rsid w:val="00523792"/>
    <w:rsid w:val="00523991"/>
    <w:rsid w:val="00523D45"/>
    <w:rsid w:val="00524034"/>
    <w:rsid w:val="0052409D"/>
    <w:rsid w:val="005241F0"/>
    <w:rsid w:val="00524469"/>
    <w:rsid w:val="00524621"/>
    <w:rsid w:val="00524791"/>
    <w:rsid w:val="00524FA7"/>
    <w:rsid w:val="00525556"/>
    <w:rsid w:val="0052566D"/>
    <w:rsid w:val="00525883"/>
    <w:rsid w:val="005259EC"/>
    <w:rsid w:val="00525D57"/>
    <w:rsid w:val="005261A5"/>
    <w:rsid w:val="00526935"/>
    <w:rsid w:val="00526B40"/>
    <w:rsid w:val="00526C25"/>
    <w:rsid w:val="00526F31"/>
    <w:rsid w:val="005276D8"/>
    <w:rsid w:val="00530085"/>
    <w:rsid w:val="0053034F"/>
    <w:rsid w:val="005303CD"/>
    <w:rsid w:val="005309B4"/>
    <w:rsid w:val="00530F58"/>
    <w:rsid w:val="00531104"/>
    <w:rsid w:val="005311C7"/>
    <w:rsid w:val="00531A13"/>
    <w:rsid w:val="00532444"/>
    <w:rsid w:val="0053277A"/>
    <w:rsid w:val="00532EEA"/>
    <w:rsid w:val="00533635"/>
    <w:rsid w:val="00533AC7"/>
    <w:rsid w:val="00533BB7"/>
    <w:rsid w:val="00534854"/>
    <w:rsid w:val="00534A7F"/>
    <w:rsid w:val="00535468"/>
    <w:rsid w:val="00536428"/>
    <w:rsid w:val="0053661A"/>
    <w:rsid w:val="00537640"/>
    <w:rsid w:val="00537AEE"/>
    <w:rsid w:val="00537AF0"/>
    <w:rsid w:val="00537C75"/>
    <w:rsid w:val="00537C81"/>
    <w:rsid w:val="00537F2F"/>
    <w:rsid w:val="00540388"/>
    <w:rsid w:val="00540697"/>
    <w:rsid w:val="00541975"/>
    <w:rsid w:val="00541C71"/>
    <w:rsid w:val="00541FA0"/>
    <w:rsid w:val="00542046"/>
    <w:rsid w:val="00542233"/>
    <w:rsid w:val="005422D3"/>
    <w:rsid w:val="00542448"/>
    <w:rsid w:val="0054286E"/>
    <w:rsid w:val="00542A96"/>
    <w:rsid w:val="00542CA6"/>
    <w:rsid w:val="00542ECC"/>
    <w:rsid w:val="005433D7"/>
    <w:rsid w:val="005438D4"/>
    <w:rsid w:val="00543970"/>
    <w:rsid w:val="00543D4E"/>
    <w:rsid w:val="00544048"/>
    <w:rsid w:val="00544522"/>
    <w:rsid w:val="005447AC"/>
    <w:rsid w:val="00544C1E"/>
    <w:rsid w:val="00544D4B"/>
    <w:rsid w:val="0054502B"/>
    <w:rsid w:val="0054502F"/>
    <w:rsid w:val="0054557A"/>
    <w:rsid w:val="00545732"/>
    <w:rsid w:val="00546256"/>
    <w:rsid w:val="005466EE"/>
    <w:rsid w:val="00546BEC"/>
    <w:rsid w:val="00546DB2"/>
    <w:rsid w:val="00547103"/>
    <w:rsid w:val="005478B6"/>
    <w:rsid w:val="00547A75"/>
    <w:rsid w:val="00550B17"/>
    <w:rsid w:val="00551706"/>
    <w:rsid w:val="005518C9"/>
    <w:rsid w:val="005518D4"/>
    <w:rsid w:val="00551B2B"/>
    <w:rsid w:val="00551CB5"/>
    <w:rsid w:val="0055206D"/>
    <w:rsid w:val="005528B7"/>
    <w:rsid w:val="00552982"/>
    <w:rsid w:val="00552B6A"/>
    <w:rsid w:val="00552E0C"/>
    <w:rsid w:val="00552F2E"/>
    <w:rsid w:val="00553469"/>
    <w:rsid w:val="00553657"/>
    <w:rsid w:val="00553AA2"/>
    <w:rsid w:val="00554458"/>
    <w:rsid w:val="00554502"/>
    <w:rsid w:val="00554605"/>
    <w:rsid w:val="005548B7"/>
    <w:rsid w:val="00554E15"/>
    <w:rsid w:val="00555509"/>
    <w:rsid w:val="00555618"/>
    <w:rsid w:val="00555A6E"/>
    <w:rsid w:val="00555A7E"/>
    <w:rsid w:val="00555C9A"/>
    <w:rsid w:val="00555D29"/>
    <w:rsid w:val="00555FCD"/>
    <w:rsid w:val="0055614C"/>
    <w:rsid w:val="00556212"/>
    <w:rsid w:val="00556A1C"/>
    <w:rsid w:val="00557C4B"/>
    <w:rsid w:val="00557F25"/>
    <w:rsid w:val="00557FEC"/>
    <w:rsid w:val="00560B50"/>
    <w:rsid w:val="00560B7C"/>
    <w:rsid w:val="005619F1"/>
    <w:rsid w:val="00561D19"/>
    <w:rsid w:val="00562593"/>
    <w:rsid w:val="005626FB"/>
    <w:rsid w:val="005629DD"/>
    <w:rsid w:val="00563F14"/>
    <w:rsid w:val="0056422C"/>
    <w:rsid w:val="005650D7"/>
    <w:rsid w:val="005650EC"/>
    <w:rsid w:val="00565190"/>
    <w:rsid w:val="0056520B"/>
    <w:rsid w:val="0056546F"/>
    <w:rsid w:val="00565531"/>
    <w:rsid w:val="00565786"/>
    <w:rsid w:val="00565BAA"/>
    <w:rsid w:val="005660AC"/>
    <w:rsid w:val="00566879"/>
    <w:rsid w:val="00566B4F"/>
    <w:rsid w:val="00566EF9"/>
    <w:rsid w:val="00566F6B"/>
    <w:rsid w:val="005673E5"/>
    <w:rsid w:val="00567E1A"/>
    <w:rsid w:val="00567FB3"/>
    <w:rsid w:val="0057017C"/>
    <w:rsid w:val="00570291"/>
    <w:rsid w:val="0057062F"/>
    <w:rsid w:val="00570B51"/>
    <w:rsid w:val="00571662"/>
    <w:rsid w:val="00572748"/>
    <w:rsid w:val="00573312"/>
    <w:rsid w:val="005733AF"/>
    <w:rsid w:val="005735A1"/>
    <w:rsid w:val="005738B8"/>
    <w:rsid w:val="00573C1C"/>
    <w:rsid w:val="005740CE"/>
    <w:rsid w:val="005749E1"/>
    <w:rsid w:val="00574A28"/>
    <w:rsid w:val="00574E69"/>
    <w:rsid w:val="005752FD"/>
    <w:rsid w:val="005761F4"/>
    <w:rsid w:val="00576CA2"/>
    <w:rsid w:val="00576F2E"/>
    <w:rsid w:val="005770FD"/>
    <w:rsid w:val="005773F7"/>
    <w:rsid w:val="0057790B"/>
    <w:rsid w:val="00580294"/>
    <w:rsid w:val="005804C5"/>
    <w:rsid w:val="0058064C"/>
    <w:rsid w:val="0058088B"/>
    <w:rsid w:val="00580CC9"/>
    <w:rsid w:val="00580DA5"/>
    <w:rsid w:val="00580F9C"/>
    <w:rsid w:val="0058143D"/>
    <w:rsid w:val="005819A5"/>
    <w:rsid w:val="005819BB"/>
    <w:rsid w:val="00581CFF"/>
    <w:rsid w:val="00581E0C"/>
    <w:rsid w:val="005827A2"/>
    <w:rsid w:val="00582920"/>
    <w:rsid w:val="00583A0F"/>
    <w:rsid w:val="005842CD"/>
    <w:rsid w:val="005852AF"/>
    <w:rsid w:val="00585434"/>
    <w:rsid w:val="00585D0F"/>
    <w:rsid w:val="00586A9D"/>
    <w:rsid w:val="00586E14"/>
    <w:rsid w:val="00586FAB"/>
    <w:rsid w:val="0058702F"/>
    <w:rsid w:val="005872DA"/>
    <w:rsid w:val="00587325"/>
    <w:rsid w:val="00590F61"/>
    <w:rsid w:val="00591013"/>
    <w:rsid w:val="00591024"/>
    <w:rsid w:val="00591445"/>
    <w:rsid w:val="00591922"/>
    <w:rsid w:val="00591D65"/>
    <w:rsid w:val="00592A2B"/>
    <w:rsid w:val="00592DA8"/>
    <w:rsid w:val="00592F4F"/>
    <w:rsid w:val="005935E2"/>
    <w:rsid w:val="0059384A"/>
    <w:rsid w:val="00593ECC"/>
    <w:rsid w:val="005941A6"/>
    <w:rsid w:val="0059422E"/>
    <w:rsid w:val="005945B8"/>
    <w:rsid w:val="00595206"/>
    <w:rsid w:val="00595F13"/>
    <w:rsid w:val="00596459"/>
    <w:rsid w:val="00596531"/>
    <w:rsid w:val="0059698D"/>
    <w:rsid w:val="00597551"/>
    <w:rsid w:val="00597C6F"/>
    <w:rsid w:val="005A044D"/>
    <w:rsid w:val="005A06DC"/>
    <w:rsid w:val="005A0AA1"/>
    <w:rsid w:val="005A0DE8"/>
    <w:rsid w:val="005A13FA"/>
    <w:rsid w:val="005A1543"/>
    <w:rsid w:val="005A1C71"/>
    <w:rsid w:val="005A1F22"/>
    <w:rsid w:val="005A253F"/>
    <w:rsid w:val="005A2631"/>
    <w:rsid w:val="005A28C8"/>
    <w:rsid w:val="005A2F46"/>
    <w:rsid w:val="005A331E"/>
    <w:rsid w:val="005A3BD7"/>
    <w:rsid w:val="005A3DC7"/>
    <w:rsid w:val="005A3E19"/>
    <w:rsid w:val="005A3EDB"/>
    <w:rsid w:val="005A508D"/>
    <w:rsid w:val="005A5C06"/>
    <w:rsid w:val="005A6209"/>
    <w:rsid w:val="005A6701"/>
    <w:rsid w:val="005A6DB0"/>
    <w:rsid w:val="005A7210"/>
    <w:rsid w:val="005A764D"/>
    <w:rsid w:val="005A7EC5"/>
    <w:rsid w:val="005B034A"/>
    <w:rsid w:val="005B0B8E"/>
    <w:rsid w:val="005B0E2B"/>
    <w:rsid w:val="005B0F45"/>
    <w:rsid w:val="005B21AF"/>
    <w:rsid w:val="005B21DD"/>
    <w:rsid w:val="005B33EF"/>
    <w:rsid w:val="005B3AC5"/>
    <w:rsid w:val="005B3F72"/>
    <w:rsid w:val="005B3F87"/>
    <w:rsid w:val="005B45C0"/>
    <w:rsid w:val="005B4714"/>
    <w:rsid w:val="005B4A4E"/>
    <w:rsid w:val="005B4B26"/>
    <w:rsid w:val="005B5C2C"/>
    <w:rsid w:val="005B5C42"/>
    <w:rsid w:val="005B5F50"/>
    <w:rsid w:val="005B6769"/>
    <w:rsid w:val="005B68CE"/>
    <w:rsid w:val="005B6D7C"/>
    <w:rsid w:val="005B6ECF"/>
    <w:rsid w:val="005B72A6"/>
    <w:rsid w:val="005B7A14"/>
    <w:rsid w:val="005B7D1D"/>
    <w:rsid w:val="005C0999"/>
    <w:rsid w:val="005C0B23"/>
    <w:rsid w:val="005C0E2A"/>
    <w:rsid w:val="005C1AA0"/>
    <w:rsid w:val="005C1B5C"/>
    <w:rsid w:val="005C2066"/>
    <w:rsid w:val="005C3100"/>
    <w:rsid w:val="005C33E4"/>
    <w:rsid w:val="005C3448"/>
    <w:rsid w:val="005C4244"/>
    <w:rsid w:val="005C4442"/>
    <w:rsid w:val="005C4BDC"/>
    <w:rsid w:val="005C5076"/>
    <w:rsid w:val="005C549C"/>
    <w:rsid w:val="005C55D1"/>
    <w:rsid w:val="005C577A"/>
    <w:rsid w:val="005C5A17"/>
    <w:rsid w:val="005C60AA"/>
    <w:rsid w:val="005C60C1"/>
    <w:rsid w:val="005C707F"/>
    <w:rsid w:val="005C79BD"/>
    <w:rsid w:val="005C7D7B"/>
    <w:rsid w:val="005D144D"/>
    <w:rsid w:val="005D1530"/>
    <w:rsid w:val="005D1560"/>
    <w:rsid w:val="005D166E"/>
    <w:rsid w:val="005D2383"/>
    <w:rsid w:val="005D2555"/>
    <w:rsid w:val="005D3503"/>
    <w:rsid w:val="005D3BBB"/>
    <w:rsid w:val="005D50C7"/>
    <w:rsid w:val="005D5F8D"/>
    <w:rsid w:val="005D6009"/>
    <w:rsid w:val="005D64BC"/>
    <w:rsid w:val="005D66A0"/>
    <w:rsid w:val="005D672D"/>
    <w:rsid w:val="005D7840"/>
    <w:rsid w:val="005D7AAC"/>
    <w:rsid w:val="005D7FE4"/>
    <w:rsid w:val="005E0033"/>
    <w:rsid w:val="005E01CF"/>
    <w:rsid w:val="005E08A4"/>
    <w:rsid w:val="005E0E00"/>
    <w:rsid w:val="005E0E3F"/>
    <w:rsid w:val="005E1863"/>
    <w:rsid w:val="005E20AD"/>
    <w:rsid w:val="005E2582"/>
    <w:rsid w:val="005E29EF"/>
    <w:rsid w:val="005E2A0D"/>
    <w:rsid w:val="005E2AC7"/>
    <w:rsid w:val="005E2B60"/>
    <w:rsid w:val="005E2E17"/>
    <w:rsid w:val="005E30F5"/>
    <w:rsid w:val="005E3280"/>
    <w:rsid w:val="005E35DA"/>
    <w:rsid w:val="005E41A7"/>
    <w:rsid w:val="005E4310"/>
    <w:rsid w:val="005E43E4"/>
    <w:rsid w:val="005E4DF0"/>
    <w:rsid w:val="005E5370"/>
    <w:rsid w:val="005E5E9F"/>
    <w:rsid w:val="005E635E"/>
    <w:rsid w:val="005E6608"/>
    <w:rsid w:val="005E6C78"/>
    <w:rsid w:val="005E6D26"/>
    <w:rsid w:val="005E7023"/>
    <w:rsid w:val="005E742A"/>
    <w:rsid w:val="005E747C"/>
    <w:rsid w:val="005E7492"/>
    <w:rsid w:val="005E74DE"/>
    <w:rsid w:val="005F00FC"/>
    <w:rsid w:val="005F01E1"/>
    <w:rsid w:val="005F069C"/>
    <w:rsid w:val="005F07D2"/>
    <w:rsid w:val="005F1876"/>
    <w:rsid w:val="005F193C"/>
    <w:rsid w:val="005F21D1"/>
    <w:rsid w:val="005F22F4"/>
    <w:rsid w:val="005F23DE"/>
    <w:rsid w:val="005F3B88"/>
    <w:rsid w:val="005F3C21"/>
    <w:rsid w:val="005F3FAF"/>
    <w:rsid w:val="005F4166"/>
    <w:rsid w:val="005F5A80"/>
    <w:rsid w:val="005F6685"/>
    <w:rsid w:val="005F6791"/>
    <w:rsid w:val="005F68A2"/>
    <w:rsid w:val="005F6A45"/>
    <w:rsid w:val="005F72A2"/>
    <w:rsid w:val="005F7C7C"/>
    <w:rsid w:val="00600400"/>
    <w:rsid w:val="00600407"/>
    <w:rsid w:val="00600479"/>
    <w:rsid w:val="00601398"/>
    <w:rsid w:val="0060140F"/>
    <w:rsid w:val="00601833"/>
    <w:rsid w:val="00601F05"/>
    <w:rsid w:val="00601F76"/>
    <w:rsid w:val="00602050"/>
    <w:rsid w:val="006020E9"/>
    <w:rsid w:val="00602578"/>
    <w:rsid w:val="006027DB"/>
    <w:rsid w:val="006028DA"/>
    <w:rsid w:val="00602A16"/>
    <w:rsid w:val="00602DDF"/>
    <w:rsid w:val="00603120"/>
    <w:rsid w:val="00603394"/>
    <w:rsid w:val="00603B77"/>
    <w:rsid w:val="00603BB9"/>
    <w:rsid w:val="00603D05"/>
    <w:rsid w:val="00603ED4"/>
    <w:rsid w:val="0060458A"/>
    <w:rsid w:val="006049CC"/>
    <w:rsid w:val="00604ADF"/>
    <w:rsid w:val="00604BAF"/>
    <w:rsid w:val="00604DB7"/>
    <w:rsid w:val="00605123"/>
    <w:rsid w:val="00605436"/>
    <w:rsid w:val="00605731"/>
    <w:rsid w:val="00605B62"/>
    <w:rsid w:val="006067FC"/>
    <w:rsid w:val="00606852"/>
    <w:rsid w:val="00606927"/>
    <w:rsid w:val="00606C40"/>
    <w:rsid w:val="00606D5B"/>
    <w:rsid w:val="00607651"/>
    <w:rsid w:val="00607F85"/>
    <w:rsid w:val="006101C3"/>
    <w:rsid w:val="0061057B"/>
    <w:rsid w:val="0061152E"/>
    <w:rsid w:val="00611635"/>
    <w:rsid w:val="00611737"/>
    <w:rsid w:val="00611B82"/>
    <w:rsid w:val="00611BA1"/>
    <w:rsid w:val="00611CD8"/>
    <w:rsid w:val="006121E8"/>
    <w:rsid w:val="006122D8"/>
    <w:rsid w:val="00612479"/>
    <w:rsid w:val="006124B1"/>
    <w:rsid w:val="0061286A"/>
    <w:rsid w:val="006128EF"/>
    <w:rsid w:val="00612E8C"/>
    <w:rsid w:val="006130CE"/>
    <w:rsid w:val="00613A4A"/>
    <w:rsid w:val="00613EFB"/>
    <w:rsid w:val="00614384"/>
    <w:rsid w:val="006144A1"/>
    <w:rsid w:val="00614757"/>
    <w:rsid w:val="00614E0C"/>
    <w:rsid w:val="006150C4"/>
    <w:rsid w:val="00615574"/>
    <w:rsid w:val="00615C12"/>
    <w:rsid w:val="00615CCC"/>
    <w:rsid w:val="00616293"/>
    <w:rsid w:val="00616523"/>
    <w:rsid w:val="00616834"/>
    <w:rsid w:val="00616B18"/>
    <w:rsid w:val="0061742B"/>
    <w:rsid w:val="00617ACA"/>
    <w:rsid w:val="00617D15"/>
    <w:rsid w:val="00620195"/>
    <w:rsid w:val="006204FE"/>
    <w:rsid w:val="00620775"/>
    <w:rsid w:val="00620A99"/>
    <w:rsid w:val="006219DC"/>
    <w:rsid w:val="00621DDE"/>
    <w:rsid w:val="006221D9"/>
    <w:rsid w:val="006221FD"/>
    <w:rsid w:val="0062238A"/>
    <w:rsid w:val="00623142"/>
    <w:rsid w:val="0062314A"/>
    <w:rsid w:val="006233A4"/>
    <w:rsid w:val="0062350E"/>
    <w:rsid w:val="00623685"/>
    <w:rsid w:val="00623A26"/>
    <w:rsid w:val="0062413E"/>
    <w:rsid w:val="00624C07"/>
    <w:rsid w:val="0062524E"/>
    <w:rsid w:val="0062536D"/>
    <w:rsid w:val="00625761"/>
    <w:rsid w:val="00626A68"/>
    <w:rsid w:val="00626DAB"/>
    <w:rsid w:val="00627303"/>
    <w:rsid w:val="006274AF"/>
    <w:rsid w:val="00627ACE"/>
    <w:rsid w:val="00627F7C"/>
    <w:rsid w:val="0063057A"/>
    <w:rsid w:val="0063078C"/>
    <w:rsid w:val="00630CE1"/>
    <w:rsid w:val="0063123B"/>
    <w:rsid w:val="00631627"/>
    <w:rsid w:val="00631BB5"/>
    <w:rsid w:val="00631CD3"/>
    <w:rsid w:val="006320D6"/>
    <w:rsid w:val="006328AD"/>
    <w:rsid w:val="00632A52"/>
    <w:rsid w:val="00632B74"/>
    <w:rsid w:val="00633412"/>
    <w:rsid w:val="006334C3"/>
    <w:rsid w:val="00633804"/>
    <w:rsid w:val="0063391D"/>
    <w:rsid w:val="006339D9"/>
    <w:rsid w:val="00633F86"/>
    <w:rsid w:val="0063433B"/>
    <w:rsid w:val="0063460A"/>
    <w:rsid w:val="006347B6"/>
    <w:rsid w:val="00634BD8"/>
    <w:rsid w:val="00635904"/>
    <w:rsid w:val="006360E6"/>
    <w:rsid w:val="006361FE"/>
    <w:rsid w:val="0063626C"/>
    <w:rsid w:val="00636656"/>
    <w:rsid w:val="00636E69"/>
    <w:rsid w:val="00637303"/>
    <w:rsid w:val="0063755C"/>
    <w:rsid w:val="006375DA"/>
    <w:rsid w:val="006375F1"/>
    <w:rsid w:val="00637617"/>
    <w:rsid w:val="00637F12"/>
    <w:rsid w:val="0064009C"/>
    <w:rsid w:val="0064023C"/>
    <w:rsid w:val="006406A3"/>
    <w:rsid w:val="006406FC"/>
    <w:rsid w:val="00640A5A"/>
    <w:rsid w:val="00640EF4"/>
    <w:rsid w:val="00641174"/>
    <w:rsid w:val="00641CE2"/>
    <w:rsid w:val="00641DD3"/>
    <w:rsid w:val="006421DB"/>
    <w:rsid w:val="00642739"/>
    <w:rsid w:val="006427C3"/>
    <w:rsid w:val="006429EE"/>
    <w:rsid w:val="00642A80"/>
    <w:rsid w:val="00642CFF"/>
    <w:rsid w:val="00642DAF"/>
    <w:rsid w:val="00643113"/>
    <w:rsid w:val="006437A3"/>
    <w:rsid w:val="006437E0"/>
    <w:rsid w:val="00643D28"/>
    <w:rsid w:val="00644100"/>
    <w:rsid w:val="006442D5"/>
    <w:rsid w:val="00644E86"/>
    <w:rsid w:val="00645342"/>
    <w:rsid w:val="006453CC"/>
    <w:rsid w:val="00645A5E"/>
    <w:rsid w:val="006460D8"/>
    <w:rsid w:val="00646173"/>
    <w:rsid w:val="006461F2"/>
    <w:rsid w:val="00646629"/>
    <w:rsid w:val="00647482"/>
    <w:rsid w:val="00647597"/>
    <w:rsid w:val="006475FD"/>
    <w:rsid w:val="00647860"/>
    <w:rsid w:val="006478C4"/>
    <w:rsid w:val="0065061E"/>
    <w:rsid w:val="00650BE9"/>
    <w:rsid w:val="00651133"/>
    <w:rsid w:val="00651969"/>
    <w:rsid w:val="00652201"/>
    <w:rsid w:val="0065326E"/>
    <w:rsid w:val="006532D0"/>
    <w:rsid w:val="0065349E"/>
    <w:rsid w:val="006543B7"/>
    <w:rsid w:val="0065448D"/>
    <w:rsid w:val="006544E7"/>
    <w:rsid w:val="0065525C"/>
    <w:rsid w:val="00655878"/>
    <w:rsid w:val="00656487"/>
    <w:rsid w:val="00656D15"/>
    <w:rsid w:val="00657464"/>
    <w:rsid w:val="00657526"/>
    <w:rsid w:val="0065753F"/>
    <w:rsid w:val="006575D4"/>
    <w:rsid w:val="006579E4"/>
    <w:rsid w:val="00657FB5"/>
    <w:rsid w:val="006603C6"/>
    <w:rsid w:val="00660DF2"/>
    <w:rsid w:val="0066112F"/>
    <w:rsid w:val="00661158"/>
    <w:rsid w:val="00661292"/>
    <w:rsid w:val="006618DF"/>
    <w:rsid w:val="00662158"/>
    <w:rsid w:val="006623D9"/>
    <w:rsid w:val="00663557"/>
    <w:rsid w:val="0066371F"/>
    <w:rsid w:val="006638FD"/>
    <w:rsid w:val="006641B5"/>
    <w:rsid w:val="0066432C"/>
    <w:rsid w:val="00664948"/>
    <w:rsid w:val="00664CD3"/>
    <w:rsid w:val="006650BB"/>
    <w:rsid w:val="00665AE5"/>
    <w:rsid w:val="00665E3F"/>
    <w:rsid w:val="00666085"/>
    <w:rsid w:val="006663BD"/>
    <w:rsid w:val="006663C5"/>
    <w:rsid w:val="006664F6"/>
    <w:rsid w:val="0066676D"/>
    <w:rsid w:val="00666882"/>
    <w:rsid w:val="006668D6"/>
    <w:rsid w:val="00666A10"/>
    <w:rsid w:val="00666A7E"/>
    <w:rsid w:val="00666AA3"/>
    <w:rsid w:val="00666E31"/>
    <w:rsid w:val="00666EB2"/>
    <w:rsid w:val="00666F81"/>
    <w:rsid w:val="00667745"/>
    <w:rsid w:val="00667B15"/>
    <w:rsid w:val="00670514"/>
    <w:rsid w:val="006719E6"/>
    <w:rsid w:val="00671D4B"/>
    <w:rsid w:val="006726EA"/>
    <w:rsid w:val="00672777"/>
    <w:rsid w:val="00673630"/>
    <w:rsid w:val="00673D98"/>
    <w:rsid w:val="0067427A"/>
    <w:rsid w:val="006745A8"/>
    <w:rsid w:val="006746BF"/>
    <w:rsid w:val="00675351"/>
    <w:rsid w:val="006754A9"/>
    <w:rsid w:val="006757BA"/>
    <w:rsid w:val="00675BAD"/>
    <w:rsid w:val="006766EB"/>
    <w:rsid w:val="0067746F"/>
    <w:rsid w:val="00677478"/>
    <w:rsid w:val="0067793A"/>
    <w:rsid w:val="006800A4"/>
    <w:rsid w:val="0068042E"/>
    <w:rsid w:val="0068055E"/>
    <w:rsid w:val="00681F6C"/>
    <w:rsid w:val="00681F76"/>
    <w:rsid w:val="00682FB2"/>
    <w:rsid w:val="00683256"/>
    <w:rsid w:val="006835B8"/>
    <w:rsid w:val="00683D10"/>
    <w:rsid w:val="006847EE"/>
    <w:rsid w:val="00684A50"/>
    <w:rsid w:val="00684E01"/>
    <w:rsid w:val="00684EF5"/>
    <w:rsid w:val="006850F6"/>
    <w:rsid w:val="0068556D"/>
    <w:rsid w:val="006859B7"/>
    <w:rsid w:val="00685D09"/>
    <w:rsid w:val="00685ECA"/>
    <w:rsid w:val="00685F96"/>
    <w:rsid w:val="0068655D"/>
    <w:rsid w:val="00686CBC"/>
    <w:rsid w:val="006870E5"/>
    <w:rsid w:val="0068721D"/>
    <w:rsid w:val="0068724F"/>
    <w:rsid w:val="00690027"/>
    <w:rsid w:val="006900AF"/>
    <w:rsid w:val="00690253"/>
    <w:rsid w:val="00690B07"/>
    <w:rsid w:val="00691520"/>
    <w:rsid w:val="00691934"/>
    <w:rsid w:val="006921A1"/>
    <w:rsid w:val="00692416"/>
    <w:rsid w:val="0069277C"/>
    <w:rsid w:val="00692AE7"/>
    <w:rsid w:val="00692BFD"/>
    <w:rsid w:val="00692E45"/>
    <w:rsid w:val="00693347"/>
    <w:rsid w:val="00693B6F"/>
    <w:rsid w:val="00694446"/>
    <w:rsid w:val="006945BC"/>
    <w:rsid w:val="00694854"/>
    <w:rsid w:val="00694DBB"/>
    <w:rsid w:val="00695532"/>
    <w:rsid w:val="00695962"/>
    <w:rsid w:val="006960BA"/>
    <w:rsid w:val="00696110"/>
    <w:rsid w:val="006973DA"/>
    <w:rsid w:val="0069749E"/>
    <w:rsid w:val="00697E16"/>
    <w:rsid w:val="006A035E"/>
    <w:rsid w:val="006A053D"/>
    <w:rsid w:val="006A0722"/>
    <w:rsid w:val="006A074B"/>
    <w:rsid w:val="006A0877"/>
    <w:rsid w:val="006A08C7"/>
    <w:rsid w:val="006A0E4A"/>
    <w:rsid w:val="006A0EAF"/>
    <w:rsid w:val="006A1A61"/>
    <w:rsid w:val="006A2028"/>
    <w:rsid w:val="006A2066"/>
    <w:rsid w:val="006A4D44"/>
    <w:rsid w:val="006A4FF8"/>
    <w:rsid w:val="006A5009"/>
    <w:rsid w:val="006A50B0"/>
    <w:rsid w:val="006A520D"/>
    <w:rsid w:val="006A52FB"/>
    <w:rsid w:val="006A537E"/>
    <w:rsid w:val="006A54D7"/>
    <w:rsid w:val="006A55DC"/>
    <w:rsid w:val="006A5672"/>
    <w:rsid w:val="006A5894"/>
    <w:rsid w:val="006A5BB3"/>
    <w:rsid w:val="006A62F9"/>
    <w:rsid w:val="006A776E"/>
    <w:rsid w:val="006A7A6F"/>
    <w:rsid w:val="006A7AEE"/>
    <w:rsid w:val="006A7D7E"/>
    <w:rsid w:val="006A7FC0"/>
    <w:rsid w:val="006A7FE3"/>
    <w:rsid w:val="006B08B4"/>
    <w:rsid w:val="006B0A7E"/>
    <w:rsid w:val="006B13EF"/>
    <w:rsid w:val="006B2200"/>
    <w:rsid w:val="006B2315"/>
    <w:rsid w:val="006B251F"/>
    <w:rsid w:val="006B2FC5"/>
    <w:rsid w:val="006B3041"/>
    <w:rsid w:val="006B3407"/>
    <w:rsid w:val="006B38AF"/>
    <w:rsid w:val="006B3941"/>
    <w:rsid w:val="006B4148"/>
    <w:rsid w:val="006B451A"/>
    <w:rsid w:val="006B4F10"/>
    <w:rsid w:val="006B5637"/>
    <w:rsid w:val="006B5795"/>
    <w:rsid w:val="006B60B5"/>
    <w:rsid w:val="006B6CE8"/>
    <w:rsid w:val="006B760B"/>
    <w:rsid w:val="006B78AB"/>
    <w:rsid w:val="006B7C1F"/>
    <w:rsid w:val="006C0F17"/>
    <w:rsid w:val="006C1489"/>
    <w:rsid w:val="006C16B0"/>
    <w:rsid w:val="006C226C"/>
    <w:rsid w:val="006C3119"/>
    <w:rsid w:val="006C333F"/>
    <w:rsid w:val="006C36D2"/>
    <w:rsid w:val="006C3B7B"/>
    <w:rsid w:val="006C3D62"/>
    <w:rsid w:val="006C3DFF"/>
    <w:rsid w:val="006C4098"/>
    <w:rsid w:val="006C43A3"/>
    <w:rsid w:val="006C4474"/>
    <w:rsid w:val="006C4492"/>
    <w:rsid w:val="006C4989"/>
    <w:rsid w:val="006C4B4D"/>
    <w:rsid w:val="006C5535"/>
    <w:rsid w:val="006C6399"/>
    <w:rsid w:val="006C67DF"/>
    <w:rsid w:val="006C6AB9"/>
    <w:rsid w:val="006C7ACB"/>
    <w:rsid w:val="006D00B6"/>
    <w:rsid w:val="006D015D"/>
    <w:rsid w:val="006D0577"/>
    <w:rsid w:val="006D073B"/>
    <w:rsid w:val="006D10A4"/>
    <w:rsid w:val="006D11E1"/>
    <w:rsid w:val="006D19D2"/>
    <w:rsid w:val="006D1CDD"/>
    <w:rsid w:val="006D2118"/>
    <w:rsid w:val="006D2288"/>
    <w:rsid w:val="006D276E"/>
    <w:rsid w:val="006D2D64"/>
    <w:rsid w:val="006D3D9F"/>
    <w:rsid w:val="006D429B"/>
    <w:rsid w:val="006D48CF"/>
    <w:rsid w:val="006D4F42"/>
    <w:rsid w:val="006D57B9"/>
    <w:rsid w:val="006D59F7"/>
    <w:rsid w:val="006D6073"/>
    <w:rsid w:val="006D6E63"/>
    <w:rsid w:val="006D70C6"/>
    <w:rsid w:val="006D70FA"/>
    <w:rsid w:val="006D7953"/>
    <w:rsid w:val="006D7C6A"/>
    <w:rsid w:val="006E0503"/>
    <w:rsid w:val="006E061A"/>
    <w:rsid w:val="006E0884"/>
    <w:rsid w:val="006E0E52"/>
    <w:rsid w:val="006E11A2"/>
    <w:rsid w:val="006E1214"/>
    <w:rsid w:val="006E1775"/>
    <w:rsid w:val="006E20E5"/>
    <w:rsid w:val="006E2AD1"/>
    <w:rsid w:val="006E3596"/>
    <w:rsid w:val="006E473C"/>
    <w:rsid w:val="006E473F"/>
    <w:rsid w:val="006E54C6"/>
    <w:rsid w:val="006E5722"/>
    <w:rsid w:val="006E5731"/>
    <w:rsid w:val="006E588D"/>
    <w:rsid w:val="006E5A92"/>
    <w:rsid w:val="006E6365"/>
    <w:rsid w:val="006E6AC5"/>
    <w:rsid w:val="006E76CD"/>
    <w:rsid w:val="006E791B"/>
    <w:rsid w:val="006E7C34"/>
    <w:rsid w:val="006F0427"/>
    <w:rsid w:val="006F0630"/>
    <w:rsid w:val="006F172D"/>
    <w:rsid w:val="006F18E3"/>
    <w:rsid w:val="006F1D85"/>
    <w:rsid w:val="006F286D"/>
    <w:rsid w:val="006F2E70"/>
    <w:rsid w:val="006F2FB9"/>
    <w:rsid w:val="006F324E"/>
    <w:rsid w:val="006F32AD"/>
    <w:rsid w:val="006F3F0B"/>
    <w:rsid w:val="006F446A"/>
    <w:rsid w:val="006F46E8"/>
    <w:rsid w:val="006F4BC0"/>
    <w:rsid w:val="006F672F"/>
    <w:rsid w:val="006F6B54"/>
    <w:rsid w:val="006F6E85"/>
    <w:rsid w:val="00700047"/>
    <w:rsid w:val="007000F0"/>
    <w:rsid w:val="00700122"/>
    <w:rsid w:val="007001B5"/>
    <w:rsid w:val="00700427"/>
    <w:rsid w:val="0070059A"/>
    <w:rsid w:val="007007D3"/>
    <w:rsid w:val="0070093F"/>
    <w:rsid w:val="00701104"/>
    <w:rsid w:val="0070194A"/>
    <w:rsid w:val="0070274D"/>
    <w:rsid w:val="007027EC"/>
    <w:rsid w:val="00702A01"/>
    <w:rsid w:val="00702AB5"/>
    <w:rsid w:val="007033AB"/>
    <w:rsid w:val="00703663"/>
    <w:rsid w:val="00703F78"/>
    <w:rsid w:val="00703FED"/>
    <w:rsid w:val="00704014"/>
    <w:rsid w:val="00704F90"/>
    <w:rsid w:val="00705373"/>
    <w:rsid w:val="0070574D"/>
    <w:rsid w:val="00705AB3"/>
    <w:rsid w:val="00705BDE"/>
    <w:rsid w:val="00705EE6"/>
    <w:rsid w:val="00706933"/>
    <w:rsid w:val="00706DC4"/>
    <w:rsid w:val="00706E71"/>
    <w:rsid w:val="00707C15"/>
    <w:rsid w:val="0071009E"/>
    <w:rsid w:val="0071071B"/>
    <w:rsid w:val="0071074E"/>
    <w:rsid w:val="007108E3"/>
    <w:rsid w:val="00711365"/>
    <w:rsid w:val="00711E3E"/>
    <w:rsid w:val="00712029"/>
    <w:rsid w:val="00712790"/>
    <w:rsid w:val="00713069"/>
    <w:rsid w:val="0071356B"/>
    <w:rsid w:val="0071363E"/>
    <w:rsid w:val="00713BF3"/>
    <w:rsid w:val="0071586A"/>
    <w:rsid w:val="00716AD7"/>
    <w:rsid w:val="0071705A"/>
    <w:rsid w:val="007177CA"/>
    <w:rsid w:val="00717B95"/>
    <w:rsid w:val="00717CB6"/>
    <w:rsid w:val="00720172"/>
    <w:rsid w:val="00721578"/>
    <w:rsid w:val="007215DB"/>
    <w:rsid w:val="00721621"/>
    <w:rsid w:val="00721BFC"/>
    <w:rsid w:val="00722658"/>
    <w:rsid w:val="007226B3"/>
    <w:rsid w:val="007228BE"/>
    <w:rsid w:val="00722A36"/>
    <w:rsid w:val="0072306E"/>
    <w:rsid w:val="007248A5"/>
    <w:rsid w:val="00725639"/>
    <w:rsid w:val="0072594B"/>
    <w:rsid w:val="00726394"/>
    <w:rsid w:val="0072664B"/>
    <w:rsid w:val="00726B8A"/>
    <w:rsid w:val="00727012"/>
    <w:rsid w:val="007274EF"/>
    <w:rsid w:val="007278B5"/>
    <w:rsid w:val="00727BA6"/>
    <w:rsid w:val="0073092D"/>
    <w:rsid w:val="00730CD2"/>
    <w:rsid w:val="00731237"/>
    <w:rsid w:val="00731B5B"/>
    <w:rsid w:val="00731CA5"/>
    <w:rsid w:val="0073223F"/>
    <w:rsid w:val="0073303C"/>
    <w:rsid w:val="007335AF"/>
    <w:rsid w:val="00733D38"/>
    <w:rsid w:val="00733D8C"/>
    <w:rsid w:val="007340FA"/>
    <w:rsid w:val="007343D9"/>
    <w:rsid w:val="007343FD"/>
    <w:rsid w:val="00734A40"/>
    <w:rsid w:val="00734CDD"/>
    <w:rsid w:val="00735466"/>
    <w:rsid w:val="00735605"/>
    <w:rsid w:val="0073582E"/>
    <w:rsid w:val="007359F9"/>
    <w:rsid w:val="00735C85"/>
    <w:rsid w:val="00735D4D"/>
    <w:rsid w:val="00735F48"/>
    <w:rsid w:val="007362BC"/>
    <w:rsid w:val="007366EF"/>
    <w:rsid w:val="007367FE"/>
    <w:rsid w:val="0073690C"/>
    <w:rsid w:val="007369AE"/>
    <w:rsid w:val="00740058"/>
    <w:rsid w:val="007401D6"/>
    <w:rsid w:val="007409B5"/>
    <w:rsid w:val="00740A78"/>
    <w:rsid w:val="00740C57"/>
    <w:rsid w:val="007418A7"/>
    <w:rsid w:val="00741E0E"/>
    <w:rsid w:val="00741FBE"/>
    <w:rsid w:val="007421C0"/>
    <w:rsid w:val="007422A5"/>
    <w:rsid w:val="00742FEE"/>
    <w:rsid w:val="00742FF1"/>
    <w:rsid w:val="007432F0"/>
    <w:rsid w:val="007436C0"/>
    <w:rsid w:val="00743753"/>
    <w:rsid w:val="00743E33"/>
    <w:rsid w:val="0074482E"/>
    <w:rsid w:val="00744838"/>
    <w:rsid w:val="00745286"/>
    <w:rsid w:val="0074568B"/>
    <w:rsid w:val="00745DB9"/>
    <w:rsid w:val="00746BC0"/>
    <w:rsid w:val="00746E79"/>
    <w:rsid w:val="00747580"/>
    <w:rsid w:val="00747C77"/>
    <w:rsid w:val="00750F0A"/>
    <w:rsid w:val="00751018"/>
    <w:rsid w:val="007510E7"/>
    <w:rsid w:val="007516A0"/>
    <w:rsid w:val="007517F3"/>
    <w:rsid w:val="00751DF3"/>
    <w:rsid w:val="00752277"/>
    <w:rsid w:val="0075233A"/>
    <w:rsid w:val="00752B7E"/>
    <w:rsid w:val="00752C34"/>
    <w:rsid w:val="00752E67"/>
    <w:rsid w:val="00753137"/>
    <w:rsid w:val="0075323B"/>
    <w:rsid w:val="00753344"/>
    <w:rsid w:val="0075334F"/>
    <w:rsid w:val="0075345E"/>
    <w:rsid w:val="0075363F"/>
    <w:rsid w:val="0075396B"/>
    <w:rsid w:val="00753CB6"/>
    <w:rsid w:val="00753FC3"/>
    <w:rsid w:val="00754121"/>
    <w:rsid w:val="007543C0"/>
    <w:rsid w:val="007548FF"/>
    <w:rsid w:val="007557F3"/>
    <w:rsid w:val="00756275"/>
    <w:rsid w:val="00756B9B"/>
    <w:rsid w:val="00757836"/>
    <w:rsid w:val="0076000C"/>
    <w:rsid w:val="007605C8"/>
    <w:rsid w:val="00760BA8"/>
    <w:rsid w:val="0076161E"/>
    <w:rsid w:val="00761DCF"/>
    <w:rsid w:val="007621F7"/>
    <w:rsid w:val="007625A8"/>
    <w:rsid w:val="00762AE8"/>
    <w:rsid w:val="00762FC0"/>
    <w:rsid w:val="007635E3"/>
    <w:rsid w:val="00763BE6"/>
    <w:rsid w:val="007643F1"/>
    <w:rsid w:val="007648D8"/>
    <w:rsid w:val="00764AC4"/>
    <w:rsid w:val="00764AFB"/>
    <w:rsid w:val="00764BCA"/>
    <w:rsid w:val="00764F53"/>
    <w:rsid w:val="0076515F"/>
    <w:rsid w:val="00765BAE"/>
    <w:rsid w:val="00765E94"/>
    <w:rsid w:val="00766312"/>
    <w:rsid w:val="0076657D"/>
    <w:rsid w:val="007667C3"/>
    <w:rsid w:val="00767BBB"/>
    <w:rsid w:val="00767C99"/>
    <w:rsid w:val="00770079"/>
    <w:rsid w:val="00770260"/>
    <w:rsid w:val="007705C1"/>
    <w:rsid w:val="007706C3"/>
    <w:rsid w:val="00770A45"/>
    <w:rsid w:val="007710BE"/>
    <w:rsid w:val="00771A5F"/>
    <w:rsid w:val="00771BC9"/>
    <w:rsid w:val="007720B7"/>
    <w:rsid w:val="007722C2"/>
    <w:rsid w:val="00772E7E"/>
    <w:rsid w:val="007734F9"/>
    <w:rsid w:val="007735F2"/>
    <w:rsid w:val="00773612"/>
    <w:rsid w:val="0077394D"/>
    <w:rsid w:val="007743AE"/>
    <w:rsid w:val="00775081"/>
    <w:rsid w:val="007751D5"/>
    <w:rsid w:val="007755E1"/>
    <w:rsid w:val="00775BC4"/>
    <w:rsid w:val="007761B8"/>
    <w:rsid w:val="00776611"/>
    <w:rsid w:val="00776D4C"/>
    <w:rsid w:val="00776FFF"/>
    <w:rsid w:val="0077724B"/>
    <w:rsid w:val="007776D0"/>
    <w:rsid w:val="00777717"/>
    <w:rsid w:val="0077795D"/>
    <w:rsid w:val="00777C30"/>
    <w:rsid w:val="007801D7"/>
    <w:rsid w:val="007809A4"/>
    <w:rsid w:val="00780AB6"/>
    <w:rsid w:val="00781049"/>
    <w:rsid w:val="00781346"/>
    <w:rsid w:val="007813E6"/>
    <w:rsid w:val="0078171B"/>
    <w:rsid w:val="00781971"/>
    <w:rsid w:val="00781B44"/>
    <w:rsid w:val="00781F5F"/>
    <w:rsid w:val="0078208D"/>
    <w:rsid w:val="0078272E"/>
    <w:rsid w:val="00782BEB"/>
    <w:rsid w:val="007834E1"/>
    <w:rsid w:val="007837D6"/>
    <w:rsid w:val="00783AEE"/>
    <w:rsid w:val="00783B45"/>
    <w:rsid w:val="00783EA8"/>
    <w:rsid w:val="00783FFA"/>
    <w:rsid w:val="00784209"/>
    <w:rsid w:val="0078433B"/>
    <w:rsid w:val="00784E01"/>
    <w:rsid w:val="007851D5"/>
    <w:rsid w:val="00785757"/>
    <w:rsid w:val="00785762"/>
    <w:rsid w:val="0078584E"/>
    <w:rsid w:val="007858B2"/>
    <w:rsid w:val="00785AB0"/>
    <w:rsid w:val="00786441"/>
    <w:rsid w:val="007865FE"/>
    <w:rsid w:val="00786830"/>
    <w:rsid w:val="0078684D"/>
    <w:rsid w:val="0078684E"/>
    <w:rsid w:val="00786C19"/>
    <w:rsid w:val="007874F8"/>
    <w:rsid w:val="0078772D"/>
    <w:rsid w:val="00787AC2"/>
    <w:rsid w:val="00787CF9"/>
    <w:rsid w:val="00787D0D"/>
    <w:rsid w:val="007901DE"/>
    <w:rsid w:val="00790620"/>
    <w:rsid w:val="007906C7"/>
    <w:rsid w:val="00790F50"/>
    <w:rsid w:val="007912F4"/>
    <w:rsid w:val="007914AF"/>
    <w:rsid w:val="00792586"/>
    <w:rsid w:val="007930B3"/>
    <w:rsid w:val="0079317F"/>
    <w:rsid w:val="00793F66"/>
    <w:rsid w:val="007947EC"/>
    <w:rsid w:val="007949AB"/>
    <w:rsid w:val="00794D01"/>
    <w:rsid w:val="00794ED4"/>
    <w:rsid w:val="00794FD9"/>
    <w:rsid w:val="0079511A"/>
    <w:rsid w:val="0079542C"/>
    <w:rsid w:val="0079550A"/>
    <w:rsid w:val="007955DA"/>
    <w:rsid w:val="007958DC"/>
    <w:rsid w:val="00795E85"/>
    <w:rsid w:val="00795F3F"/>
    <w:rsid w:val="007962E4"/>
    <w:rsid w:val="007963B8"/>
    <w:rsid w:val="00796576"/>
    <w:rsid w:val="00796C16"/>
    <w:rsid w:val="00796D04"/>
    <w:rsid w:val="00797B37"/>
    <w:rsid w:val="007A0011"/>
    <w:rsid w:val="007A0134"/>
    <w:rsid w:val="007A0374"/>
    <w:rsid w:val="007A079B"/>
    <w:rsid w:val="007A086F"/>
    <w:rsid w:val="007A0A2E"/>
    <w:rsid w:val="007A0EC6"/>
    <w:rsid w:val="007A105A"/>
    <w:rsid w:val="007A12AC"/>
    <w:rsid w:val="007A1514"/>
    <w:rsid w:val="007A157A"/>
    <w:rsid w:val="007A1ABE"/>
    <w:rsid w:val="007A1E87"/>
    <w:rsid w:val="007A2070"/>
    <w:rsid w:val="007A226F"/>
    <w:rsid w:val="007A285A"/>
    <w:rsid w:val="007A3972"/>
    <w:rsid w:val="007A39B9"/>
    <w:rsid w:val="007A3B7E"/>
    <w:rsid w:val="007A3C02"/>
    <w:rsid w:val="007A4054"/>
    <w:rsid w:val="007A4375"/>
    <w:rsid w:val="007A4499"/>
    <w:rsid w:val="007A4892"/>
    <w:rsid w:val="007A4C24"/>
    <w:rsid w:val="007A4D16"/>
    <w:rsid w:val="007A5091"/>
    <w:rsid w:val="007A5152"/>
    <w:rsid w:val="007A51EF"/>
    <w:rsid w:val="007A5219"/>
    <w:rsid w:val="007A53A3"/>
    <w:rsid w:val="007A56FE"/>
    <w:rsid w:val="007A684C"/>
    <w:rsid w:val="007A6CA1"/>
    <w:rsid w:val="007A6E1D"/>
    <w:rsid w:val="007A740F"/>
    <w:rsid w:val="007B041F"/>
    <w:rsid w:val="007B0502"/>
    <w:rsid w:val="007B0AC4"/>
    <w:rsid w:val="007B10CA"/>
    <w:rsid w:val="007B1106"/>
    <w:rsid w:val="007B189A"/>
    <w:rsid w:val="007B1BDD"/>
    <w:rsid w:val="007B255E"/>
    <w:rsid w:val="007B266C"/>
    <w:rsid w:val="007B2774"/>
    <w:rsid w:val="007B3957"/>
    <w:rsid w:val="007B50B1"/>
    <w:rsid w:val="007B5457"/>
    <w:rsid w:val="007B5AA8"/>
    <w:rsid w:val="007B6499"/>
    <w:rsid w:val="007B68B2"/>
    <w:rsid w:val="007B6A1A"/>
    <w:rsid w:val="007B6D38"/>
    <w:rsid w:val="007B750C"/>
    <w:rsid w:val="007B76F3"/>
    <w:rsid w:val="007B7BA2"/>
    <w:rsid w:val="007C0307"/>
    <w:rsid w:val="007C0705"/>
    <w:rsid w:val="007C0844"/>
    <w:rsid w:val="007C0B7D"/>
    <w:rsid w:val="007C0E23"/>
    <w:rsid w:val="007C0E92"/>
    <w:rsid w:val="007C0F8D"/>
    <w:rsid w:val="007C1243"/>
    <w:rsid w:val="007C1299"/>
    <w:rsid w:val="007C17E1"/>
    <w:rsid w:val="007C1F24"/>
    <w:rsid w:val="007C209E"/>
    <w:rsid w:val="007C282E"/>
    <w:rsid w:val="007C2B9F"/>
    <w:rsid w:val="007C3314"/>
    <w:rsid w:val="007C35BD"/>
    <w:rsid w:val="007C36D5"/>
    <w:rsid w:val="007C3F07"/>
    <w:rsid w:val="007C4984"/>
    <w:rsid w:val="007C4D30"/>
    <w:rsid w:val="007C59A7"/>
    <w:rsid w:val="007C5C30"/>
    <w:rsid w:val="007C5C46"/>
    <w:rsid w:val="007C619A"/>
    <w:rsid w:val="007C650A"/>
    <w:rsid w:val="007C6E84"/>
    <w:rsid w:val="007C757F"/>
    <w:rsid w:val="007C7CAC"/>
    <w:rsid w:val="007C7DEF"/>
    <w:rsid w:val="007D00A2"/>
    <w:rsid w:val="007D09F6"/>
    <w:rsid w:val="007D0F28"/>
    <w:rsid w:val="007D1698"/>
    <w:rsid w:val="007D175A"/>
    <w:rsid w:val="007D23C3"/>
    <w:rsid w:val="007D24CF"/>
    <w:rsid w:val="007D3082"/>
    <w:rsid w:val="007D3355"/>
    <w:rsid w:val="007D3990"/>
    <w:rsid w:val="007D39C0"/>
    <w:rsid w:val="007D3C05"/>
    <w:rsid w:val="007D415B"/>
    <w:rsid w:val="007D4646"/>
    <w:rsid w:val="007D4B56"/>
    <w:rsid w:val="007D4CA1"/>
    <w:rsid w:val="007D5051"/>
    <w:rsid w:val="007D520A"/>
    <w:rsid w:val="007D5767"/>
    <w:rsid w:val="007D5790"/>
    <w:rsid w:val="007D5D16"/>
    <w:rsid w:val="007D5D69"/>
    <w:rsid w:val="007D5D73"/>
    <w:rsid w:val="007D63FB"/>
    <w:rsid w:val="007D64E7"/>
    <w:rsid w:val="007D657B"/>
    <w:rsid w:val="007D65BC"/>
    <w:rsid w:val="007D67A4"/>
    <w:rsid w:val="007D6C46"/>
    <w:rsid w:val="007D6E31"/>
    <w:rsid w:val="007D72A6"/>
    <w:rsid w:val="007D768D"/>
    <w:rsid w:val="007E03BF"/>
    <w:rsid w:val="007E03E7"/>
    <w:rsid w:val="007E078B"/>
    <w:rsid w:val="007E0D2E"/>
    <w:rsid w:val="007E10F3"/>
    <w:rsid w:val="007E20D1"/>
    <w:rsid w:val="007E2939"/>
    <w:rsid w:val="007E2D79"/>
    <w:rsid w:val="007E3148"/>
    <w:rsid w:val="007E31BA"/>
    <w:rsid w:val="007E32B2"/>
    <w:rsid w:val="007E3777"/>
    <w:rsid w:val="007E37CD"/>
    <w:rsid w:val="007E3D94"/>
    <w:rsid w:val="007E41C5"/>
    <w:rsid w:val="007E4D63"/>
    <w:rsid w:val="007E4F48"/>
    <w:rsid w:val="007E52C8"/>
    <w:rsid w:val="007E5B38"/>
    <w:rsid w:val="007E5F2D"/>
    <w:rsid w:val="007E5F9A"/>
    <w:rsid w:val="007E6010"/>
    <w:rsid w:val="007E653C"/>
    <w:rsid w:val="007E66C6"/>
    <w:rsid w:val="007E6834"/>
    <w:rsid w:val="007E6A5A"/>
    <w:rsid w:val="007E6E5B"/>
    <w:rsid w:val="007E7889"/>
    <w:rsid w:val="007E79E0"/>
    <w:rsid w:val="007E7D66"/>
    <w:rsid w:val="007F06EF"/>
    <w:rsid w:val="007F0DDA"/>
    <w:rsid w:val="007F0E37"/>
    <w:rsid w:val="007F14B9"/>
    <w:rsid w:val="007F160F"/>
    <w:rsid w:val="007F1B0E"/>
    <w:rsid w:val="007F1EC9"/>
    <w:rsid w:val="007F246A"/>
    <w:rsid w:val="007F2E20"/>
    <w:rsid w:val="007F2F92"/>
    <w:rsid w:val="007F3DB1"/>
    <w:rsid w:val="007F3DC3"/>
    <w:rsid w:val="007F40FF"/>
    <w:rsid w:val="007F476B"/>
    <w:rsid w:val="007F566A"/>
    <w:rsid w:val="007F6477"/>
    <w:rsid w:val="007F652C"/>
    <w:rsid w:val="007F67AE"/>
    <w:rsid w:val="007F6EEF"/>
    <w:rsid w:val="007F78A6"/>
    <w:rsid w:val="0080126D"/>
    <w:rsid w:val="008014CF"/>
    <w:rsid w:val="00801532"/>
    <w:rsid w:val="008017B9"/>
    <w:rsid w:val="0080228F"/>
    <w:rsid w:val="008025DC"/>
    <w:rsid w:val="008029B0"/>
    <w:rsid w:val="00802A0A"/>
    <w:rsid w:val="00802C8A"/>
    <w:rsid w:val="00802E93"/>
    <w:rsid w:val="00803D80"/>
    <w:rsid w:val="00803E9A"/>
    <w:rsid w:val="00803F4A"/>
    <w:rsid w:val="0080588E"/>
    <w:rsid w:val="00805A82"/>
    <w:rsid w:val="00805A9C"/>
    <w:rsid w:val="00805ADD"/>
    <w:rsid w:val="00805B72"/>
    <w:rsid w:val="00805C37"/>
    <w:rsid w:val="00805E53"/>
    <w:rsid w:val="008060A3"/>
    <w:rsid w:val="00806409"/>
    <w:rsid w:val="00806461"/>
    <w:rsid w:val="00806845"/>
    <w:rsid w:val="00806B69"/>
    <w:rsid w:val="00806DC4"/>
    <w:rsid w:val="00806E33"/>
    <w:rsid w:val="00806F2E"/>
    <w:rsid w:val="00806F9C"/>
    <w:rsid w:val="0080737B"/>
    <w:rsid w:val="00807417"/>
    <w:rsid w:val="00807854"/>
    <w:rsid w:val="00807AB7"/>
    <w:rsid w:val="008103BC"/>
    <w:rsid w:val="008114E6"/>
    <w:rsid w:val="00811C5C"/>
    <w:rsid w:val="00812004"/>
    <w:rsid w:val="00812433"/>
    <w:rsid w:val="00812996"/>
    <w:rsid w:val="00812998"/>
    <w:rsid w:val="00812AB2"/>
    <w:rsid w:val="00812F4A"/>
    <w:rsid w:val="00812FDF"/>
    <w:rsid w:val="008135A6"/>
    <w:rsid w:val="00813740"/>
    <w:rsid w:val="008138C4"/>
    <w:rsid w:val="00813953"/>
    <w:rsid w:val="0081436B"/>
    <w:rsid w:val="008144C1"/>
    <w:rsid w:val="00814D4C"/>
    <w:rsid w:val="0081514C"/>
    <w:rsid w:val="00815C30"/>
    <w:rsid w:val="00815FF7"/>
    <w:rsid w:val="00816215"/>
    <w:rsid w:val="008169F9"/>
    <w:rsid w:val="00816CFD"/>
    <w:rsid w:val="0081723F"/>
    <w:rsid w:val="008172B3"/>
    <w:rsid w:val="008179C4"/>
    <w:rsid w:val="00820932"/>
    <w:rsid w:val="008209D1"/>
    <w:rsid w:val="00820EDB"/>
    <w:rsid w:val="00820F5D"/>
    <w:rsid w:val="00821147"/>
    <w:rsid w:val="00821220"/>
    <w:rsid w:val="00821797"/>
    <w:rsid w:val="0082199C"/>
    <w:rsid w:val="00821A0D"/>
    <w:rsid w:val="00822056"/>
    <w:rsid w:val="00822C99"/>
    <w:rsid w:val="00823743"/>
    <w:rsid w:val="008244E3"/>
    <w:rsid w:val="00824A47"/>
    <w:rsid w:val="00824C08"/>
    <w:rsid w:val="008258E1"/>
    <w:rsid w:val="00825CCB"/>
    <w:rsid w:val="00825D68"/>
    <w:rsid w:val="00826813"/>
    <w:rsid w:val="0082691D"/>
    <w:rsid w:val="00826C39"/>
    <w:rsid w:val="00826E2B"/>
    <w:rsid w:val="00826E71"/>
    <w:rsid w:val="00826FA9"/>
    <w:rsid w:val="0082712B"/>
    <w:rsid w:val="00827441"/>
    <w:rsid w:val="00827E36"/>
    <w:rsid w:val="0083019C"/>
    <w:rsid w:val="00830A46"/>
    <w:rsid w:val="00830B8A"/>
    <w:rsid w:val="00830DCD"/>
    <w:rsid w:val="008312A1"/>
    <w:rsid w:val="00831620"/>
    <w:rsid w:val="008317AD"/>
    <w:rsid w:val="00831AE6"/>
    <w:rsid w:val="00831BCF"/>
    <w:rsid w:val="00831DD5"/>
    <w:rsid w:val="00831F67"/>
    <w:rsid w:val="00832209"/>
    <w:rsid w:val="0083305D"/>
    <w:rsid w:val="00833191"/>
    <w:rsid w:val="008331DC"/>
    <w:rsid w:val="008337B5"/>
    <w:rsid w:val="00834694"/>
    <w:rsid w:val="008350B4"/>
    <w:rsid w:val="008350BE"/>
    <w:rsid w:val="0083563D"/>
    <w:rsid w:val="008357FD"/>
    <w:rsid w:val="00835883"/>
    <w:rsid w:val="00835D7A"/>
    <w:rsid w:val="00835E20"/>
    <w:rsid w:val="008363E6"/>
    <w:rsid w:val="008364D1"/>
    <w:rsid w:val="008365F5"/>
    <w:rsid w:val="00836FB1"/>
    <w:rsid w:val="00837E09"/>
    <w:rsid w:val="00837F45"/>
    <w:rsid w:val="0084064B"/>
    <w:rsid w:val="008409B2"/>
    <w:rsid w:val="00840CE5"/>
    <w:rsid w:val="00840E49"/>
    <w:rsid w:val="00840E77"/>
    <w:rsid w:val="00840F52"/>
    <w:rsid w:val="0084106D"/>
    <w:rsid w:val="00841F06"/>
    <w:rsid w:val="0084231D"/>
    <w:rsid w:val="008432EC"/>
    <w:rsid w:val="00843311"/>
    <w:rsid w:val="008434AB"/>
    <w:rsid w:val="0084392A"/>
    <w:rsid w:val="00844204"/>
    <w:rsid w:val="00844572"/>
    <w:rsid w:val="00844855"/>
    <w:rsid w:val="00844DAB"/>
    <w:rsid w:val="00844FB7"/>
    <w:rsid w:val="0084570A"/>
    <w:rsid w:val="0084588A"/>
    <w:rsid w:val="00845CBE"/>
    <w:rsid w:val="00845E69"/>
    <w:rsid w:val="00846259"/>
    <w:rsid w:val="00846667"/>
    <w:rsid w:val="008466C9"/>
    <w:rsid w:val="00846C68"/>
    <w:rsid w:val="008477DD"/>
    <w:rsid w:val="00847ACA"/>
    <w:rsid w:val="00850262"/>
    <w:rsid w:val="0085087F"/>
    <w:rsid w:val="00850E35"/>
    <w:rsid w:val="0085183D"/>
    <w:rsid w:val="00851CBF"/>
    <w:rsid w:val="00851E0F"/>
    <w:rsid w:val="0085293F"/>
    <w:rsid w:val="00852A28"/>
    <w:rsid w:val="00852B2F"/>
    <w:rsid w:val="00852C52"/>
    <w:rsid w:val="00852CC2"/>
    <w:rsid w:val="00853D29"/>
    <w:rsid w:val="00853ED8"/>
    <w:rsid w:val="00853FB7"/>
    <w:rsid w:val="00854717"/>
    <w:rsid w:val="00854E15"/>
    <w:rsid w:val="008559EB"/>
    <w:rsid w:val="00855AEA"/>
    <w:rsid w:val="00855F09"/>
    <w:rsid w:val="008560C9"/>
    <w:rsid w:val="00856306"/>
    <w:rsid w:val="008567FD"/>
    <w:rsid w:val="00856824"/>
    <w:rsid w:val="00857141"/>
    <w:rsid w:val="008572F1"/>
    <w:rsid w:val="008576EE"/>
    <w:rsid w:val="00857C21"/>
    <w:rsid w:val="00857F98"/>
    <w:rsid w:val="00860118"/>
    <w:rsid w:val="00860268"/>
    <w:rsid w:val="00860C80"/>
    <w:rsid w:val="00860DBF"/>
    <w:rsid w:val="0086104E"/>
    <w:rsid w:val="00861341"/>
    <w:rsid w:val="00861AA4"/>
    <w:rsid w:val="00861E23"/>
    <w:rsid w:val="008627E5"/>
    <w:rsid w:val="00862969"/>
    <w:rsid w:val="00862A2E"/>
    <w:rsid w:val="00862EE7"/>
    <w:rsid w:val="00863320"/>
    <w:rsid w:val="0086351E"/>
    <w:rsid w:val="008636ED"/>
    <w:rsid w:val="00863A8A"/>
    <w:rsid w:val="00863B49"/>
    <w:rsid w:val="0086558B"/>
    <w:rsid w:val="00865669"/>
    <w:rsid w:val="00865B1F"/>
    <w:rsid w:val="00865F83"/>
    <w:rsid w:val="0086604F"/>
    <w:rsid w:val="00866125"/>
    <w:rsid w:val="008661BA"/>
    <w:rsid w:val="008662D6"/>
    <w:rsid w:val="00866D82"/>
    <w:rsid w:val="00866E7C"/>
    <w:rsid w:val="0086711C"/>
    <w:rsid w:val="008679E3"/>
    <w:rsid w:val="00870F89"/>
    <w:rsid w:val="0087196E"/>
    <w:rsid w:val="00871B3B"/>
    <w:rsid w:val="008723B6"/>
    <w:rsid w:val="00872555"/>
    <w:rsid w:val="00873170"/>
    <w:rsid w:val="00873559"/>
    <w:rsid w:val="00874618"/>
    <w:rsid w:val="00874819"/>
    <w:rsid w:val="008749E3"/>
    <w:rsid w:val="00874B30"/>
    <w:rsid w:val="00874C10"/>
    <w:rsid w:val="00874CE2"/>
    <w:rsid w:val="0087531E"/>
    <w:rsid w:val="008757B7"/>
    <w:rsid w:val="00875F31"/>
    <w:rsid w:val="0087615C"/>
    <w:rsid w:val="0087636C"/>
    <w:rsid w:val="008766A9"/>
    <w:rsid w:val="00876C52"/>
    <w:rsid w:val="00876DF2"/>
    <w:rsid w:val="00877308"/>
    <w:rsid w:val="00877397"/>
    <w:rsid w:val="008773E9"/>
    <w:rsid w:val="008775B4"/>
    <w:rsid w:val="00877994"/>
    <w:rsid w:val="00877C49"/>
    <w:rsid w:val="00880FE1"/>
    <w:rsid w:val="0088100E"/>
    <w:rsid w:val="00881066"/>
    <w:rsid w:val="00881233"/>
    <w:rsid w:val="008819D8"/>
    <w:rsid w:val="00881C9D"/>
    <w:rsid w:val="00882357"/>
    <w:rsid w:val="008826D4"/>
    <w:rsid w:val="00882DDB"/>
    <w:rsid w:val="0088356D"/>
    <w:rsid w:val="0088367A"/>
    <w:rsid w:val="00884099"/>
    <w:rsid w:val="0088447E"/>
    <w:rsid w:val="00884893"/>
    <w:rsid w:val="00884A76"/>
    <w:rsid w:val="00884B04"/>
    <w:rsid w:val="00884D56"/>
    <w:rsid w:val="008856D0"/>
    <w:rsid w:val="008863CD"/>
    <w:rsid w:val="008863DE"/>
    <w:rsid w:val="00886769"/>
    <w:rsid w:val="0088682B"/>
    <w:rsid w:val="00886B75"/>
    <w:rsid w:val="00886DCD"/>
    <w:rsid w:val="008870B7"/>
    <w:rsid w:val="00887BA8"/>
    <w:rsid w:val="00887D16"/>
    <w:rsid w:val="00887F44"/>
    <w:rsid w:val="008902B4"/>
    <w:rsid w:val="0089035F"/>
    <w:rsid w:val="00891A2E"/>
    <w:rsid w:val="008921DA"/>
    <w:rsid w:val="00892520"/>
    <w:rsid w:val="0089269B"/>
    <w:rsid w:val="00892D87"/>
    <w:rsid w:val="008938D0"/>
    <w:rsid w:val="008939C6"/>
    <w:rsid w:val="00893ABD"/>
    <w:rsid w:val="00894785"/>
    <w:rsid w:val="00894A4C"/>
    <w:rsid w:val="00894A8F"/>
    <w:rsid w:val="008952BA"/>
    <w:rsid w:val="008954E5"/>
    <w:rsid w:val="00895B29"/>
    <w:rsid w:val="00896424"/>
    <w:rsid w:val="0089675E"/>
    <w:rsid w:val="00896B6C"/>
    <w:rsid w:val="00897469"/>
    <w:rsid w:val="008977C5"/>
    <w:rsid w:val="00897BDC"/>
    <w:rsid w:val="00897C88"/>
    <w:rsid w:val="00897DFA"/>
    <w:rsid w:val="008A098C"/>
    <w:rsid w:val="008A09A5"/>
    <w:rsid w:val="008A0E08"/>
    <w:rsid w:val="008A0E3A"/>
    <w:rsid w:val="008A0EBA"/>
    <w:rsid w:val="008A158B"/>
    <w:rsid w:val="008A1685"/>
    <w:rsid w:val="008A1814"/>
    <w:rsid w:val="008A1876"/>
    <w:rsid w:val="008A28FC"/>
    <w:rsid w:val="008A2A12"/>
    <w:rsid w:val="008A2ACA"/>
    <w:rsid w:val="008A3082"/>
    <w:rsid w:val="008A32DF"/>
    <w:rsid w:val="008A349A"/>
    <w:rsid w:val="008A3556"/>
    <w:rsid w:val="008A4316"/>
    <w:rsid w:val="008A456F"/>
    <w:rsid w:val="008A484E"/>
    <w:rsid w:val="008A485E"/>
    <w:rsid w:val="008A4BF5"/>
    <w:rsid w:val="008A4C17"/>
    <w:rsid w:val="008A55E4"/>
    <w:rsid w:val="008A57E3"/>
    <w:rsid w:val="008A580E"/>
    <w:rsid w:val="008A5C4A"/>
    <w:rsid w:val="008A6212"/>
    <w:rsid w:val="008A6793"/>
    <w:rsid w:val="008A6BD0"/>
    <w:rsid w:val="008A7E40"/>
    <w:rsid w:val="008A7EB9"/>
    <w:rsid w:val="008B0B2E"/>
    <w:rsid w:val="008B0D2F"/>
    <w:rsid w:val="008B1058"/>
    <w:rsid w:val="008B118D"/>
    <w:rsid w:val="008B13DD"/>
    <w:rsid w:val="008B14B1"/>
    <w:rsid w:val="008B1503"/>
    <w:rsid w:val="008B18B5"/>
    <w:rsid w:val="008B19CF"/>
    <w:rsid w:val="008B1D53"/>
    <w:rsid w:val="008B2352"/>
    <w:rsid w:val="008B2CFC"/>
    <w:rsid w:val="008B4490"/>
    <w:rsid w:val="008B454A"/>
    <w:rsid w:val="008B483C"/>
    <w:rsid w:val="008B5C80"/>
    <w:rsid w:val="008B6373"/>
    <w:rsid w:val="008B6497"/>
    <w:rsid w:val="008B6947"/>
    <w:rsid w:val="008B6BF6"/>
    <w:rsid w:val="008B6E2D"/>
    <w:rsid w:val="008B72D0"/>
    <w:rsid w:val="008B75E3"/>
    <w:rsid w:val="008C07CC"/>
    <w:rsid w:val="008C0D5E"/>
    <w:rsid w:val="008C199F"/>
    <w:rsid w:val="008C1B2F"/>
    <w:rsid w:val="008C1F2E"/>
    <w:rsid w:val="008C23A8"/>
    <w:rsid w:val="008C2A2C"/>
    <w:rsid w:val="008C3446"/>
    <w:rsid w:val="008C3466"/>
    <w:rsid w:val="008C34FE"/>
    <w:rsid w:val="008C3A35"/>
    <w:rsid w:val="008C3C4B"/>
    <w:rsid w:val="008C3FD6"/>
    <w:rsid w:val="008C590D"/>
    <w:rsid w:val="008C5C69"/>
    <w:rsid w:val="008C5D1D"/>
    <w:rsid w:val="008C71CC"/>
    <w:rsid w:val="008C72AE"/>
    <w:rsid w:val="008C7B8B"/>
    <w:rsid w:val="008C7CD8"/>
    <w:rsid w:val="008D0B39"/>
    <w:rsid w:val="008D0E40"/>
    <w:rsid w:val="008D1097"/>
    <w:rsid w:val="008D15D9"/>
    <w:rsid w:val="008D1945"/>
    <w:rsid w:val="008D1A24"/>
    <w:rsid w:val="008D2079"/>
    <w:rsid w:val="008D2240"/>
    <w:rsid w:val="008D24A0"/>
    <w:rsid w:val="008D2A12"/>
    <w:rsid w:val="008D3001"/>
    <w:rsid w:val="008D31A2"/>
    <w:rsid w:val="008D32C5"/>
    <w:rsid w:val="008D356E"/>
    <w:rsid w:val="008D3682"/>
    <w:rsid w:val="008D37B6"/>
    <w:rsid w:val="008D37BF"/>
    <w:rsid w:val="008D3F41"/>
    <w:rsid w:val="008D4096"/>
    <w:rsid w:val="008D4456"/>
    <w:rsid w:val="008D45CC"/>
    <w:rsid w:val="008D4EDA"/>
    <w:rsid w:val="008D6C0C"/>
    <w:rsid w:val="008D70E6"/>
    <w:rsid w:val="008D7425"/>
    <w:rsid w:val="008D7542"/>
    <w:rsid w:val="008D7866"/>
    <w:rsid w:val="008D7B89"/>
    <w:rsid w:val="008E0A64"/>
    <w:rsid w:val="008E0A92"/>
    <w:rsid w:val="008E0AA3"/>
    <w:rsid w:val="008E0FE2"/>
    <w:rsid w:val="008E1031"/>
    <w:rsid w:val="008E1FB0"/>
    <w:rsid w:val="008E25F9"/>
    <w:rsid w:val="008E278C"/>
    <w:rsid w:val="008E314B"/>
    <w:rsid w:val="008E3192"/>
    <w:rsid w:val="008E3F51"/>
    <w:rsid w:val="008E4454"/>
    <w:rsid w:val="008E459B"/>
    <w:rsid w:val="008E463E"/>
    <w:rsid w:val="008E49D4"/>
    <w:rsid w:val="008E527A"/>
    <w:rsid w:val="008E5456"/>
    <w:rsid w:val="008E639A"/>
    <w:rsid w:val="008E645C"/>
    <w:rsid w:val="008E67EF"/>
    <w:rsid w:val="008E6F43"/>
    <w:rsid w:val="008E6FF4"/>
    <w:rsid w:val="008E7453"/>
    <w:rsid w:val="008E7B6A"/>
    <w:rsid w:val="008E7D87"/>
    <w:rsid w:val="008E7DCA"/>
    <w:rsid w:val="008F057D"/>
    <w:rsid w:val="008F0B0B"/>
    <w:rsid w:val="008F19E6"/>
    <w:rsid w:val="008F1A5D"/>
    <w:rsid w:val="008F221C"/>
    <w:rsid w:val="008F30E8"/>
    <w:rsid w:val="008F3CCC"/>
    <w:rsid w:val="008F3E56"/>
    <w:rsid w:val="008F4F44"/>
    <w:rsid w:val="008F554B"/>
    <w:rsid w:val="008F5775"/>
    <w:rsid w:val="008F5B5A"/>
    <w:rsid w:val="008F5F48"/>
    <w:rsid w:val="008F60AF"/>
    <w:rsid w:val="008F651D"/>
    <w:rsid w:val="008F67D5"/>
    <w:rsid w:val="008F6849"/>
    <w:rsid w:val="008F6A2B"/>
    <w:rsid w:val="008F74EE"/>
    <w:rsid w:val="008F7E40"/>
    <w:rsid w:val="00900BDC"/>
    <w:rsid w:val="0090123D"/>
    <w:rsid w:val="0090179F"/>
    <w:rsid w:val="00901889"/>
    <w:rsid w:val="0090191E"/>
    <w:rsid w:val="00901E97"/>
    <w:rsid w:val="009021EC"/>
    <w:rsid w:val="00902492"/>
    <w:rsid w:val="00902623"/>
    <w:rsid w:val="0090265B"/>
    <w:rsid w:val="00902692"/>
    <w:rsid w:val="00902C1F"/>
    <w:rsid w:val="00902FA7"/>
    <w:rsid w:val="00902FF5"/>
    <w:rsid w:val="009032CC"/>
    <w:rsid w:val="00904251"/>
    <w:rsid w:val="009049F9"/>
    <w:rsid w:val="0090549C"/>
    <w:rsid w:val="00905857"/>
    <w:rsid w:val="009062BF"/>
    <w:rsid w:val="0090631B"/>
    <w:rsid w:val="009067D2"/>
    <w:rsid w:val="00906CE3"/>
    <w:rsid w:val="00906D0E"/>
    <w:rsid w:val="00906D84"/>
    <w:rsid w:val="00907485"/>
    <w:rsid w:val="00910048"/>
    <w:rsid w:val="00910546"/>
    <w:rsid w:val="00910A0D"/>
    <w:rsid w:val="00910A95"/>
    <w:rsid w:val="00910AE0"/>
    <w:rsid w:val="00910C51"/>
    <w:rsid w:val="00911FC1"/>
    <w:rsid w:val="0091245F"/>
    <w:rsid w:val="00912709"/>
    <w:rsid w:val="009127FE"/>
    <w:rsid w:val="00912F78"/>
    <w:rsid w:val="009135B7"/>
    <w:rsid w:val="00913609"/>
    <w:rsid w:val="009137E1"/>
    <w:rsid w:val="009137E8"/>
    <w:rsid w:val="00913A44"/>
    <w:rsid w:val="00913B6A"/>
    <w:rsid w:val="00913CDF"/>
    <w:rsid w:val="00913D4C"/>
    <w:rsid w:val="009140E8"/>
    <w:rsid w:val="009144E1"/>
    <w:rsid w:val="00914B1F"/>
    <w:rsid w:val="00914E12"/>
    <w:rsid w:val="00914F3A"/>
    <w:rsid w:val="00915436"/>
    <w:rsid w:val="00916410"/>
    <w:rsid w:val="0091656D"/>
    <w:rsid w:val="00916B47"/>
    <w:rsid w:val="00917228"/>
    <w:rsid w:val="0092011E"/>
    <w:rsid w:val="009201C9"/>
    <w:rsid w:val="00920276"/>
    <w:rsid w:val="009202FC"/>
    <w:rsid w:val="00920A98"/>
    <w:rsid w:val="00920C6B"/>
    <w:rsid w:val="00920D44"/>
    <w:rsid w:val="00920F12"/>
    <w:rsid w:val="009213D9"/>
    <w:rsid w:val="00921475"/>
    <w:rsid w:val="0092180A"/>
    <w:rsid w:val="009219E8"/>
    <w:rsid w:val="00921A0D"/>
    <w:rsid w:val="00922168"/>
    <w:rsid w:val="009226EF"/>
    <w:rsid w:val="00922CD8"/>
    <w:rsid w:val="00924957"/>
    <w:rsid w:val="00925216"/>
    <w:rsid w:val="00925720"/>
    <w:rsid w:val="009257F5"/>
    <w:rsid w:val="00925838"/>
    <w:rsid w:val="00925ACB"/>
    <w:rsid w:val="00925B5E"/>
    <w:rsid w:val="009260F1"/>
    <w:rsid w:val="0092665E"/>
    <w:rsid w:val="0092680D"/>
    <w:rsid w:val="00927178"/>
    <w:rsid w:val="009274FE"/>
    <w:rsid w:val="0092751E"/>
    <w:rsid w:val="0092789F"/>
    <w:rsid w:val="009279DC"/>
    <w:rsid w:val="00927FD1"/>
    <w:rsid w:val="0093016E"/>
    <w:rsid w:val="0093030F"/>
    <w:rsid w:val="00930DA9"/>
    <w:rsid w:val="00931EE1"/>
    <w:rsid w:val="00931FB7"/>
    <w:rsid w:val="009321E5"/>
    <w:rsid w:val="009323EB"/>
    <w:rsid w:val="00932C04"/>
    <w:rsid w:val="00932CB0"/>
    <w:rsid w:val="00932ED0"/>
    <w:rsid w:val="00932F1B"/>
    <w:rsid w:val="00933AD4"/>
    <w:rsid w:val="00933C41"/>
    <w:rsid w:val="00933F91"/>
    <w:rsid w:val="0093438C"/>
    <w:rsid w:val="00934454"/>
    <w:rsid w:val="00934480"/>
    <w:rsid w:val="0093459D"/>
    <w:rsid w:val="0093492C"/>
    <w:rsid w:val="00935B0B"/>
    <w:rsid w:val="00935DBC"/>
    <w:rsid w:val="00936E4B"/>
    <w:rsid w:val="009375AF"/>
    <w:rsid w:val="00937683"/>
    <w:rsid w:val="00937964"/>
    <w:rsid w:val="009417CD"/>
    <w:rsid w:val="00941ECA"/>
    <w:rsid w:val="00941F2B"/>
    <w:rsid w:val="009422A5"/>
    <w:rsid w:val="00942370"/>
    <w:rsid w:val="00942460"/>
    <w:rsid w:val="009424FA"/>
    <w:rsid w:val="00943AF9"/>
    <w:rsid w:val="0094425F"/>
    <w:rsid w:val="00944A28"/>
    <w:rsid w:val="009454D2"/>
    <w:rsid w:val="00945812"/>
    <w:rsid w:val="00945BE0"/>
    <w:rsid w:val="00945D6E"/>
    <w:rsid w:val="00946CFD"/>
    <w:rsid w:val="009471F0"/>
    <w:rsid w:val="00947281"/>
    <w:rsid w:val="00947AB3"/>
    <w:rsid w:val="00947B08"/>
    <w:rsid w:val="00950317"/>
    <w:rsid w:val="00950BB7"/>
    <w:rsid w:val="00950E1E"/>
    <w:rsid w:val="0095109D"/>
    <w:rsid w:val="009513ED"/>
    <w:rsid w:val="009519F3"/>
    <w:rsid w:val="00951A82"/>
    <w:rsid w:val="00952754"/>
    <w:rsid w:val="00952900"/>
    <w:rsid w:val="009529D7"/>
    <w:rsid w:val="00952A96"/>
    <w:rsid w:val="00952C5D"/>
    <w:rsid w:val="0095349E"/>
    <w:rsid w:val="00953677"/>
    <w:rsid w:val="009538F8"/>
    <w:rsid w:val="00953B8B"/>
    <w:rsid w:val="0095455E"/>
    <w:rsid w:val="00954F12"/>
    <w:rsid w:val="009555A8"/>
    <w:rsid w:val="00955613"/>
    <w:rsid w:val="009557EE"/>
    <w:rsid w:val="009559ED"/>
    <w:rsid w:val="00956444"/>
    <w:rsid w:val="009566E5"/>
    <w:rsid w:val="00957231"/>
    <w:rsid w:val="009575E5"/>
    <w:rsid w:val="0095774D"/>
    <w:rsid w:val="00957A47"/>
    <w:rsid w:val="00960111"/>
    <w:rsid w:val="00960DA1"/>
    <w:rsid w:val="00960ECF"/>
    <w:rsid w:val="009613ED"/>
    <w:rsid w:val="009619E9"/>
    <w:rsid w:val="009619F9"/>
    <w:rsid w:val="00961FCA"/>
    <w:rsid w:val="00962552"/>
    <w:rsid w:val="00962AA1"/>
    <w:rsid w:val="00962C9D"/>
    <w:rsid w:val="0096342F"/>
    <w:rsid w:val="0096352F"/>
    <w:rsid w:val="0096397E"/>
    <w:rsid w:val="00963D71"/>
    <w:rsid w:val="00964030"/>
    <w:rsid w:val="00964382"/>
    <w:rsid w:val="009648CF"/>
    <w:rsid w:val="00964BA9"/>
    <w:rsid w:val="00964DC1"/>
    <w:rsid w:val="00964E80"/>
    <w:rsid w:val="0096507D"/>
    <w:rsid w:val="009650A3"/>
    <w:rsid w:val="009651A8"/>
    <w:rsid w:val="00965206"/>
    <w:rsid w:val="009658E4"/>
    <w:rsid w:val="00966228"/>
    <w:rsid w:val="00966442"/>
    <w:rsid w:val="009666AD"/>
    <w:rsid w:val="00966CFA"/>
    <w:rsid w:val="00966E41"/>
    <w:rsid w:val="009671DF"/>
    <w:rsid w:val="00967672"/>
    <w:rsid w:val="00967A76"/>
    <w:rsid w:val="00967F31"/>
    <w:rsid w:val="0097054C"/>
    <w:rsid w:val="00970639"/>
    <w:rsid w:val="009706C8"/>
    <w:rsid w:val="00970A73"/>
    <w:rsid w:val="0097102C"/>
    <w:rsid w:val="009712DB"/>
    <w:rsid w:val="00971AD8"/>
    <w:rsid w:val="00971AE9"/>
    <w:rsid w:val="00971C80"/>
    <w:rsid w:val="00972194"/>
    <w:rsid w:val="00972A0E"/>
    <w:rsid w:val="0097352F"/>
    <w:rsid w:val="009735B3"/>
    <w:rsid w:val="00973779"/>
    <w:rsid w:val="00973C24"/>
    <w:rsid w:val="00973EAF"/>
    <w:rsid w:val="00974245"/>
    <w:rsid w:val="00974827"/>
    <w:rsid w:val="00974C2A"/>
    <w:rsid w:val="0097500D"/>
    <w:rsid w:val="009755F1"/>
    <w:rsid w:val="00975828"/>
    <w:rsid w:val="00976A80"/>
    <w:rsid w:val="00976F51"/>
    <w:rsid w:val="00977226"/>
    <w:rsid w:val="00977696"/>
    <w:rsid w:val="009776B5"/>
    <w:rsid w:val="00977B89"/>
    <w:rsid w:val="00980645"/>
    <w:rsid w:val="00980B44"/>
    <w:rsid w:val="00980BBA"/>
    <w:rsid w:val="00980C06"/>
    <w:rsid w:val="00980E8F"/>
    <w:rsid w:val="00980F7F"/>
    <w:rsid w:val="009819DE"/>
    <w:rsid w:val="00981DAA"/>
    <w:rsid w:val="00981DEF"/>
    <w:rsid w:val="00981F27"/>
    <w:rsid w:val="00983300"/>
    <w:rsid w:val="00983380"/>
    <w:rsid w:val="00983646"/>
    <w:rsid w:val="009838C3"/>
    <w:rsid w:val="0098407A"/>
    <w:rsid w:val="00984E8F"/>
    <w:rsid w:val="0098513A"/>
    <w:rsid w:val="009852CE"/>
    <w:rsid w:val="00985B74"/>
    <w:rsid w:val="00985E92"/>
    <w:rsid w:val="009861DE"/>
    <w:rsid w:val="00986B2F"/>
    <w:rsid w:val="00986EED"/>
    <w:rsid w:val="00986F6A"/>
    <w:rsid w:val="00987526"/>
    <w:rsid w:val="00987960"/>
    <w:rsid w:val="00987C8E"/>
    <w:rsid w:val="00990068"/>
    <w:rsid w:val="009903AD"/>
    <w:rsid w:val="009904B9"/>
    <w:rsid w:val="00990578"/>
    <w:rsid w:val="00990D4F"/>
    <w:rsid w:val="009912E8"/>
    <w:rsid w:val="009917AF"/>
    <w:rsid w:val="009917EE"/>
    <w:rsid w:val="00991AB4"/>
    <w:rsid w:val="00991E6A"/>
    <w:rsid w:val="00992199"/>
    <w:rsid w:val="00992307"/>
    <w:rsid w:val="009928B3"/>
    <w:rsid w:val="009929CD"/>
    <w:rsid w:val="00992A5B"/>
    <w:rsid w:val="00992B01"/>
    <w:rsid w:val="009934D8"/>
    <w:rsid w:val="00994E28"/>
    <w:rsid w:val="00995026"/>
    <w:rsid w:val="009952F3"/>
    <w:rsid w:val="00995447"/>
    <w:rsid w:val="00995773"/>
    <w:rsid w:val="00995CDE"/>
    <w:rsid w:val="00995D91"/>
    <w:rsid w:val="00995E24"/>
    <w:rsid w:val="00995F50"/>
    <w:rsid w:val="00995F79"/>
    <w:rsid w:val="009965E0"/>
    <w:rsid w:val="0099694E"/>
    <w:rsid w:val="00996A60"/>
    <w:rsid w:val="00996D78"/>
    <w:rsid w:val="00996E3E"/>
    <w:rsid w:val="00997CD0"/>
    <w:rsid w:val="00997D8B"/>
    <w:rsid w:val="009A08A3"/>
    <w:rsid w:val="009A0C74"/>
    <w:rsid w:val="009A0FC0"/>
    <w:rsid w:val="009A1005"/>
    <w:rsid w:val="009A17BB"/>
    <w:rsid w:val="009A1F67"/>
    <w:rsid w:val="009A22DD"/>
    <w:rsid w:val="009A2357"/>
    <w:rsid w:val="009A29E4"/>
    <w:rsid w:val="009A2CFB"/>
    <w:rsid w:val="009A3952"/>
    <w:rsid w:val="009A3BD1"/>
    <w:rsid w:val="009A4095"/>
    <w:rsid w:val="009A5020"/>
    <w:rsid w:val="009A5037"/>
    <w:rsid w:val="009A5313"/>
    <w:rsid w:val="009A589B"/>
    <w:rsid w:val="009A6038"/>
    <w:rsid w:val="009A64D7"/>
    <w:rsid w:val="009A72F9"/>
    <w:rsid w:val="009A7360"/>
    <w:rsid w:val="009A786E"/>
    <w:rsid w:val="009A794F"/>
    <w:rsid w:val="009A7E62"/>
    <w:rsid w:val="009B0591"/>
    <w:rsid w:val="009B05D4"/>
    <w:rsid w:val="009B09AB"/>
    <w:rsid w:val="009B0BD4"/>
    <w:rsid w:val="009B14F4"/>
    <w:rsid w:val="009B1B89"/>
    <w:rsid w:val="009B1C80"/>
    <w:rsid w:val="009B1D93"/>
    <w:rsid w:val="009B2273"/>
    <w:rsid w:val="009B24AB"/>
    <w:rsid w:val="009B2EE3"/>
    <w:rsid w:val="009B39B6"/>
    <w:rsid w:val="009B3B6E"/>
    <w:rsid w:val="009B4189"/>
    <w:rsid w:val="009B4952"/>
    <w:rsid w:val="009B49CB"/>
    <w:rsid w:val="009B4A46"/>
    <w:rsid w:val="009B4F70"/>
    <w:rsid w:val="009B5313"/>
    <w:rsid w:val="009B554D"/>
    <w:rsid w:val="009B5856"/>
    <w:rsid w:val="009B5C2A"/>
    <w:rsid w:val="009B5CB5"/>
    <w:rsid w:val="009B6513"/>
    <w:rsid w:val="009B75D3"/>
    <w:rsid w:val="009B7989"/>
    <w:rsid w:val="009C0167"/>
    <w:rsid w:val="009C021A"/>
    <w:rsid w:val="009C0D4F"/>
    <w:rsid w:val="009C1094"/>
    <w:rsid w:val="009C1374"/>
    <w:rsid w:val="009C144B"/>
    <w:rsid w:val="009C15B9"/>
    <w:rsid w:val="009C1715"/>
    <w:rsid w:val="009C175A"/>
    <w:rsid w:val="009C181B"/>
    <w:rsid w:val="009C1B09"/>
    <w:rsid w:val="009C1D41"/>
    <w:rsid w:val="009C32E9"/>
    <w:rsid w:val="009C344A"/>
    <w:rsid w:val="009C344D"/>
    <w:rsid w:val="009C4335"/>
    <w:rsid w:val="009C4501"/>
    <w:rsid w:val="009C48B7"/>
    <w:rsid w:val="009C49B8"/>
    <w:rsid w:val="009C4E55"/>
    <w:rsid w:val="009C5095"/>
    <w:rsid w:val="009C50FD"/>
    <w:rsid w:val="009C57E1"/>
    <w:rsid w:val="009C668C"/>
    <w:rsid w:val="009C6D6F"/>
    <w:rsid w:val="009C6E9C"/>
    <w:rsid w:val="009C7199"/>
    <w:rsid w:val="009C7336"/>
    <w:rsid w:val="009C79F4"/>
    <w:rsid w:val="009D041D"/>
    <w:rsid w:val="009D0504"/>
    <w:rsid w:val="009D0626"/>
    <w:rsid w:val="009D07F3"/>
    <w:rsid w:val="009D0A15"/>
    <w:rsid w:val="009D0A3D"/>
    <w:rsid w:val="009D0CA0"/>
    <w:rsid w:val="009D12D1"/>
    <w:rsid w:val="009D1433"/>
    <w:rsid w:val="009D15A5"/>
    <w:rsid w:val="009D2AF2"/>
    <w:rsid w:val="009D3989"/>
    <w:rsid w:val="009D3F08"/>
    <w:rsid w:val="009D3FA3"/>
    <w:rsid w:val="009D409D"/>
    <w:rsid w:val="009D4165"/>
    <w:rsid w:val="009D4CA0"/>
    <w:rsid w:val="009D525B"/>
    <w:rsid w:val="009D65C0"/>
    <w:rsid w:val="009D6C56"/>
    <w:rsid w:val="009D6DE0"/>
    <w:rsid w:val="009D7605"/>
    <w:rsid w:val="009D7AE7"/>
    <w:rsid w:val="009D7EA6"/>
    <w:rsid w:val="009E02ED"/>
    <w:rsid w:val="009E1483"/>
    <w:rsid w:val="009E1BD1"/>
    <w:rsid w:val="009E1F2D"/>
    <w:rsid w:val="009E29D5"/>
    <w:rsid w:val="009E2A97"/>
    <w:rsid w:val="009E30AF"/>
    <w:rsid w:val="009E3147"/>
    <w:rsid w:val="009E4472"/>
    <w:rsid w:val="009E49EC"/>
    <w:rsid w:val="009E660C"/>
    <w:rsid w:val="009E66AD"/>
    <w:rsid w:val="009E6AB8"/>
    <w:rsid w:val="009E6C82"/>
    <w:rsid w:val="009E6DE5"/>
    <w:rsid w:val="009E7321"/>
    <w:rsid w:val="009E79AC"/>
    <w:rsid w:val="009E7A46"/>
    <w:rsid w:val="009F079E"/>
    <w:rsid w:val="009F098F"/>
    <w:rsid w:val="009F10DB"/>
    <w:rsid w:val="009F1162"/>
    <w:rsid w:val="009F1CEF"/>
    <w:rsid w:val="009F1CF6"/>
    <w:rsid w:val="009F1F3E"/>
    <w:rsid w:val="009F1F5A"/>
    <w:rsid w:val="009F2788"/>
    <w:rsid w:val="009F3EEB"/>
    <w:rsid w:val="009F459D"/>
    <w:rsid w:val="009F48E6"/>
    <w:rsid w:val="009F4FAD"/>
    <w:rsid w:val="009F5020"/>
    <w:rsid w:val="009F520B"/>
    <w:rsid w:val="009F5477"/>
    <w:rsid w:val="009F5D49"/>
    <w:rsid w:val="009F5EDC"/>
    <w:rsid w:val="009F630B"/>
    <w:rsid w:val="009F6E3B"/>
    <w:rsid w:val="009F7257"/>
    <w:rsid w:val="009F767A"/>
    <w:rsid w:val="009F786A"/>
    <w:rsid w:val="009F7CD6"/>
    <w:rsid w:val="009F7F51"/>
    <w:rsid w:val="00A00A3D"/>
    <w:rsid w:val="00A00FEC"/>
    <w:rsid w:val="00A01424"/>
    <w:rsid w:val="00A01696"/>
    <w:rsid w:val="00A01760"/>
    <w:rsid w:val="00A01AEC"/>
    <w:rsid w:val="00A01EE5"/>
    <w:rsid w:val="00A02781"/>
    <w:rsid w:val="00A02FE7"/>
    <w:rsid w:val="00A0350C"/>
    <w:rsid w:val="00A03715"/>
    <w:rsid w:val="00A03913"/>
    <w:rsid w:val="00A03D52"/>
    <w:rsid w:val="00A03D5B"/>
    <w:rsid w:val="00A04059"/>
    <w:rsid w:val="00A049C5"/>
    <w:rsid w:val="00A04CD1"/>
    <w:rsid w:val="00A04E7B"/>
    <w:rsid w:val="00A0537F"/>
    <w:rsid w:val="00A06455"/>
    <w:rsid w:val="00A06A67"/>
    <w:rsid w:val="00A06BBB"/>
    <w:rsid w:val="00A06ED4"/>
    <w:rsid w:val="00A076F3"/>
    <w:rsid w:val="00A077D6"/>
    <w:rsid w:val="00A077E6"/>
    <w:rsid w:val="00A07EDB"/>
    <w:rsid w:val="00A10045"/>
    <w:rsid w:val="00A1042B"/>
    <w:rsid w:val="00A11684"/>
    <w:rsid w:val="00A11C63"/>
    <w:rsid w:val="00A11E52"/>
    <w:rsid w:val="00A11FE0"/>
    <w:rsid w:val="00A12160"/>
    <w:rsid w:val="00A12F6F"/>
    <w:rsid w:val="00A13207"/>
    <w:rsid w:val="00A1353A"/>
    <w:rsid w:val="00A1360A"/>
    <w:rsid w:val="00A14790"/>
    <w:rsid w:val="00A1507C"/>
    <w:rsid w:val="00A15361"/>
    <w:rsid w:val="00A15B3C"/>
    <w:rsid w:val="00A15EE1"/>
    <w:rsid w:val="00A15FEB"/>
    <w:rsid w:val="00A16BC3"/>
    <w:rsid w:val="00A16ECB"/>
    <w:rsid w:val="00A17C9E"/>
    <w:rsid w:val="00A17E5F"/>
    <w:rsid w:val="00A212E4"/>
    <w:rsid w:val="00A2138F"/>
    <w:rsid w:val="00A21398"/>
    <w:rsid w:val="00A21435"/>
    <w:rsid w:val="00A217E6"/>
    <w:rsid w:val="00A21A6C"/>
    <w:rsid w:val="00A22407"/>
    <w:rsid w:val="00A224DA"/>
    <w:rsid w:val="00A226A7"/>
    <w:rsid w:val="00A2289A"/>
    <w:rsid w:val="00A22981"/>
    <w:rsid w:val="00A22ADE"/>
    <w:rsid w:val="00A2302B"/>
    <w:rsid w:val="00A2325B"/>
    <w:rsid w:val="00A237B3"/>
    <w:rsid w:val="00A23CCF"/>
    <w:rsid w:val="00A242E1"/>
    <w:rsid w:val="00A243B8"/>
    <w:rsid w:val="00A24658"/>
    <w:rsid w:val="00A24708"/>
    <w:rsid w:val="00A2491C"/>
    <w:rsid w:val="00A249E4"/>
    <w:rsid w:val="00A24BFB"/>
    <w:rsid w:val="00A24E76"/>
    <w:rsid w:val="00A25E9D"/>
    <w:rsid w:val="00A25F9A"/>
    <w:rsid w:val="00A2624A"/>
    <w:rsid w:val="00A26689"/>
    <w:rsid w:val="00A2708C"/>
    <w:rsid w:val="00A271BE"/>
    <w:rsid w:val="00A27256"/>
    <w:rsid w:val="00A273B9"/>
    <w:rsid w:val="00A274ED"/>
    <w:rsid w:val="00A27B82"/>
    <w:rsid w:val="00A27CB1"/>
    <w:rsid w:val="00A27DC6"/>
    <w:rsid w:val="00A27F4D"/>
    <w:rsid w:val="00A3003D"/>
    <w:rsid w:val="00A30987"/>
    <w:rsid w:val="00A311E8"/>
    <w:rsid w:val="00A315AD"/>
    <w:rsid w:val="00A31666"/>
    <w:rsid w:val="00A31A42"/>
    <w:rsid w:val="00A31C6D"/>
    <w:rsid w:val="00A31C8D"/>
    <w:rsid w:val="00A31D5B"/>
    <w:rsid w:val="00A31D7F"/>
    <w:rsid w:val="00A321CB"/>
    <w:rsid w:val="00A3225D"/>
    <w:rsid w:val="00A32471"/>
    <w:rsid w:val="00A324B8"/>
    <w:rsid w:val="00A33294"/>
    <w:rsid w:val="00A3397B"/>
    <w:rsid w:val="00A33BB8"/>
    <w:rsid w:val="00A33C76"/>
    <w:rsid w:val="00A33D3B"/>
    <w:rsid w:val="00A340AB"/>
    <w:rsid w:val="00A34146"/>
    <w:rsid w:val="00A344F1"/>
    <w:rsid w:val="00A345FD"/>
    <w:rsid w:val="00A3486F"/>
    <w:rsid w:val="00A34B61"/>
    <w:rsid w:val="00A35202"/>
    <w:rsid w:val="00A35372"/>
    <w:rsid w:val="00A35530"/>
    <w:rsid w:val="00A35A00"/>
    <w:rsid w:val="00A35D58"/>
    <w:rsid w:val="00A361FC"/>
    <w:rsid w:val="00A367E5"/>
    <w:rsid w:val="00A369D2"/>
    <w:rsid w:val="00A36B9E"/>
    <w:rsid w:val="00A36F50"/>
    <w:rsid w:val="00A3714E"/>
    <w:rsid w:val="00A3719B"/>
    <w:rsid w:val="00A3723D"/>
    <w:rsid w:val="00A37754"/>
    <w:rsid w:val="00A37A47"/>
    <w:rsid w:val="00A37DB8"/>
    <w:rsid w:val="00A37DE1"/>
    <w:rsid w:val="00A40112"/>
    <w:rsid w:val="00A4068E"/>
    <w:rsid w:val="00A411AC"/>
    <w:rsid w:val="00A41461"/>
    <w:rsid w:val="00A4172C"/>
    <w:rsid w:val="00A417AE"/>
    <w:rsid w:val="00A41817"/>
    <w:rsid w:val="00A41C6F"/>
    <w:rsid w:val="00A41D55"/>
    <w:rsid w:val="00A42165"/>
    <w:rsid w:val="00A4216D"/>
    <w:rsid w:val="00A42D3A"/>
    <w:rsid w:val="00A4332A"/>
    <w:rsid w:val="00A43426"/>
    <w:rsid w:val="00A4383A"/>
    <w:rsid w:val="00A43999"/>
    <w:rsid w:val="00A43C2B"/>
    <w:rsid w:val="00A441AF"/>
    <w:rsid w:val="00A44231"/>
    <w:rsid w:val="00A44E04"/>
    <w:rsid w:val="00A45399"/>
    <w:rsid w:val="00A45A11"/>
    <w:rsid w:val="00A45A63"/>
    <w:rsid w:val="00A45B4B"/>
    <w:rsid w:val="00A45C6D"/>
    <w:rsid w:val="00A45D88"/>
    <w:rsid w:val="00A460BC"/>
    <w:rsid w:val="00A469A7"/>
    <w:rsid w:val="00A46C54"/>
    <w:rsid w:val="00A4708D"/>
    <w:rsid w:val="00A4721A"/>
    <w:rsid w:val="00A472BD"/>
    <w:rsid w:val="00A47745"/>
    <w:rsid w:val="00A47FD9"/>
    <w:rsid w:val="00A5044B"/>
    <w:rsid w:val="00A50806"/>
    <w:rsid w:val="00A5137E"/>
    <w:rsid w:val="00A5142A"/>
    <w:rsid w:val="00A51589"/>
    <w:rsid w:val="00A517D0"/>
    <w:rsid w:val="00A51B8A"/>
    <w:rsid w:val="00A52048"/>
    <w:rsid w:val="00A52160"/>
    <w:rsid w:val="00A52254"/>
    <w:rsid w:val="00A526DF"/>
    <w:rsid w:val="00A52DDE"/>
    <w:rsid w:val="00A533C4"/>
    <w:rsid w:val="00A5347B"/>
    <w:rsid w:val="00A535F8"/>
    <w:rsid w:val="00A538E7"/>
    <w:rsid w:val="00A53A42"/>
    <w:rsid w:val="00A53FE8"/>
    <w:rsid w:val="00A5424B"/>
    <w:rsid w:val="00A54540"/>
    <w:rsid w:val="00A54CBB"/>
    <w:rsid w:val="00A553F6"/>
    <w:rsid w:val="00A55871"/>
    <w:rsid w:val="00A55BFC"/>
    <w:rsid w:val="00A56278"/>
    <w:rsid w:val="00A56A3D"/>
    <w:rsid w:val="00A56A84"/>
    <w:rsid w:val="00A576B2"/>
    <w:rsid w:val="00A576E5"/>
    <w:rsid w:val="00A609FF"/>
    <w:rsid w:val="00A60EBA"/>
    <w:rsid w:val="00A613F3"/>
    <w:rsid w:val="00A6163B"/>
    <w:rsid w:val="00A61675"/>
    <w:rsid w:val="00A616A1"/>
    <w:rsid w:val="00A6181D"/>
    <w:rsid w:val="00A61F46"/>
    <w:rsid w:val="00A6234B"/>
    <w:rsid w:val="00A625E4"/>
    <w:rsid w:val="00A626F9"/>
    <w:rsid w:val="00A63793"/>
    <w:rsid w:val="00A64100"/>
    <w:rsid w:val="00A64408"/>
    <w:rsid w:val="00A64A90"/>
    <w:rsid w:val="00A64E96"/>
    <w:rsid w:val="00A65152"/>
    <w:rsid w:val="00A65192"/>
    <w:rsid w:val="00A657BB"/>
    <w:rsid w:val="00A65958"/>
    <w:rsid w:val="00A65F3A"/>
    <w:rsid w:val="00A66632"/>
    <w:rsid w:val="00A6669D"/>
    <w:rsid w:val="00A6685B"/>
    <w:rsid w:val="00A673CA"/>
    <w:rsid w:val="00A676A4"/>
    <w:rsid w:val="00A67801"/>
    <w:rsid w:val="00A67A3A"/>
    <w:rsid w:val="00A7009C"/>
    <w:rsid w:val="00A7082C"/>
    <w:rsid w:val="00A70D53"/>
    <w:rsid w:val="00A71253"/>
    <w:rsid w:val="00A71686"/>
    <w:rsid w:val="00A71770"/>
    <w:rsid w:val="00A71B75"/>
    <w:rsid w:val="00A71C14"/>
    <w:rsid w:val="00A71E04"/>
    <w:rsid w:val="00A7215A"/>
    <w:rsid w:val="00A72931"/>
    <w:rsid w:val="00A72A26"/>
    <w:rsid w:val="00A72C7F"/>
    <w:rsid w:val="00A73736"/>
    <w:rsid w:val="00A73B8F"/>
    <w:rsid w:val="00A741FF"/>
    <w:rsid w:val="00A7460F"/>
    <w:rsid w:val="00A74737"/>
    <w:rsid w:val="00A74AFC"/>
    <w:rsid w:val="00A74C94"/>
    <w:rsid w:val="00A74C99"/>
    <w:rsid w:val="00A74CC5"/>
    <w:rsid w:val="00A74FFB"/>
    <w:rsid w:val="00A75343"/>
    <w:rsid w:val="00A753F1"/>
    <w:rsid w:val="00A75720"/>
    <w:rsid w:val="00A757FB"/>
    <w:rsid w:val="00A758B0"/>
    <w:rsid w:val="00A75F16"/>
    <w:rsid w:val="00A76278"/>
    <w:rsid w:val="00A7740D"/>
    <w:rsid w:val="00A779C3"/>
    <w:rsid w:val="00A800AC"/>
    <w:rsid w:val="00A804B4"/>
    <w:rsid w:val="00A809BF"/>
    <w:rsid w:val="00A8274C"/>
    <w:rsid w:val="00A82CC1"/>
    <w:rsid w:val="00A83285"/>
    <w:rsid w:val="00A83308"/>
    <w:rsid w:val="00A833D0"/>
    <w:rsid w:val="00A83D3C"/>
    <w:rsid w:val="00A842AF"/>
    <w:rsid w:val="00A842C1"/>
    <w:rsid w:val="00A844B8"/>
    <w:rsid w:val="00A84970"/>
    <w:rsid w:val="00A84E4E"/>
    <w:rsid w:val="00A84F95"/>
    <w:rsid w:val="00A84FAE"/>
    <w:rsid w:val="00A8547D"/>
    <w:rsid w:val="00A90045"/>
    <w:rsid w:val="00A90561"/>
    <w:rsid w:val="00A905E8"/>
    <w:rsid w:val="00A910A5"/>
    <w:rsid w:val="00A91398"/>
    <w:rsid w:val="00A916FA"/>
    <w:rsid w:val="00A91A8C"/>
    <w:rsid w:val="00A91CFE"/>
    <w:rsid w:val="00A91DCB"/>
    <w:rsid w:val="00A92F40"/>
    <w:rsid w:val="00A930F5"/>
    <w:rsid w:val="00A93571"/>
    <w:rsid w:val="00A9380C"/>
    <w:rsid w:val="00A93A03"/>
    <w:rsid w:val="00A93DDA"/>
    <w:rsid w:val="00A93E88"/>
    <w:rsid w:val="00A9437A"/>
    <w:rsid w:val="00A9443B"/>
    <w:rsid w:val="00A94442"/>
    <w:rsid w:val="00A94C2F"/>
    <w:rsid w:val="00A9505C"/>
    <w:rsid w:val="00A95136"/>
    <w:rsid w:val="00A95267"/>
    <w:rsid w:val="00A96796"/>
    <w:rsid w:val="00A978C6"/>
    <w:rsid w:val="00A97CD7"/>
    <w:rsid w:val="00A97E07"/>
    <w:rsid w:val="00A97E66"/>
    <w:rsid w:val="00AA0572"/>
    <w:rsid w:val="00AA05D6"/>
    <w:rsid w:val="00AA1495"/>
    <w:rsid w:val="00AA169B"/>
    <w:rsid w:val="00AA1866"/>
    <w:rsid w:val="00AA1A76"/>
    <w:rsid w:val="00AA1D9D"/>
    <w:rsid w:val="00AA2B85"/>
    <w:rsid w:val="00AA3FFF"/>
    <w:rsid w:val="00AA4043"/>
    <w:rsid w:val="00AA52DC"/>
    <w:rsid w:val="00AA5724"/>
    <w:rsid w:val="00AA59E3"/>
    <w:rsid w:val="00AA5CC3"/>
    <w:rsid w:val="00AA5D57"/>
    <w:rsid w:val="00AA606C"/>
    <w:rsid w:val="00AA60CC"/>
    <w:rsid w:val="00AA6339"/>
    <w:rsid w:val="00AA6411"/>
    <w:rsid w:val="00AA657B"/>
    <w:rsid w:val="00AA689E"/>
    <w:rsid w:val="00AA6B97"/>
    <w:rsid w:val="00AA6CC8"/>
    <w:rsid w:val="00AA72DE"/>
    <w:rsid w:val="00AA739A"/>
    <w:rsid w:val="00AA73AF"/>
    <w:rsid w:val="00AA7444"/>
    <w:rsid w:val="00AA76A0"/>
    <w:rsid w:val="00AB0723"/>
    <w:rsid w:val="00AB07D4"/>
    <w:rsid w:val="00AB0DB1"/>
    <w:rsid w:val="00AB0EF0"/>
    <w:rsid w:val="00AB14D8"/>
    <w:rsid w:val="00AB23A1"/>
    <w:rsid w:val="00AB2499"/>
    <w:rsid w:val="00AB289C"/>
    <w:rsid w:val="00AB29D0"/>
    <w:rsid w:val="00AB3111"/>
    <w:rsid w:val="00AB3E17"/>
    <w:rsid w:val="00AB3EA5"/>
    <w:rsid w:val="00AB3FAA"/>
    <w:rsid w:val="00AB4542"/>
    <w:rsid w:val="00AB63AD"/>
    <w:rsid w:val="00AB6A30"/>
    <w:rsid w:val="00AB6E26"/>
    <w:rsid w:val="00AB7136"/>
    <w:rsid w:val="00AC0056"/>
    <w:rsid w:val="00AC025D"/>
    <w:rsid w:val="00AC08BB"/>
    <w:rsid w:val="00AC08EC"/>
    <w:rsid w:val="00AC0A2F"/>
    <w:rsid w:val="00AC0CEE"/>
    <w:rsid w:val="00AC12A8"/>
    <w:rsid w:val="00AC160D"/>
    <w:rsid w:val="00AC1C59"/>
    <w:rsid w:val="00AC21E8"/>
    <w:rsid w:val="00AC319B"/>
    <w:rsid w:val="00AC36D4"/>
    <w:rsid w:val="00AC373C"/>
    <w:rsid w:val="00AC397F"/>
    <w:rsid w:val="00AC3CD6"/>
    <w:rsid w:val="00AC3D9E"/>
    <w:rsid w:val="00AC3FF5"/>
    <w:rsid w:val="00AC51C4"/>
    <w:rsid w:val="00AC5D57"/>
    <w:rsid w:val="00AC6ADF"/>
    <w:rsid w:val="00AC6B92"/>
    <w:rsid w:val="00AC7056"/>
    <w:rsid w:val="00AC705E"/>
    <w:rsid w:val="00AC784E"/>
    <w:rsid w:val="00AC7C2D"/>
    <w:rsid w:val="00AC7FAD"/>
    <w:rsid w:val="00AD0146"/>
    <w:rsid w:val="00AD0546"/>
    <w:rsid w:val="00AD0603"/>
    <w:rsid w:val="00AD09F0"/>
    <w:rsid w:val="00AD1094"/>
    <w:rsid w:val="00AD112D"/>
    <w:rsid w:val="00AD1358"/>
    <w:rsid w:val="00AD1383"/>
    <w:rsid w:val="00AD1448"/>
    <w:rsid w:val="00AD14E2"/>
    <w:rsid w:val="00AD1FA4"/>
    <w:rsid w:val="00AD21C7"/>
    <w:rsid w:val="00AD2458"/>
    <w:rsid w:val="00AD2A1A"/>
    <w:rsid w:val="00AD2C37"/>
    <w:rsid w:val="00AD2EA1"/>
    <w:rsid w:val="00AD3456"/>
    <w:rsid w:val="00AD363D"/>
    <w:rsid w:val="00AD3762"/>
    <w:rsid w:val="00AD3903"/>
    <w:rsid w:val="00AD3FA6"/>
    <w:rsid w:val="00AD43F2"/>
    <w:rsid w:val="00AD44E5"/>
    <w:rsid w:val="00AD4668"/>
    <w:rsid w:val="00AD46BF"/>
    <w:rsid w:val="00AD4DE9"/>
    <w:rsid w:val="00AD4E9E"/>
    <w:rsid w:val="00AD4F3C"/>
    <w:rsid w:val="00AD545E"/>
    <w:rsid w:val="00AD6A3C"/>
    <w:rsid w:val="00AD774D"/>
    <w:rsid w:val="00AE02B8"/>
    <w:rsid w:val="00AE0C90"/>
    <w:rsid w:val="00AE1C4B"/>
    <w:rsid w:val="00AE212E"/>
    <w:rsid w:val="00AE218C"/>
    <w:rsid w:val="00AE2C41"/>
    <w:rsid w:val="00AE2F26"/>
    <w:rsid w:val="00AE317C"/>
    <w:rsid w:val="00AE31A4"/>
    <w:rsid w:val="00AE363D"/>
    <w:rsid w:val="00AE3990"/>
    <w:rsid w:val="00AE3F6C"/>
    <w:rsid w:val="00AE41A4"/>
    <w:rsid w:val="00AE4524"/>
    <w:rsid w:val="00AE4525"/>
    <w:rsid w:val="00AE45A6"/>
    <w:rsid w:val="00AE4969"/>
    <w:rsid w:val="00AE4FB1"/>
    <w:rsid w:val="00AE51A8"/>
    <w:rsid w:val="00AE5677"/>
    <w:rsid w:val="00AE5BAE"/>
    <w:rsid w:val="00AE684E"/>
    <w:rsid w:val="00AE69C7"/>
    <w:rsid w:val="00AE6ABB"/>
    <w:rsid w:val="00AE6D83"/>
    <w:rsid w:val="00AE7010"/>
    <w:rsid w:val="00AE71EE"/>
    <w:rsid w:val="00AE7504"/>
    <w:rsid w:val="00AE7725"/>
    <w:rsid w:val="00AE7C57"/>
    <w:rsid w:val="00AF01A1"/>
    <w:rsid w:val="00AF0424"/>
    <w:rsid w:val="00AF15E3"/>
    <w:rsid w:val="00AF163E"/>
    <w:rsid w:val="00AF1E9E"/>
    <w:rsid w:val="00AF2090"/>
    <w:rsid w:val="00AF2154"/>
    <w:rsid w:val="00AF25E4"/>
    <w:rsid w:val="00AF2AD0"/>
    <w:rsid w:val="00AF3104"/>
    <w:rsid w:val="00AF370C"/>
    <w:rsid w:val="00AF3CAE"/>
    <w:rsid w:val="00AF3E3A"/>
    <w:rsid w:val="00AF3E75"/>
    <w:rsid w:val="00AF404F"/>
    <w:rsid w:val="00AF4296"/>
    <w:rsid w:val="00AF46EE"/>
    <w:rsid w:val="00AF4FB4"/>
    <w:rsid w:val="00AF53C9"/>
    <w:rsid w:val="00AF56AB"/>
    <w:rsid w:val="00AF5797"/>
    <w:rsid w:val="00AF588C"/>
    <w:rsid w:val="00AF6715"/>
    <w:rsid w:val="00AF6F3D"/>
    <w:rsid w:val="00AF74ED"/>
    <w:rsid w:val="00AF77B1"/>
    <w:rsid w:val="00AF7D3B"/>
    <w:rsid w:val="00B007AD"/>
    <w:rsid w:val="00B00DCA"/>
    <w:rsid w:val="00B00EB6"/>
    <w:rsid w:val="00B01512"/>
    <w:rsid w:val="00B01A8F"/>
    <w:rsid w:val="00B0204E"/>
    <w:rsid w:val="00B02605"/>
    <w:rsid w:val="00B026BD"/>
    <w:rsid w:val="00B02A04"/>
    <w:rsid w:val="00B032F2"/>
    <w:rsid w:val="00B03376"/>
    <w:rsid w:val="00B03C7E"/>
    <w:rsid w:val="00B044D6"/>
    <w:rsid w:val="00B04663"/>
    <w:rsid w:val="00B0485F"/>
    <w:rsid w:val="00B04AE5"/>
    <w:rsid w:val="00B04C5A"/>
    <w:rsid w:val="00B053CF"/>
    <w:rsid w:val="00B05878"/>
    <w:rsid w:val="00B0603C"/>
    <w:rsid w:val="00B06F8D"/>
    <w:rsid w:val="00B0726C"/>
    <w:rsid w:val="00B07CAE"/>
    <w:rsid w:val="00B10100"/>
    <w:rsid w:val="00B1045B"/>
    <w:rsid w:val="00B10693"/>
    <w:rsid w:val="00B10DDE"/>
    <w:rsid w:val="00B10F85"/>
    <w:rsid w:val="00B1190F"/>
    <w:rsid w:val="00B11D61"/>
    <w:rsid w:val="00B12339"/>
    <w:rsid w:val="00B12C16"/>
    <w:rsid w:val="00B12D59"/>
    <w:rsid w:val="00B138E9"/>
    <w:rsid w:val="00B13B3F"/>
    <w:rsid w:val="00B13CF6"/>
    <w:rsid w:val="00B143E4"/>
    <w:rsid w:val="00B14550"/>
    <w:rsid w:val="00B147D0"/>
    <w:rsid w:val="00B14A99"/>
    <w:rsid w:val="00B14AFA"/>
    <w:rsid w:val="00B15FBB"/>
    <w:rsid w:val="00B1692B"/>
    <w:rsid w:val="00B16C9A"/>
    <w:rsid w:val="00B171BB"/>
    <w:rsid w:val="00B1763F"/>
    <w:rsid w:val="00B177B0"/>
    <w:rsid w:val="00B177FB"/>
    <w:rsid w:val="00B202D0"/>
    <w:rsid w:val="00B202E2"/>
    <w:rsid w:val="00B20671"/>
    <w:rsid w:val="00B20CD0"/>
    <w:rsid w:val="00B21152"/>
    <w:rsid w:val="00B220C8"/>
    <w:rsid w:val="00B22A42"/>
    <w:rsid w:val="00B22CC4"/>
    <w:rsid w:val="00B22D17"/>
    <w:rsid w:val="00B234CD"/>
    <w:rsid w:val="00B235AA"/>
    <w:rsid w:val="00B23681"/>
    <w:rsid w:val="00B25734"/>
    <w:rsid w:val="00B2621E"/>
    <w:rsid w:val="00B2656D"/>
    <w:rsid w:val="00B267FE"/>
    <w:rsid w:val="00B26D77"/>
    <w:rsid w:val="00B27088"/>
    <w:rsid w:val="00B2741B"/>
    <w:rsid w:val="00B2745B"/>
    <w:rsid w:val="00B27481"/>
    <w:rsid w:val="00B27777"/>
    <w:rsid w:val="00B27AEC"/>
    <w:rsid w:val="00B27FCD"/>
    <w:rsid w:val="00B3013E"/>
    <w:rsid w:val="00B30871"/>
    <w:rsid w:val="00B30C66"/>
    <w:rsid w:val="00B318B8"/>
    <w:rsid w:val="00B31BF4"/>
    <w:rsid w:val="00B31FE3"/>
    <w:rsid w:val="00B320D1"/>
    <w:rsid w:val="00B3211D"/>
    <w:rsid w:val="00B3277F"/>
    <w:rsid w:val="00B33160"/>
    <w:rsid w:val="00B33391"/>
    <w:rsid w:val="00B33A69"/>
    <w:rsid w:val="00B33FB6"/>
    <w:rsid w:val="00B341FA"/>
    <w:rsid w:val="00B344ED"/>
    <w:rsid w:val="00B34C63"/>
    <w:rsid w:val="00B34CCE"/>
    <w:rsid w:val="00B34DEC"/>
    <w:rsid w:val="00B35D7C"/>
    <w:rsid w:val="00B360FF"/>
    <w:rsid w:val="00B36150"/>
    <w:rsid w:val="00B3643A"/>
    <w:rsid w:val="00B3732F"/>
    <w:rsid w:val="00B37697"/>
    <w:rsid w:val="00B376C1"/>
    <w:rsid w:val="00B37AEA"/>
    <w:rsid w:val="00B40150"/>
    <w:rsid w:val="00B403EA"/>
    <w:rsid w:val="00B4044C"/>
    <w:rsid w:val="00B40B51"/>
    <w:rsid w:val="00B40F1D"/>
    <w:rsid w:val="00B415CB"/>
    <w:rsid w:val="00B416F0"/>
    <w:rsid w:val="00B428AB"/>
    <w:rsid w:val="00B42942"/>
    <w:rsid w:val="00B42F42"/>
    <w:rsid w:val="00B431FB"/>
    <w:rsid w:val="00B432F9"/>
    <w:rsid w:val="00B434C9"/>
    <w:rsid w:val="00B43547"/>
    <w:rsid w:val="00B4382D"/>
    <w:rsid w:val="00B443F7"/>
    <w:rsid w:val="00B44888"/>
    <w:rsid w:val="00B451D7"/>
    <w:rsid w:val="00B456D8"/>
    <w:rsid w:val="00B45833"/>
    <w:rsid w:val="00B45A7E"/>
    <w:rsid w:val="00B4699B"/>
    <w:rsid w:val="00B46CEB"/>
    <w:rsid w:val="00B473EB"/>
    <w:rsid w:val="00B47420"/>
    <w:rsid w:val="00B47463"/>
    <w:rsid w:val="00B477FA"/>
    <w:rsid w:val="00B47BF0"/>
    <w:rsid w:val="00B503FF"/>
    <w:rsid w:val="00B50539"/>
    <w:rsid w:val="00B50C4F"/>
    <w:rsid w:val="00B50DD0"/>
    <w:rsid w:val="00B50F99"/>
    <w:rsid w:val="00B51096"/>
    <w:rsid w:val="00B512DB"/>
    <w:rsid w:val="00B51618"/>
    <w:rsid w:val="00B52539"/>
    <w:rsid w:val="00B52919"/>
    <w:rsid w:val="00B52B24"/>
    <w:rsid w:val="00B52F03"/>
    <w:rsid w:val="00B52FA1"/>
    <w:rsid w:val="00B538E5"/>
    <w:rsid w:val="00B53CB9"/>
    <w:rsid w:val="00B53D0B"/>
    <w:rsid w:val="00B53EFB"/>
    <w:rsid w:val="00B5475F"/>
    <w:rsid w:val="00B54944"/>
    <w:rsid w:val="00B5578A"/>
    <w:rsid w:val="00B562E0"/>
    <w:rsid w:val="00B5685B"/>
    <w:rsid w:val="00B56B97"/>
    <w:rsid w:val="00B56EB7"/>
    <w:rsid w:val="00B574E2"/>
    <w:rsid w:val="00B5765E"/>
    <w:rsid w:val="00B5766E"/>
    <w:rsid w:val="00B577AC"/>
    <w:rsid w:val="00B57944"/>
    <w:rsid w:val="00B60099"/>
    <w:rsid w:val="00B60384"/>
    <w:rsid w:val="00B60926"/>
    <w:rsid w:val="00B60A15"/>
    <w:rsid w:val="00B60C57"/>
    <w:rsid w:val="00B60DE8"/>
    <w:rsid w:val="00B6158B"/>
    <w:rsid w:val="00B61D00"/>
    <w:rsid w:val="00B62036"/>
    <w:rsid w:val="00B6218A"/>
    <w:rsid w:val="00B626F7"/>
    <w:rsid w:val="00B62A64"/>
    <w:rsid w:val="00B62E7C"/>
    <w:rsid w:val="00B62EC5"/>
    <w:rsid w:val="00B63023"/>
    <w:rsid w:val="00B6334F"/>
    <w:rsid w:val="00B636BB"/>
    <w:rsid w:val="00B636D4"/>
    <w:rsid w:val="00B63BC3"/>
    <w:rsid w:val="00B63D5D"/>
    <w:rsid w:val="00B63FE9"/>
    <w:rsid w:val="00B64EF7"/>
    <w:rsid w:val="00B64FAA"/>
    <w:rsid w:val="00B65491"/>
    <w:rsid w:val="00B65613"/>
    <w:rsid w:val="00B660A8"/>
    <w:rsid w:val="00B66126"/>
    <w:rsid w:val="00B665D6"/>
    <w:rsid w:val="00B666E8"/>
    <w:rsid w:val="00B66C30"/>
    <w:rsid w:val="00B66CEB"/>
    <w:rsid w:val="00B66F6A"/>
    <w:rsid w:val="00B67949"/>
    <w:rsid w:val="00B70130"/>
    <w:rsid w:val="00B701FC"/>
    <w:rsid w:val="00B7024F"/>
    <w:rsid w:val="00B70B70"/>
    <w:rsid w:val="00B70BB8"/>
    <w:rsid w:val="00B70DAE"/>
    <w:rsid w:val="00B70FF6"/>
    <w:rsid w:val="00B71352"/>
    <w:rsid w:val="00B718CA"/>
    <w:rsid w:val="00B72085"/>
    <w:rsid w:val="00B72771"/>
    <w:rsid w:val="00B72E6E"/>
    <w:rsid w:val="00B732C6"/>
    <w:rsid w:val="00B73E91"/>
    <w:rsid w:val="00B7411F"/>
    <w:rsid w:val="00B7425B"/>
    <w:rsid w:val="00B7467E"/>
    <w:rsid w:val="00B7480C"/>
    <w:rsid w:val="00B74B2C"/>
    <w:rsid w:val="00B7517B"/>
    <w:rsid w:val="00B75395"/>
    <w:rsid w:val="00B7626E"/>
    <w:rsid w:val="00B76663"/>
    <w:rsid w:val="00B76E46"/>
    <w:rsid w:val="00B771CE"/>
    <w:rsid w:val="00B7750A"/>
    <w:rsid w:val="00B77A77"/>
    <w:rsid w:val="00B77F63"/>
    <w:rsid w:val="00B797E8"/>
    <w:rsid w:val="00B8063E"/>
    <w:rsid w:val="00B81399"/>
    <w:rsid w:val="00B81963"/>
    <w:rsid w:val="00B820F8"/>
    <w:rsid w:val="00B8215A"/>
    <w:rsid w:val="00B82598"/>
    <w:rsid w:val="00B825A0"/>
    <w:rsid w:val="00B826EA"/>
    <w:rsid w:val="00B828B7"/>
    <w:rsid w:val="00B828EC"/>
    <w:rsid w:val="00B82A71"/>
    <w:rsid w:val="00B82DFB"/>
    <w:rsid w:val="00B831C4"/>
    <w:rsid w:val="00B833F6"/>
    <w:rsid w:val="00B8340B"/>
    <w:rsid w:val="00B83427"/>
    <w:rsid w:val="00B840AF"/>
    <w:rsid w:val="00B84733"/>
    <w:rsid w:val="00B84ACD"/>
    <w:rsid w:val="00B85298"/>
    <w:rsid w:val="00B857DD"/>
    <w:rsid w:val="00B85D2D"/>
    <w:rsid w:val="00B86710"/>
    <w:rsid w:val="00B86E12"/>
    <w:rsid w:val="00B86F6A"/>
    <w:rsid w:val="00B870E7"/>
    <w:rsid w:val="00B875EC"/>
    <w:rsid w:val="00B8765D"/>
    <w:rsid w:val="00B8782D"/>
    <w:rsid w:val="00B878B2"/>
    <w:rsid w:val="00B87E78"/>
    <w:rsid w:val="00B87EDE"/>
    <w:rsid w:val="00B9033E"/>
    <w:rsid w:val="00B904CC"/>
    <w:rsid w:val="00B90C1F"/>
    <w:rsid w:val="00B9159A"/>
    <w:rsid w:val="00B91E0A"/>
    <w:rsid w:val="00B920C1"/>
    <w:rsid w:val="00B92C1F"/>
    <w:rsid w:val="00B92E08"/>
    <w:rsid w:val="00B92EEB"/>
    <w:rsid w:val="00B93744"/>
    <w:rsid w:val="00B941FB"/>
    <w:rsid w:val="00B948A0"/>
    <w:rsid w:val="00B94CE3"/>
    <w:rsid w:val="00B94EFF"/>
    <w:rsid w:val="00B95175"/>
    <w:rsid w:val="00B95592"/>
    <w:rsid w:val="00B95600"/>
    <w:rsid w:val="00B9570C"/>
    <w:rsid w:val="00B95D65"/>
    <w:rsid w:val="00B9695C"/>
    <w:rsid w:val="00B96C6A"/>
    <w:rsid w:val="00B97712"/>
    <w:rsid w:val="00B977A4"/>
    <w:rsid w:val="00BA0115"/>
    <w:rsid w:val="00BA093C"/>
    <w:rsid w:val="00BA0DCD"/>
    <w:rsid w:val="00BA0DDA"/>
    <w:rsid w:val="00BA0E5B"/>
    <w:rsid w:val="00BA150E"/>
    <w:rsid w:val="00BA169B"/>
    <w:rsid w:val="00BA183B"/>
    <w:rsid w:val="00BA27F9"/>
    <w:rsid w:val="00BA2830"/>
    <w:rsid w:val="00BA2BE1"/>
    <w:rsid w:val="00BA2FE0"/>
    <w:rsid w:val="00BA3301"/>
    <w:rsid w:val="00BA332F"/>
    <w:rsid w:val="00BA3553"/>
    <w:rsid w:val="00BA36F5"/>
    <w:rsid w:val="00BA3B0B"/>
    <w:rsid w:val="00BA3BD0"/>
    <w:rsid w:val="00BA3E9C"/>
    <w:rsid w:val="00BA3FB4"/>
    <w:rsid w:val="00BA4F9D"/>
    <w:rsid w:val="00BA512F"/>
    <w:rsid w:val="00BA520B"/>
    <w:rsid w:val="00BA568A"/>
    <w:rsid w:val="00BA592D"/>
    <w:rsid w:val="00BA5E98"/>
    <w:rsid w:val="00BA6030"/>
    <w:rsid w:val="00BA64F2"/>
    <w:rsid w:val="00BA6D86"/>
    <w:rsid w:val="00BA783F"/>
    <w:rsid w:val="00BB001D"/>
    <w:rsid w:val="00BB024B"/>
    <w:rsid w:val="00BB031D"/>
    <w:rsid w:val="00BB0982"/>
    <w:rsid w:val="00BB0B1C"/>
    <w:rsid w:val="00BB0D85"/>
    <w:rsid w:val="00BB1261"/>
    <w:rsid w:val="00BB1F7D"/>
    <w:rsid w:val="00BB2300"/>
    <w:rsid w:val="00BB2895"/>
    <w:rsid w:val="00BB2F0E"/>
    <w:rsid w:val="00BB3095"/>
    <w:rsid w:val="00BB34CF"/>
    <w:rsid w:val="00BB36E9"/>
    <w:rsid w:val="00BB3A0E"/>
    <w:rsid w:val="00BB3E1F"/>
    <w:rsid w:val="00BB3E8A"/>
    <w:rsid w:val="00BB45D6"/>
    <w:rsid w:val="00BB5503"/>
    <w:rsid w:val="00BB56D2"/>
    <w:rsid w:val="00BB57A2"/>
    <w:rsid w:val="00BB590A"/>
    <w:rsid w:val="00BB5921"/>
    <w:rsid w:val="00BB5BC7"/>
    <w:rsid w:val="00BB5C8F"/>
    <w:rsid w:val="00BB6219"/>
    <w:rsid w:val="00BB685B"/>
    <w:rsid w:val="00BB6A13"/>
    <w:rsid w:val="00BB78A3"/>
    <w:rsid w:val="00BC0122"/>
    <w:rsid w:val="00BC031B"/>
    <w:rsid w:val="00BC0900"/>
    <w:rsid w:val="00BC18D4"/>
    <w:rsid w:val="00BC1E76"/>
    <w:rsid w:val="00BC2422"/>
    <w:rsid w:val="00BC259F"/>
    <w:rsid w:val="00BC27D5"/>
    <w:rsid w:val="00BC2AB7"/>
    <w:rsid w:val="00BC2F97"/>
    <w:rsid w:val="00BC3164"/>
    <w:rsid w:val="00BC3CDC"/>
    <w:rsid w:val="00BC410B"/>
    <w:rsid w:val="00BC417B"/>
    <w:rsid w:val="00BC4227"/>
    <w:rsid w:val="00BC447E"/>
    <w:rsid w:val="00BC4B61"/>
    <w:rsid w:val="00BC577F"/>
    <w:rsid w:val="00BC58D6"/>
    <w:rsid w:val="00BC58EE"/>
    <w:rsid w:val="00BC5E30"/>
    <w:rsid w:val="00BC634B"/>
    <w:rsid w:val="00BC67FC"/>
    <w:rsid w:val="00BC6B18"/>
    <w:rsid w:val="00BC70F4"/>
    <w:rsid w:val="00BC738E"/>
    <w:rsid w:val="00BC7602"/>
    <w:rsid w:val="00BC7F10"/>
    <w:rsid w:val="00BD0A2E"/>
    <w:rsid w:val="00BD0F35"/>
    <w:rsid w:val="00BD14B2"/>
    <w:rsid w:val="00BD2246"/>
    <w:rsid w:val="00BD275C"/>
    <w:rsid w:val="00BD281E"/>
    <w:rsid w:val="00BD2EEE"/>
    <w:rsid w:val="00BD3611"/>
    <w:rsid w:val="00BD4841"/>
    <w:rsid w:val="00BD48AC"/>
    <w:rsid w:val="00BD4A7A"/>
    <w:rsid w:val="00BD4BA9"/>
    <w:rsid w:val="00BD4DC4"/>
    <w:rsid w:val="00BD58BD"/>
    <w:rsid w:val="00BD602B"/>
    <w:rsid w:val="00BD63F7"/>
    <w:rsid w:val="00BD6A3D"/>
    <w:rsid w:val="00BD71D8"/>
    <w:rsid w:val="00BD73C1"/>
    <w:rsid w:val="00BD7AFC"/>
    <w:rsid w:val="00BD7C62"/>
    <w:rsid w:val="00BE1449"/>
    <w:rsid w:val="00BE1B69"/>
    <w:rsid w:val="00BE1C06"/>
    <w:rsid w:val="00BE24E8"/>
    <w:rsid w:val="00BE25DC"/>
    <w:rsid w:val="00BE2AD5"/>
    <w:rsid w:val="00BE2CA7"/>
    <w:rsid w:val="00BE3124"/>
    <w:rsid w:val="00BE387E"/>
    <w:rsid w:val="00BE4052"/>
    <w:rsid w:val="00BE4D63"/>
    <w:rsid w:val="00BE5033"/>
    <w:rsid w:val="00BE5896"/>
    <w:rsid w:val="00BE5AB7"/>
    <w:rsid w:val="00BE5F7F"/>
    <w:rsid w:val="00BE5F97"/>
    <w:rsid w:val="00BE627E"/>
    <w:rsid w:val="00BE6519"/>
    <w:rsid w:val="00BE66B8"/>
    <w:rsid w:val="00BE6CAD"/>
    <w:rsid w:val="00BE6D2E"/>
    <w:rsid w:val="00BE7991"/>
    <w:rsid w:val="00BE7EA9"/>
    <w:rsid w:val="00BE7F26"/>
    <w:rsid w:val="00BF0EB6"/>
    <w:rsid w:val="00BF0F54"/>
    <w:rsid w:val="00BF0FAE"/>
    <w:rsid w:val="00BF1004"/>
    <w:rsid w:val="00BF113C"/>
    <w:rsid w:val="00BF12CA"/>
    <w:rsid w:val="00BF1763"/>
    <w:rsid w:val="00BF18EF"/>
    <w:rsid w:val="00BF1FA6"/>
    <w:rsid w:val="00BF26DA"/>
    <w:rsid w:val="00BF2A34"/>
    <w:rsid w:val="00BF2B80"/>
    <w:rsid w:val="00BF2C00"/>
    <w:rsid w:val="00BF2DBB"/>
    <w:rsid w:val="00BF3000"/>
    <w:rsid w:val="00BF366E"/>
    <w:rsid w:val="00BF4488"/>
    <w:rsid w:val="00BF45B3"/>
    <w:rsid w:val="00BF4F3A"/>
    <w:rsid w:val="00BF55CE"/>
    <w:rsid w:val="00BF562D"/>
    <w:rsid w:val="00BF6603"/>
    <w:rsid w:val="00BF6753"/>
    <w:rsid w:val="00BF67DF"/>
    <w:rsid w:val="00BF6A5D"/>
    <w:rsid w:val="00BF7465"/>
    <w:rsid w:val="00BF74FE"/>
    <w:rsid w:val="00BF7744"/>
    <w:rsid w:val="00BF7BD9"/>
    <w:rsid w:val="00C001B5"/>
    <w:rsid w:val="00C0057F"/>
    <w:rsid w:val="00C00744"/>
    <w:rsid w:val="00C00D09"/>
    <w:rsid w:val="00C01663"/>
    <w:rsid w:val="00C017D5"/>
    <w:rsid w:val="00C01B30"/>
    <w:rsid w:val="00C01FC8"/>
    <w:rsid w:val="00C02558"/>
    <w:rsid w:val="00C02847"/>
    <w:rsid w:val="00C02F73"/>
    <w:rsid w:val="00C03280"/>
    <w:rsid w:val="00C03340"/>
    <w:rsid w:val="00C03BED"/>
    <w:rsid w:val="00C03C50"/>
    <w:rsid w:val="00C03CD1"/>
    <w:rsid w:val="00C0437F"/>
    <w:rsid w:val="00C044AF"/>
    <w:rsid w:val="00C04D03"/>
    <w:rsid w:val="00C0504D"/>
    <w:rsid w:val="00C0516A"/>
    <w:rsid w:val="00C05254"/>
    <w:rsid w:val="00C0541E"/>
    <w:rsid w:val="00C054E0"/>
    <w:rsid w:val="00C06041"/>
    <w:rsid w:val="00C063F0"/>
    <w:rsid w:val="00C06A74"/>
    <w:rsid w:val="00C10452"/>
    <w:rsid w:val="00C1084C"/>
    <w:rsid w:val="00C10B82"/>
    <w:rsid w:val="00C10BAF"/>
    <w:rsid w:val="00C10BC2"/>
    <w:rsid w:val="00C117C8"/>
    <w:rsid w:val="00C11AE1"/>
    <w:rsid w:val="00C1203B"/>
    <w:rsid w:val="00C1211F"/>
    <w:rsid w:val="00C1231A"/>
    <w:rsid w:val="00C12487"/>
    <w:rsid w:val="00C12566"/>
    <w:rsid w:val="00C12793"/>
    <w:rsid w:val="00C129B9"/>
    <w:rsid w:val="00C12F07"/>
    <w:rsid w:val="00C12F72"/>
    <w:rsid w:val="00C13040"/>
    <w:rsid w:val="00C13681"/>
    <w:rsid w:val="00C137B5"/>
    <w:rsid w:val="00C14850"/>
    <w:rsid w:val="00C14BE9"/>
    <w:rsid w:val="00C15BC0"/>
    <w:rsid w:val="00C16595"/>
    <w:rsid w:val="00C1712F"/>
    <w:rsid w:val="00C1787C"/>
    <w:rsid w:val="00C17E86"/>
    <w:rsid w:val="00C17E8A"/>
    <w:rsid w:val="00C17ED5"/>
    <w:rsid w:val="00C17F5C"/>
    <w:rsid w:val="00C18253"/>
    <w:rsid w:val="00C200B4"/>
    <w:rsid w:val="00C207C9"/>
    <w:rsid w:val="00C20918"/>
    <w:rsid w:val="00C20A77"/>
    <w:rsid w:val="00C20CBC"/>
    <w:rsid w:val="00C20CFD"/>
    <w:rsid w:val="00C211E2"/>
    <w:rsid w:val="00C2186B"/>
    <w:rsid w:val="00C22444"/>
    <w:rsid w:val="00C22555"/>
    <w:rsid w:val="00C2299E"/>
    <w:rsid w:val="00C23042"/>
    <w:rsid w:val="00C23444"/>
    <w:rsid w:val="00C23ADE"/>
    <w:rsid w:val="00C23AEA"/>
    <w:rsid w:val="00C23D3A"/>
    <w:rsid w:val="00C24018"/>
    <w:rsid w:val="00C252B5"/>
    <w:rsid w:val="00C25914"/>
    <w:rsid w:val="00C25BA6"/>
    <w:rsid w:val="00C25DC4"/>
    <w:rsid w:val="00C25ED0"/>
    <w:rsid w:val="00C26605"/>
    <w:rsid w:val="00C26748"/>
    <w:rsid w:val="00C2699A"/>
    <w:rsid w:val="00C26ACA"/>
    <w:rsid w:val="00C26C22"/>
    <w:rsid w:val="00C26CB1"/>
    <w:rsid w:val="00C26FD6"/>
    <w:rsid w:val="00C2751C"/>
    <w:rsid w:val="00C2797E"/>
    <w:rsid w:val="00C27FFC"/>
    <w:rsid w:val="00C3074A"/>
    <w:rsid w:val="00C30F79"/>
    <w:rsid w:val="00C31808"/>
    <w:rsid w:val="00C31BC4"/>
    <w:rsid w:val="00C31D7E"/>
    <w:rsid w:val="00C31D96"/>
    <w:rsid w:val="00C31F58"/>
    <w:rsid w:val="00C3258C"/>
    <w:rsid w:val="00C3394D"/>
    <w:rsid w:val="00C340E7"/>
    <w:rsid w:val="00C341F2"/>
    <w:rsid w:val="00C34A05"/>
    <w:rsid w:val="00C34D98"/>
    <w:rsid w:val="00C34F64"/>
    <w:rsid w:val="00C35147"/>
    <w:rsid w:val="00C35520"/>
    <w:rsid w:val="00C3554B"/>
    <w:rsid w:val="00C3604C"/>
    <w:rsid w:val="00C3613C"/>
    <w:rsid w:val="00C36F78"/>
    <w:rsid w:val="00C37742"/>
    <w:rsid w:val="00C37A98"/>
    <w:rsid w:val="00C37B34"/>
    <w:rsid w:val="00C4116B"/>
    <w:rsid w:val="00C412AF"/>
    <w:rsid w:val="00C41529"/>
    <w:rsid w:val="00C415FF"/>
    <w:rsid w:val="00C419C8"/>
    <w:rsid w:val="00C43810"/>
    <w:rsid w:val="00C43847"/>
    <w:rsid w:val="00C4391A"/>
    <w:rsid w:val="00C43AE8"/>
    <w:rsid w:val="00C43D07"/>
    <w:rsid w:val="00C43F0C"/>
    <w:rsid w:val="00C441D3"/>
    <w:rsid w:val="00C44395"/>
    <w:rsid w:val="00C4479F"/>
    <w:rsid w:val="00C44E28"/>
    <w:rsid w:val="00C45079"/>
    <w:rsid w:val="00C451D1"/>
    <w:rsid w:val="00C452D8"/>
    <w:rsid w:val="00C4594F"/>
    <w:rsid w:val="00C4598F"/>
    <w:rsid w:val="00C45BF1"/>
    <w:rsid w:val="00C46586"/>
    <w:rsid w:val="00C467BF"/>
    <w:rsid w:val="00C46A68"/>
    <w:rsid w:val="00C46B18"/>
    <w:rsid w:val="00C472EA"/>
    <w:rsid w:val="00C50337"/>
    <w:rsid w:val="00C5067C"/>
    <w:rsid w:val="00C5078F"/>
    <w:rsid w:val="00C5079E"/>
    <w:rsid w:val="00C50837"/>
    <w:rsid w:val="00C50B2D"/>
    <w:rsid w:val="00C51556"/>
    <w:rsid w:val="00C51B5A"/>
    <w:rsid w:val="00C51F32"/>
    <w:rsid w:val="00C5203A"/>
    <w:rsid w:val="00C53003"/>
    <w:rsid w:val="00C5301C"/>
    <w:rsid w:val="00C530F9"/>
    <w:rsid w:val="00C53330"/>
    <w:rsid w:val="00C535C6"/>
    <w:rsid w:val="00C535D9"/>
    <w:rsid w:val="00C53881"/>
    <w:rsid w:val="00C540FB"/>
    <w:rsid w:val="00C5485D"/>
    <w:rsid w:val="00C54C6A"/>
    <w:rsid w:val="00C54D83"/>
    <w:rsid w:val="00C54DDB"/>
    <w:rsid w:val="00C55A93"/>
    <w:rsid w:val="00C55C02"/>
    <w:rsid w:val="00C562A4"/>
    <w:rsid w:val="00C56A46"/>
    <w:rsid w:val="00C56B16"/>
    <w:rsid w:val="00C571CF"/>
    <w:rsid w:val="00C601AC"/>
    <w:rsid w:val="00C60565"/>
    <w:rsid w:val="00C60C5A"/>
    <w:rsid w:val="00C60EB6"/>
    <w:rsid w:val="00C60FBD"/>
    <w:rsid w:val="00C61EFD"/>
    <w:rsid w:val="00C62733"/>
    <w:rsid w:val="00C62DFA"/>
    <w:rsid w:val="00C62E00"/>
    <w:rsid w:val="00C634EC"/>
    <w:rsid w:val="00C63B1B"/>
    <w:rsid w:val="00C6417F"/>
    <w:rsid w:val="00C64286"/>
    <w:rsid w:val="00C6435C"/>
    <w:rsid w:val="00C648AA"/>
    <w:rsid w:val="00C64CCB"/>
    <w:rsid w:val="00C64D0F"/>
    <w:rsid w:val="00C65034"/>
    <w:rsid w:val="00C65599"/>
    <w:rsid w:val="00C6566F"/>
    <w:rsid w:val="00C65879"/>
    <w:rsid w:val="00C65AF4"/>
    <w:rsid w:val="00C65C65"/>
    <w:rsid w:val="00C65D42"/>
    <w:rsid w:val="00C6601A"/>
    <w:rsid w:val="00C66366"/>
    <w:rsid w:val="00C66ED4"/>
    <w:rsid w:val="00C67013"/>
    <w:rsid w:val="00C67077"/>
    <w:rsid w:val="00C670E6"/>
    <w:rsid w:val="00C67A3F"/>
    <w:rsid w:val="00C67C6B"/>
    <w:rsid w:val="00C67D0B"/>
    <w:rsid w:val="00C7023C"/>
    <w:rsid w:val="00C70735"/>
    <w:rsid w:val="00C70C10"/>
    <w:rsid w:val="00C7126D"/>
    <w:rsid w:val="00C7134B"/>
    <w:rsid w:val="00C713E2"/>
    <w:rsid w:val="00C719B1"/>
    <w:rsid w:val="00C71CC5"/>
    <w:rsid w:val="00C720F3"/>
    <w:rsid w:val="00C722BE"/>
    <w:rsid w:val="00C72768"/>
    <w:rsid w:val="00C72891"/>
    <w:rsid w:val="00C728BD"/>
    <w:rsid w:val="00C731E8"/>
    <w:rsid w:val="00C73337"/>
    <w:rsid w:val="00C73D61"/>
    <w:rsid w:val="00C7427F"/>
    <w:rsid w:val="00C74A19"/>
    <w:rsid w:val="00C74A8C"/>
    <w:rsid w:val="00C74BE4"/>
    <w:rsid w:val="00C74CA9"/>
    <w:rsid w:val="00C74FD5"/>
    <w:rsid w:val="00C755B2"/>
    <w:rsid w:val="00C75787"/>
    <w:rsid w:val="00C75B4D"/>
    <w:rsid w:val="00C75D52"/>
    <w:rsid w:val="00C764EA"/>
    <w:rsid w:val="00C76594"/>
    <w:rsid w:val="00C76695"/>
    <w:rsid w:val="00C777BD"/>
    <w:rsid w:val="00C77AA8"/>
    <w:rsid w:val="00C80102"/>
    <w:rsid w:val="00C801C8"/>
    <w:rsid w:val="00C80314"/>
    <w:rsid w:val="00C8119A"/>
    <w:rsid w:val="00C817C3"/>
    <w:rsid w:val="00C81C3E"/>
    <w:rsid w:val="00C81EC1"/>
    <w:rsid w:val="00C8236F"/>
    <w:rsid w:val="00C82FBB"/>
    <w:rsid w:val="00C8341C"/>
    <w:rsid w:val="00C835E1"/>
    <w:rsid w:val="00C83C06"/>
    <w:rsid w:val="00C83D62"/>
    <w:rsid w:val="00C83F3F"/>
    <w:rsid w:val="00C846C3"/>
    <w:rsid w:val="00C84913"/>
    <w:rsid w:val="00C84961"/>
    <w:rsid w:val="00C84C94"/>
    <w:rsid w:val="00C85653"/>
    <w:rsid w:val="00C85E14"/>
    <w:rsid w:val="00C85E1E"/>
    <w:rsid w:val="00C85E74"/>
    <w:rsid w:val="00C86A34"/>
    <w:rsid w:val="00C86C71"/>
    <w:rsid w:val="00C8701E"/>
    <w:rsid w:val="00C871A6"/>
    <w:rsid w:val="00C8728F"/>
    <w:rsid w:val="00C873D4"/>
    <w:rsid w:val="00C878DC"/>
    <w:rsid w:val="00C87970"/>
    <w:rsid w:val="00C87C20"/>
    <w:rsid w:val="00C87F3D"/>
    <w:rsid w:val="00C90295"/>
    <w:rsid w:val="00C90B64"/>
    <w:rsid w:val="00C9116F"/>
    <w:rsid w:val="00C911D2"/>
    <w:rsid w:val="00C915BA"/>
    <w:rsid w:val="00C915D6"/>
    <w:rsid w:val="00C925F1"/>
    <w:rsid w:val="00C9322F"/>
    <w:rsid w:val="00C93DB4"/>
    <w:rsid w:val="00C941F4"/>
    <w:rsid w:val="00C95172"/>
    <w:rsid w:val="00C95508"/>
    <w:rsid w:val="00C959EC"/>
    <w:rsid w:val="00C96311"/>
    <w:rsid w:val="00C964CC"/>
    <w:rsid w:val="00C96881"/>
    <w:rsid w:val="00C96891"/>
    <w:rsid w:val="00C96E05"/>
    <w:rsid w:val="00CA1801"/>
    <w:rsid w:val="00CA1C23"/>
    <w:rsid w:val="00CA1CD4"/>
    <w:rsid w:val="00CA21B2"/>
    <w:rsid w:val="00CA21DE"/>
    <w:rsid w:val="00CA2B77"/>
    <w:rsid w:val="00CA2FDC"/>
    <w:rsid w:val="00CA30D5"/>
    <w:rsid w:val="00CA3224"/>
    <w:rsid w:val="00CA339B"/>
    <w:rsid w:val="00CA3498"/>
    <w:rsid w:val="00CA34AA"/>
    <w:rsid w:val="00CA4257"/>
    <w:rsid w:val="00CA4AD0"/>
    <w:rsid w:val="00CA4B77"/>
    <w:rsid w:val="00CA51D6"/>
    <w:rsid w:val="00CA58D6"/>
    <w:rsid w:val="00CA5AE9"/>
    <w:rsid w:val="00CA5B05"/>
    <w:rsid w:val="00CA66A8"/>
    <w:rsid w:val="00CA6AD2"/>
    <w:rsid w:val="00CA6DBC"/>
    <w:rsid w:val="00CB0038"/>
    <w:rsid w:val="00CB0358"/>
    <w:rsid w:val="00CB0504"/>
    <w:rsid w:val="00CB1198"/>
    <w:rsid w:val="00CB1474"/>
    <w:rsid w:val="00CB14E2"/>
    <w:rsid w:val="00CB1860"/>
    <w:rsid w:val="00CB18F1"/>
    <w:rsid w:val="00CB1957"/>
    <w:rsid w:val="00CB1B40"/>
    <w:rsid w:val="00CB1B99"/>
    <w:rsid w:val="00CB2884"/>
    <w:rsid w:val="00CB292D"/>
    <w:rsid w:val="00CB2DDF"/>
    <w:rsid w:val="00CB3570"/>
    <w:rsid w:val="00CB3F59"/>
    <w:rsid w:val="00CB43C6"/>
    <w:rsid w:val="00CB44DB"/>
    <w:rsid w:val="00CB458A"/>
    <w:rsid w:val="00CB4795"/>
    <w:rsid w:val="00CB47D7"/>
    <w:rsid w:val="00CB49D8"/>
    <w:rsid w:val="00CB5333"/>
    <w:rsid w:val="00CB5348"/>
    <w:rsid w:val="00CB6249"/>
    <w:rsid w:val="00CB63AA"/>
    <w:rsid w:val="00CB6A8B"/>
    <w:rsid w:val="00CB6D6D"/>
    <w:rsid w:val="00CB7565"/>
    <w:rsid w:val="00CB78A8"/>
    <w:rsid w:val="00CB79FF"/>
    <w:rsid w:val="00CB7ADA"/>
    <w:rsid w:val="00CC052F"/>
    <w:rsid w:val="00CC0C92"/>
    <w:rsid w:val="00CC0CB0"/>
    <w:rsid w:val="00CC1E5B"/>
    <w:rsid w:val="00CC2EB7"/>
    <w:rsid w:val="00CC3086"/>
    <w:rsid w:val="00CC3623"/>
    <w:rsid w:val="00CC3728"/>
    <w:rsid w:val="00CC3993"/>
    <w:rsid w:val="00CC3A0E"/>
    <w:rsid w:val="00CC3D07"/>
    <w:rsid w:val="00CC49EC"/>
    <w:rsid w:val="00CC4B5A"/>
    <w:rsid w:val="00CC4EFF"/>
    <w:rsid w:val="00CC51C1"/>
    <w:rsid w:val="00CC524F"/>
    <w:rsid w:val="00CC5390"/>
    <w:rsid w:val="00CC5465"/>
    <w:rsid w:val="00CC5CD8"/>
    <w:rsid w:val="00CC60C5"/>
    <w:rsid w:val="00CC621B"/>
    <w:rsid w:val="00CC64E9"/>
    <w:rsid w:val="00CC66A2"/>
    <w:rsid w:val="00CC66E9"/>
    <w:rsid w:val="00CC6E9F"/>
    <w:rsid w:val="00CC75E3"/>
    <w:rsid w:val="00CC760F"/>
    <w:rsid w:val="00CC7A03"/>
    <w:rsid w:val="00CD03EB"/>
    <w:rsid w:val="00CD0550"/>
    <w:rsid w:val="00CD0BAC"/>
    <w:rsid w:val="00CD18D1"/>
    <w:rsid w:val="00CD1C68"/>
    <w:rsid w:val="00CD1D0D"/>
    <w:rsid w:val="00CD1E8D"/>
    <w:rsid w:val="00CD2787"/>
    <w:rsid w:val="00CD3A3F"/>
    <w:rsid w:val="00CD3EEA"/>
    <w:rsid w:val="00CD40F6"/>
    <w:rsid w:val="00CD4207"/>
    <w:rsid w:val="00CD428D"/>
    <w:rsid w:val="00CD44A1"/>
    <w:rsid w:val="00CD4509"/>
    <w:rsid w:val="00CD4B73"/>
    <w:rsid w:val="00CD53BF"/>
    <w:rsid w:val="00CD5474"/>
    <w:rsid w:val="00CD6480"/>
    <w:rsid w:val="00CD6744"/>
    <w:rsid w:val="00CD6FEA"/>
    <w:rsid w:val="00CD7562"/>
    <w:rsid w:val="00CD7A52"/>
    <w:rsid w:val="00CD7AFF"/>
    <w:rsid w:val="00CE009F"/>
    <w:rsid w:val="00CE02D5"/>
    <w:rsid w:val="00CE05CA"/>
    <w:rsid w:val="00CE08DC"/>
    <w:rsid w:val="00CE1D4C"/>
    <w:rsid w:val="00CE1E2D"/>
    <w:rsid w:val="00CE24EA"/>
    <w:rsid w:val="00CE2759"/>
    <w:rsid w:val="00CE347F"/>
    <w:rsid w:val="00CE3688"/>
    <w:rsid w:val="00CE36FB"/>
    <w:rsid w:val="00CE3786"/>
    <w:rsid w:val="00CE3A4C"/>
    <w:rsid w:val="00CE3B1F"/>
    <w:rsid w:val="00CE3F52"/>
    <w:rsid w:val="00CE4108"/>
    <w:rsid w:val="00CE4847"/>
    <w:rsid w:val="00CE4D80"/>
    <w:rsid w:val="00CE4F5F"/>
    <w:rsid w:val="00CE4FBA"/>
    <w:rsid w:val="00CE5015"/>
    <w:rsid w:val="00CE5145"/>
    <w:rsid w:val="00CE525D"/>
    <w:rsid w:val="00CE53F0"/>
    <w:rsid w:val="00CE5E9C"/>
    <w:rsid w:val="00CE6321"/>
    <w:rsid w:val="00CE725A"/>
    <w:rsid w:val="00CE74BB"/>
    <w:rsid w:val="00CE76CC"/>
    <w:rsid w:val="00CE7F6E"/>
    <w:rsid w:val="00CF008D"/>
    <w:rsid w:val="00CF0A5A"/>
    <w:rsid w:val="00CF0E19"/>
    <w:rsid w:val="00CF0E9B"/>
    <w:rsid w:val="00CF1260"/>
    <w:rsid w:val="00CF14F6"/>
    <w:rsid w:val="00CF1A2C"/>
    <w:rsid w:val="00CF253B"/>
    <w:rsid w:val="00CF2D13"/>
    <w:rsid w:val="00CF2F1D"/>
    <w:rsid w:val="00CF312A"/>
    <w:rsid w:val="00CF3695"/>
    <w:rsid w:val="00CF4275"/>
    <w:rsid w:val="00CF4584"/>
    <w:rsid w:val="00CF4B08"/>
    <w:rsid w:val="00CF4E1E"/>
    <w:rsid w:val="00CF4FB9"/>
    <w:rsid w:val="00CF6399"/>
    <w:rsid w:val="00CF63D9"/>
    <w:rsid w:val="00CF66E0"/>
    <w:rsid w:val="00CF6A70"/>
    <w:rsid w:val="00CF6B52"/>
    <w:rsid w:val="00CF7673"/>
    <w:rsid w:val="00CF7ADE"/>
    <w:rsid w:val="00D009C9"/>
    <w:rsid w:val="00D015DD"/>
    <w:rsid w:val="00D017D6"/>
    <w:rsid w:val="00D01B44"/>
    <w:rsid w:val="00D01F37"/>
    <w:rsid w:val="00D022C0"/>
    <w:rsid w:val="00D02A58"/>
    <w:rsid w:val="00D02AC5"/>
    <w:rsid w:val="00D02B5B"/>
    <w:rsid w:val="00D02D08"/>
    <w:rsid w:val="00D03225"/>
    <w:rsid w:val="00D035EF"/>
    <w:rsid w:val="00D038C4"/>
    <w:rsid w:val="00D03A87"/>
    <w:rsid w:val="00D041F9"/>
    <w:rsid w:val="00D04732"/>
    <w:rsid w:val="00D04BD9"/>
    <w:rsid w:val="00D04C6D"/>
    <w:rsid w:val="00D05126"/>
    <w:rsid w:val="00D05C32"/>
    <w:rsid w:val="00D06235"/>
    <w:rsid w:val="00D06AAB"/>
    <w:rsid w:val="00D06B9B"/>
    <w:rsid w:val="00D06C6A"/>
    <w:rsid w:val="00D0729E"/>
    <w:rsid w:val="00D07319"/>
    <w:rsid w:val="00D07508"/>
    <w:rsid w:val="00D0774B"/>
    <w:rsid w:val="00D07AA9"/>
    <w:rsid w:val="00D10260"/>
    <w:rsid w:val="00D1039B"/>
    <w:rsid w:val="00D1057A"/>
    <w:rsid w:val="00D10E57"/>
    <w:rsid w:val="00D11460"/>
    <w:rsid w:val="00D11FC7"/>
    <w:rsid w:val="00D1264E"/>
    <w:rsid w:val="00D1287D"/>
    <w:rsid w:val="00D12AA0"/>
    <w:rsid w:val="00D12E91"/>
    <w:rsid w:val="00D12EEC"/>
    <w:rsid w:val="00D13413"/>
    <w:rsid w:val="00D134E8"/>
    <w:rsid w:val="00D1440E"/>
    <w:rsid w:val="00D147CC"/>
    <w:rsid w:val="00D14DE4"/>
    <w:rsid w:val="00D15435"/>
    <w:rsid w:val="00D15885"/>
    <w:rsid w:val="00D15965"/>
    <w:rsid w:val="00D16509"/>
    <w:rsid w:val="00D16D44"/>
    <w:rsid w:val="00D1768D"/>
    <w:rsid w:val="00D17ECA"/>
    <w:rsid w:val="00D20329"/>
    <w:rsid w:val="00D2081D"/>
    <w:rsid w:val="00D20B13"/>
    <w:rsid w:val="00D20CA5"/>
    <w:rsid w:val="00D218EA"/>
    <w:rsid w:val="00D21AE1"/>
    <w:rsid w:val="00D21C6E"/>
    <w:rsid w:val="00D21FBE"/>
    <w:rsid w:val="00D222DA"/>
    <w:rsid w:val="00D22393"/>
    <w:rsid w:val="00D2377B"/>
    <w:rsid w:val="00D23EE2"/>
    <w:rsid w:val="00D2419D"/>
    <w:rsid w:val="00D2427D"/>
    <w:rsid w:val="00D246D6"/>
    <w:rsid w:val="00D25824"/>
    <w:rsid w:val="00D2583F"/>
    <w:rsid w:val="00D2599C"/>
    <w:rsid w:val="00D25AC3"/>
    <w:rsid w:val="00D25DAD"/>
    <w:rsid w:val="00D25FF9"/>
    <w:rsid w:val="00D268C4"/>
    <w:rsid w:val="00D269FE"/>
    <w:rsid w:val="00D26CB6"/>
    <w:rsid w:val="00D26F70"/>
    <w:rsid w:val="00D27535"/>
    <w:rsid w:val="00D302FC"/>
    <w:rsid w:val="00D30B11"/>
    <w:rsid w:val="00D30B5D"/>
    <w:rsid w:val="00D30D4F"/>
    <w:rsid w:val="00D310AE"/>
    <w:rsid w:val="00D311C7"/>
    <w:rsid w:val="00D31A02"/>
    <w:rsid w:val="00D31A53"/>
    <w:rsid w:val="00D32013"/>
    <w:rsid w:val="00D32221"/>
    <w:rsid w:val="00D322C9"/>
    <w:rsid w:val="00D3242A"/>
    <w:rsid w:val="00D32D0F"/>
    <w:rsid w:val="00D33014"/>
    <w:rsid w:val="00D33323"/>
    <w:rsid w:val="00D33721"/>
    <w:rsid w:val="00D339E2"/>
    <w:rsid w:val="00D345A4"/>
    <w:rsid w:val="00D353A4"/>
    <w:rsid w:val="00D357F7"/>
    <w:rsid w:val="00D35C25"/>
    <w:rsid w:val="00D400C6"/>
    <w:rsid w:val="00D40314"/>
    <w:rsid w:val="00D4043D"/>
    <w:rsid w:val="00D40704"/>
    <w:rsid w:val="00D40900"/>
    <w:rsid w:val="00D40CCA"/>
    <w:rsid w:val="00D40D0B"/>
    <w:rsid w:val="00D415D9"/>
    <w:rsid w:val="00D41C8C"/>
    <w:rsid w:val="00D428DC"/>
    <w:rsid w:val="00D428FE"/>
    <w:rsid w:val="00D42B33"/>
    <w:rsid w:val="00D42E70"/>
    <w:rsid w:val="00D43EDB"/>
    <w:rsid w:val="00D44364"/>
    <w:rsid w:val="00D44645"/>
    <w:rsid w:val="00D44B9E"/>
    <w:rsid w:val="00D44F58"/>
    <w:rsid w:val="00D45094"/>
    <w:rsid w:val="00D4510D"/>
    <w:rsid w:val="00D45171"/>
    <w:rsid w:val="00D45A2F"/>
    <w:rsid w:val="00D45B3A"/>
    <w:rsid w:val="00D45E21"/>
    <w:rsid w:val="00D45FBB"/>
    <w:rsid w:val="00D4610C"/>
    <w:rsid w:val="00D46369"/>
    <w:rsid w:val="00D463E4"/>
    <w:rsid w:val="00D46473"/>
    <w:rsid w:val="00D4694E"/>
    <w:rsid w:val="00D471BF"/>
    <w:rsid w:val="00D473B0"/>
    <w:rsid w:val="00D47F1B"/>
    <w:rsid w:val="00D5000C"/>
    <w:rsid w:val="00D5081F"/>
    <w:rsid w:val="00D51E3B"/>
    <w:rsid w:val="00D52E05"/>
    <w:rsid w:val="00D53C81"/>
    <w:rsid w:val="00D53F35"/>
    <w:rsid w:val="00D54874"/>
    <w:rsid w:val="00D54CB3"/>
    <w:rsid w:val="00D55044"/>
    <w:rsid w:val="00D550D5"/>
    <w:rsid w:val="00D551B7"/>
    <w:rsid w:val="00D55919"/>
    <w:rsid w:val="00D55B47"/>
    <w:rsid w:val="00D55DF1"/>
    <w:rsid w:val="00D55E32"/>
    <w:rsid w:val="00D56392"/>
    <w:rsid w:val="00D5665D"/>
    <w:rsid w:val="00D56C02"/>
    <w:rsid w:val="00D57AE7"/>
    <w:rsid w:val="00D60375"/>
    <w:rsid w:val="00D607E4"/>
    <w:rsid w:val="00D60C07"/>
    <w:rsid w:val="00D60EC7"/>
    <w:rsid w:val="00D61201"/>
    <w:rsid w:val="00D61465"/>
    <w:rsid w:val="00D6155C"/>
    <w:rsid w:val="00D61A58"/>
    <w:rsid w:val="00D61C5A"/>
    <w:rsid w:val="00D61F47"/>
    <w:rsid w:val="00D626B9"/>
    <w:rsid w:val="00D62CCA"/>
    <w:rsid w:val="00D63563"/>
    <w:rsid w:val="00D63D46"/>
    <w:rsid w:val="00D6424C"/>
    <w:rsid w:val="00D64277"/>
    <w:rsid w:val="00D643AE"/>
    <w:rsid w:val="00D646C9"/>
    <w:rsid w:val="00D647A5"/>
    <w:rsid w:val="00D64AB3"/>
    <w:rsid w:val="00D6501C"/>
    <w:rsid w:val="00D65343"/>
    <w:rsid w:val="00D6570B"/>
    <w:rsid w:val="00D657C7"/>
    <w:rsid w:val="00D662E3"/>
    <w:rsid w:val="00D67128"/>
    <w:rsid w:val="00D67DE6"/>
    <w:rsid w:val="00D67EC4"/>
    <w:rsid w:val="00D67F78"/>
    <w:rsid w:val="00D709F4"/>
    <w:rsid w:val="00D7114D"/>
    <w:rsid w:val="00D71413"/>
    <w:rsid w:val="00D7224F"/>
    <w:rsid w:val="00D7258C"/>
    <w:rsid w:val="00D74198"/>
    <w:rsid w:val="00D74497"/>
    <w:rsid w:val="00D75446"/>
    <w:rsid w:val="00D7612A"/>
    <w:rsid w:val="00D761E2"/>
    <w:rsid w:val="00D76483"/>
    <w:rsid w:val="00D767CB"/>
    <w:rsid w:val="00D76C8F"/>
    <w:rsid w:val="00D777EF"/>
    <w:rsid w:val="00D77A1B"/>
    <w:rsid w:val="00D800DB"/>
    <w:rsid w:val="00D8010B"/>
    <w:rsid w:val="00D80182"/>
    <w:rsid w:val="00D80302"/>
    <w:rsid w:val="00D807AA"/>
    <w:rsid w:val="00D80A90"/>
    <w:rsid w:val="00D8103C"/>
    <w:rsid w:val="00D8119A"/>
    <w:rsid w:val="00D81862"/>
    <w:rsid w:val="00D8186F"/>
    <w:rsid w:val="00D81E4D"/>
    <w:rsid w:val="00D81F2A"/>
    <w:rsid w:val="00D8234D"/>
    <w:rsid w:val="00D82360"/>
    <w:rsid w:val="00D824F8"/>
    <w:rsid w:val="00D825D6"/>
    <w:rsid w:val="00D836E2"/>
    <w:rsid w:val="00D836EF"/>
    <w:rsid w:val="00D83A53"/>
    <w:rsid w:val="00D83AFB"/>
    <w:rsid w:val="00D8492A"/>
    <w:rsid w:val="00D85461"/>
    <w:rsid w:val="00D858C7"/>
    <w:rsid w:val="00D85AE9"/>
    <w:rsid w:val="00D85E12"/>
    <w:rsid w:val="00D85E38"/>
    <w:rsid w:val="00D8619F"/>
    <w:rsid w:val="00D86855"/>
    <w:rsid w:val="00D86C03"/>
    <w:rsid w:val="00D86E8A"/>
    <w:rsid w:val="00D86F77"/>
    <w:rsid w:val="00D871A9"/>
    <w:rsid w:val="00D873E1"/>
    <w:rsid w:val="00D87AC7"/>
    <w:rsid w:val="00D87B17"/>
    <w:rsid w:val="00D87D0C"/>
    <w:rsid w:val="00D87E8D"/>
    <w:rsid w:val="00D908A2"/>
    <w:rsid w:val="00D90AC3"/>
    <w:rsid w:val="00D90F10"/>
    <w:rsid w:val="00D912C0"/>
    <w:rsid w:val="00D914B9"/>
    <w:rsid w:val="00D91515"/>
    <w:rsid w:val="00D91F2B"/>
    <w:rsid w:val="00D92482"/>
    <w:rsid w:val="00D925BF"/>
    <w:rsid w:val="00D928EF"/>
    <w:rsid w:val="00D92C7B"/>
    <w:rsid w:val="00D92E9E"/>
    <w:rsid w:val="00D93837"/>
    <w:rsid w:val="00D93E88"/>
    <w:rsid w:val="00D9413F"/>
    <w:rsid w:val="00D944A4"/>
    <w:rsid w:val="00D94B04"/>
    <w:rsid w:val="00D94BBA"/>
    <w:rsid w:val="00D94BDC"/>
    <w:rsid w:val="00D94DF7"/>
    <w:rsid w:val="00D95923"/>
    <w:rsid w:val="00D95C89"/>
    <w:rsid w:val="00D95EDB"/>
    <w:rsid w:val="00D96990"/>
    <w:rsid w:val="00D96BED"/>
    <w:rsid w:val="00D96E02"/>
    <w:rsid w:val="00D976CB"/>
    <w:rsid w:val="00D978EE"/>
    <w:rsid w:val="00D97AA3"/>
    <w:rsid w:val="00D97AA6"/>
    <w:rsid w:val="00D97DAF"/>
    <w:rsid w:val="00D97E3F"/>
    <w:rsid w:val="00D97E86"/>
    <w:rsid w:val="00DA0292"/>
    <w:rsid w:val="00DA0D16"/>
    <w:rsid w:val="00DA13C5"/>
    <w:rsid w:val="00DA19A2"/>
    <w:rsid w:val="00DA1DB4"/>
    <w:rsid w:val="00DA26B4"/>
    <w:rsid w:val="00DA2AD3"/>
    <w:rsid w:val="00DA2F10"/>
    <w:rsid w:val="00DA397E"/>
    <w:rsid w:val="00DA3CE3"/>
    <w:rsid w:val="00DA3F82"/>
    <w:rsid w:val="00DA4361"/>
    <w:rsid w:val="00DA465B"/>
    <w:rsid w:val="00DA4A62"/>
    <w:rsid w:val="00DA53B4"/>
    <w:rsid w:val="00DA5BC4"/>
    <w:rsid w:val="00DA60ED"/>
    <w:rsid w:val="00DA6444"/>
    <w:rsid w:val="00DA64FA"/>
    <w:rsid w:val="00DA66AC"/>
    <w:rsid w:val="00DA7A0D"/>
    <w:rsid w:val="00DB03E0"/>
    <w:rsid w:val="00DB05D8"/>
    <w:rsid w:val="00DB065F"/>
    <w:rsid w:val="00DB0A51"/>
    <w:rsid w:val="00DB1476"/>
    <w:rsid w:val="00DB15BA"/>
    <w:rsid w:val="00DB1CCE"/>
    <w:rsid w:val="00DB1E28"/>
    <w:rsid w:val="00DB281B"/>
    <w:rsid w:val="00DB2B74"/>
    <w:rsid w:val="00DB2B91"/>
    <w:rsid w:val="00DB2C5D"/>
    <w:rsid w:val="00DB304E"/>
    <w:rsid w:val="00DB3119"/>
    <w:rsid w:val="00DB311F"/>
    <w:rsid w:val="00DB32D3"/>
    <w:rsid w:val="00DB34BB"/>
    <w:rsid w:val="00DB38A2"/>
    <w:rsid w:val="00DB403C"/>
    <w:rsid w:val="00DB44CE"/>
    <w:rsid w:val="00DB4C2A"/>
    <w:rsid w:val="00DB4E45"/>
    <w:rsid w:val="00DB4FB5"/>
    <w:rsid w:val="00DB555A"/>
    <w:rsid w:val="00DB56D1"/>
    <w:rsid w:val="00DB599D"/>
    <w:rsid w:val="00DB6F39"/>
    <w:rsid w:val="00DB71C9"/>
    <w:rsid w:val="00DB738D"/>
    <w:rsid w:val="00DB7993"/>
    <w:rsid w:val="00DB7A7D"/>
    <w:rsid w:val="00DB7B97"/>
    <w:rsid w:val="00DB7F11"/>
    <w:rsid w:val="00DC0730"/>
    <w:rsid w:val="00DC0CD9"/>
    <w:rsid w:val="00DC162C"/>
    <w:rsid w:val="00DC1707"/>
    <w:rsid w:val="00DC1C61"/>
    <w:rsid w:val="00DC22A8"/>
    <w:rsid w:val="00DC232C"/>
    <w:rsid w:val="00DC265F"/>
    <w:rsid w:val="00DC2B6A"/>
    <w:rsid w:val="00DC31B1"/>
    <w:rsid w:val="00DC3361"/>
    <w:rsid w:val="00DC35AB"/>
    <w:rsid w:val="00DC3C5F"/>
    <w:rsid w:val="00DC420C"/>
    <w:rsid w:val="00DC4BA0"/>
    <w:rsid w:val="00DC4ECF"/>
    <w:rsid w:val="00DC500F"/>
    <w:rsid w:val="00DC5431"/>
    <w:rsid w:val="00DC5A2B"/>
    <w:rsid w:val="00DC5D4E"/>
    <w:rsid w:val="00DC5E9A"/>
    <w:rsid w:val="00DC73DB"/>
    <w:rsid w:val="00DC75B2"/>
    <w:rsid w:val="00DC7E4A"/>
    <w:rsid w:val="00DD03BE"/>
    <w:rsid w:val="00DD0946"/>
    <w:rsid w:val="00DD0AF8"/>
    <w:rsid w:val="00DD0C41"/>
    <w:rsid w:val="00DD0C86"/>
    <w:rsid w:val="00DD0ED9"/>
    <w:rsid w:val="00DD19DB"/>
    <w:rsid w:val="00DD1E9C"/>
    <w:rsid w:val="00DD3371"/>
    <w:rsid w:val="00DD35BD"/>
    <w:rsid w:val="00DD36C5"/>
    <w:rsid w:val="00DD39B0"/>
    <w:rsid w:val="00DD4277"/>
    <w:rsid w:val="00DD45A3"/>
    <w:rsid w:val="00DD477F"/>
    <w:rsid w:val="00DD5621"/>
    <w:rsid w:val="00DD5767"/>
    <w:rsid w:val="00DD594E"/>
    <w:rsid w:val="00DD6304"/>
    <w:rsid w:val="00DD68C7"/>
    <w:rsid w:val="00DD714D"/>
    <w:rsid w:val="00DD71D6"/>
    <w:rsid w:val="00DE0010"/>
    <w:rsid w:val="00DE020B"/>
    <w:rsid w:val="00DE0960"/>
    <w:rsid w:val="00DE0B96"/>
    <w:rsid w:val="00DE0CD7"/>
    <w:rsid w:val="00DE140B"/>
    <w:rsid w:val="00DE163C"/>
    <w:rsid w:val="00DE1B22"/>
    <w:rsid w:val="00DE1D9E"/>
    <w:rsid w:val="00DE22F7"/>
    <w:rsid w:val="00DE2FEF"/>
    <w:rsid w:val="00DE30AF"/>
    <w:rsid w:val="00DE357B"/>
    <w:rsid w:val="00DE413F"/>
    <w:rsid w:val="00DE445B"/>
    <w:rsid w:val="00DE467F"/>
    <w:rsid w:val="00DE4A40"/>
    <w:rsid w:val="00DE4ACA"/>
    <w:rsid w:val="00DE4FEC"/>
    <w:rsid w:val="00DE50ED"/>
    <w:rsid w:val="00DE5C62"/>
    <w:rsid w:val="00DE5DDD"/>
    <w:rsid w:val="00DE632D"/>
    <w:rsid w:val="00DE6337"/>
    <w:rsid w:val="00DE65B5"/>
    <w:rsid w:val="00DE6642"/>
    <w:rsid w:val="00DE6708"/>
    <w:rsid w:val="00DE68E3"/>
    <w:rsid w:val="00DE6B67"/>
    <w:rsid w:val="00DE6EC7"/>
    <w:rsid w:val="00DE6F46"/>
    <w:rsid w:val="00DE785C"/>
    <w:rsid w:val="00DE7A22"/>
    <w:rsid w:val="00DF063A"/>
    <w:rsid w:val="00DF0721"/>
    <w:rsid w:val="00DF080E"/>
    <w:rsid w:val="00DF090D"/>
    <w:rsid w:val="00DF0988"/>
    <w:rsid w:val="00DF0CA3"/>
    <w:rsid w:val="00DF10F8"/>
    <w:rsid w:val="00DF1321"/>
    <w:rsid w:val="00DF1592"/>
    <w:rsid w:val="00DF162A"/>
    <w:rsid w:val="00DF177B"/>
    <w:rsid w:val="00DF26C8"/>
    <w:rsid w:val="00DF2B7B"/>
    <w:rsid w:val="00DF3107"/>
    <w:rsid w:val="00DF34DB"/>
    <w:rsid w:val="00DF3606"/>
    <w:rsid w:val="00DF371E"/>
    <w:rsid w:val="00DF384C"/>
    <w:rsid w:val="00DF3A3D"/>
    <w:rsid w:val="00DF3D96"/>
    <w:rsid w:val="00DF3FEA"/>
    <w:rsid w:val="00DF46E0"/>
    <w:rsid w:val="00DF5756"/>
    <w:rsid w:val="00DF5761"/>
    <w:rsid w:val="00DF58AD"/>
    <w:rsid w:val="00DF5ADB"/>
    <w:rsid w:val="00DF5EAE"/>
    <w:rsid w:val="00DF66F5"/>
    <w:rsid w:val="00DF67C5"/>
    <w:rsid w:val="00DF6B14"/>
    <w:rsid w:val="00DF6CB2"/>
    <w:rsid w:val="00DF79E3"/>
    <w:rsid w:val="00DF7ABE"/>
    <w:rsid w:val="00E00558"/>
    <w:rsid w:val="00E0085C"/>
    <w:rsid w:val="00E014CB"/>
    <w:rsid w:val="00E016A8"/>
    <w:rsid w:val="00E02086"/>
    <w:rsid w:val="00E0216A"/>
    <w:rsid w:val="00E02950"/>
    <w:rsid w:val="00E034E4"/>
    <w:rsid w:val="00E0393C"/>
    <w:rsid w:val="00E03B86"/>
    <w:rsid w:val="00E04575"/>
    <w:rsid w:val="00E0469E"/>
    <w:rsid w:val="00E04871"/>
    <w:rsid w:val="00E05793"/>
    <w:rsid w:val="00E05BBF"/>
    <w:rsid w:val="00E05F11"/>
    <w:rsid w:val="00E06009"/>
    <w:rsid w:val="00E06110"/>
    <w:rsid w:val="00E0699B"/>
    <w:rsid w:val="00E07228"/>
    <w:rsid w:val="00E075B4"/>
    <w:rsid w:val="00E077AC"/>
    <w:rsid w:val="00E07960"/>
    <w:rsid w:val="00E07A8B"/>
    <w:rsid w:val="00E07FB3"/>
    <w:rsid w:val="00E10746"/>
    <w:rsid w:val="00E112C4"/>
    <w:rsid w:val="00E11840"/>
    <w:rsid w:val="00E11884"/>
    <w:rsid w:val="00E12214"/>
    <w:rsid w:val="00E127FC"/>
    <w:rsid w:val="00E12FDF"/>
    <w:rsid w:val="00E138A6"/>
    <w:rsid w:val="00E139DA"/>
    <w:rsid w:val="00E13A2A"/>
    <w:rsid w:val="00E146B7"/>
    <w:rsid w:val="00E14C46"/>
    <w:rsid w:val="00E1537F"/>
    <w:rsid w:val="00E15576"/>
    <w:rsid w:val="00E15CB1"/>
    <w:rsid w:val="00E15CB3"/>
    <w:rsid w:val="00E15CC6"/>
    <w:rsid w:val="00E16E20"/>
    <w:rsid w:val="00E17243"/>
    <w:rsid w:val="00E17A65"/>
    <w:rsid w:val="00E17F88"/>
    <w:rsid w:val="00E20017"/>
    <w:rsid w:val="00E20D4E"/>
    <w:rsid w:val="00E20DC2"/>
    <w:rsid w:val="00E211DF"/>
    <w:rsid w:val="00E21337"/>
    <w:rsid w:val="00E216CA"/>
    <w:rsid w:val="00E218DB"/>
    <w:rsid w:val="00E21EDE"/>
    <w:rsid w:val="00E22099"/>
    <w:rsid w:val="00E22487"/>
    <w:rsid w:val="00E22B4D"/>
    <w:rsid w:val="00E22B84"/>
    <w:rsid w:val="00E22F2F"/>
    <w:rsid w:val="00E243DC"/>
    <w:rsid w:val="00E24D6F"/>
    <w:rsid w:val="00E24F23"/>
    <w:rsid w:val="00E25651"/>
    <w:rsid w:val="00E26E3F"/>
    <w:rsid w:val="00E272F2"/>
    <w:rsid w:val="00E2734C"/>
    <w:rsid w:val="00E2745E"/>
    <w:rsid w:val="00E275CC"/>
    <w:rsid w:val="00E27B01"/>
    <w:rsid w:val="00E27ED9"/>
    <w:rsid w:val="00E30F55"/>
    <w:rsid w:val="00E316D7"/>
    <w:rsid w:val="00E31860"/>
    <w:rsid w:val="00E3198A"/>
    <w:rsid w:val="00E319F5"/>
    <w:rsid w:val="00E3331C"/>
    <w:rsid w:val="00E34723"/>
    <w:rsid w:val="00E34CA9"/>
    <w:rsid w:val="00E3540C"/>
    <w:rsid w:val="00E35B31"/>
    <w:rsid w:val="00E36825"/>
    <w:rsid w:val="00E369F8"/>
    <w:rsid w:val="00E36C96"/>
    <w:rsid w:val="00E3712E"/>
    <w:rsid w:val="00E373E9"/>
    <w:rsid w:val="00E377FC"/>
    <w:rsid w:val="00E379E1"/>
    <w:rsid w:val="00E3991C"/>
    <w:rsid w:val="00E40402"/>
    <w:rsid w:val="00E40AB2"/>
    <w:rsid w:val="00E40BEC"/>
    <w:rsid w:val="00E40E96"/>
    <w:rsid w:val="00E411F1"/>
    <w:rsid w:val="00E41A47"/>
    <w:rsid w:val="00E41CF0"/>
    <w:rsid w:val="00E41FCC"/>
    <w:rsid w:val="00E426FC"/>
    <w:rsid w:val="00E428DE"/>
    <w:rsid w:val="00E4295C"/>
    <w:rsid w:val="00E42CC4"/>
    <w:rsid w:val="00E43945"/>
    <w:rsid w:val="00E440FB"/>
    <w:rsid w:val="00E441F2"/>
    <w:rsid w:val="00E44303"/>
    <w:rsid w:val="00E4449B"/>
    <w:rsid w:val="00E4453F"/>
    <w:rsid w:val="00E4498C"/>
    <w:rsid w:val="00E44ABC"/>
    <w:rsid w:val="00E44B36"/>
    <w:rsid w:val="00E44DCA"/>
    <w:rsid w:val="00E44E86"/>
    <w:rsid w:val="00E44F61"/>
    <w:rsid w:val="00E455F3"/>
    <w:rsid w:val="00E45F5A"/>
    <w:rsid w:val="00E46120"/>
    <w:rsid w:val="00E46534"/>
    <w:rsid w:val="00E469FE"/>
    <w:rsid w:val="00E46CE4"/>
    <w:rsid w:val="00E47110"/>
    <w:rsid w:val="00E47791"/>
    <w:rsid w:val="00E47FE7"/>
    <w:rsid w:val="00E50CD2"/>
    <w:rsid w:val="00E5119C"/>
    <w:rsid w:val="00E51912"/>
    <w:rsid w:val="00E51C3E"/>
    <w:rsid w:val="00E522C7"/>
    <w:rsid w:val="00E52841"/>
    <w:rsid w:val="00E532F9"/>
    <w:rsid w:val="00E53660"/>
    <w:rsid w:val="00E536E7"/>
    <w:rsid w:val="00E53F62"/>
    <w:rsid w:val="00E543EA"/>
    <w:rsid w:val="00E54717"/>
    <w:rsid w:val="00E54721"/>
    <w:rsid w:val="00E548FC"/>
    <w:rsid w:val="00E55140"/>
    <w:rsid w:val="00E55638"/>
    <w:rsid w:val="00E557F1"/>
    <w:rsid w:val="00E55C33"/>
    <w:rsid w:val="00E560E9"/>
    <w:rsid w:val="00E56444"/>
    <w:rsid w:val="00E56E92"/>
    <w:rsid w:val="00E56FEA"/>
    <w:rsid w:val="00E57486"/>
    <w:rsid w:val="00E57B7E"/>
    <w:rsid w:val="00E57C12"/>
    <w:rsid w:val="00E603EB"/>
    <w:rsid w:val="00E60526"/>
    <w:rsid w:val="00E60606"/>
    <w:rsid w:val="00E6098F"/>
    <w:rsid w:val="00E60A34"/>
    <w:rsid w:val="00E60E7D"/>
    <w:rsid w:val="00E60FEE"/>
    <w:rsid w:val="00E60FFD"/>
    <w:rsid w:val="00E611CB"/>
    <w:rsid w:val="00E615F2"/>
    <w:rsid w:val="00E61C0F"/>
    <w:rsid w:val="00E62238"/>
    <w:rsid w:val="00E625DC"/>
    <w:rsid w:val="00E62935"/>
    <w:rsid w:val="00E62A70"/>
    <w:rsid w:val="00E630E1"/>
    <w:rsid w:val="00E63E64"/>
    <w:rsid w:val="00E63E72"/>
    <w:rsid w:val="00E63F0D"/>
    <w:rsid w:val="00E63FB7"/>
    <w:rsid w:val="00E6413C"/>
    <w:rsid w:val="00E652B3"/>
    <w:rsid w:val="00E65945"/>
    <w:rsid w:val="00E65982"/>
    <w:rsid w:val="00E659FA"/>
    <w:rsid w:val="00E65D3C"/>
    <w:rsid w:val="00E6601A"/>
    <w:rsid w:val="00E660B1"/>
    <w:rsid w:val="00E66B59"/>
    <w:rsid w:val="00E66CA6"/>
    <w:rsid w:val="00E67863"/>
    <w:rsid w:val="00E67C8E"/>
    <w:rsid w:val="00E67F80"/>
    <w:rsid w:val="00E70787"/>
    <w:rsid w:val="00E70F5C"/>
    <w:rsid w:val="00E71245"/>
    <w:rsid w:val="00E7165D"/>
    <w:rsid w:val="00E71B11"/>
    <w:rsid w:val="00E71BF7"/>
    <w:rsid w:val="00E71C81"/>
    <w:rsid w:val="00E72825"/>
    <w:rsid w:val="00E73331"/>
    <w:rsid w:val="00E73FA3"/>
    <w:rsid w:val="00E7449A"/>
    <w:rsid w:val="00E74BE9"/>
    <w:rsid w:val="00E74E35"/>
    <w:rsid w:val="00E75099"/>
    <w:rsid w:val="00E750DC"/>
    <w:rsid w:val="00E7514B"/>
    <w:rsid w:val="00E7564B"/>
    <w:rsid w:val="00E7633F"/>
    <w:rsid w:val="00E764A2"/>
    <w:rsid w:val="00E764E1"/>
    <w:rsid w:val="00E764F5"/>
    <w:rsid w:val="00E7652E"/>
    <w:rsid w:val="00E76BFF"/>
    <w:rsid w:val="00E76F00"/>
    <w:rsid w:val="00E77441"/>
    <w:rsid w:val="00E775AC"/>
    <w:rsid w:val="00E77749"/>
    <w:rsid w:val="00E80017"/>
    <w:rsid w:val="00E80044"/>
    <w:rsid w:val="00E80064"/>
    <w:rsid w:val="00E80437"/>
    <w:rsid w:val="00E80822"/>
    <w:rsid w:val="00E808C4"/>
    <w:rsid w:val="00E80E58"/>
    <w:rsid w:val="00E81232"/>
    <w:rsid w:val="00E817A0"/>
    <w:rsid w:val="00E81B56"/>
    <w:rsid w:val="00E81EE8"/>
    <w:rsid w:val="00E82289"/>
    <w:rsid w:val="00E8228B"/>
    <w:rsid w:val="00E829A3"/>
    <w:rsid w:val="00E82ACE"/>
    <w:rsid w:val="00E82B34"/>
    <w:rsid w:val="00E82C56"/>
    <w:rsid w:val="00E8335E"/>
    <w:rsid w:val="00E83395"/>
    <w:rsid w:val="00E837E2"/>
    <w:rsid w:val="00E83BB8"/>
    <w:rsid w:val="00E8512B"/>
    <w:rsid w:val="00E85199"/>
    <w:rsid w:val="00E8524B"/>
    <w:rsid w:val="00E85771"/>
    <w:rsid w:val="00E85951"/>
    <w:rsid w:val="00E85DD8"/>
    <w:rsid w:val="00E85DDC"/>
    <w:rsid w:val="00E861FC"/>
    <w:rsid w:val="00E86626"/>
    <w:rsid w:val="00E8666A"/>
    <w:rsid w:val="00E86953"/>
    <w:rsid w:val="00E86D87"/>
    <w:rsid w:val="00E87791"/>
    <w:rsid w:val="00E8785E"/>
    <w:rsid w:val="00E87AAE"/>
    <w:rsid w:val="00E90A2F"/>
    <w:rsid w:val="00E90FA6"/>
    <w:rsid w:val="00E91043"/>
    <w:rsid w:val="00E9170D"/>
    <w:rsid w:val="00E91D2A"/>
    <w:rsid w:val="00E91F88"/>
    <w:rsid w:val="00E92371"/>
    <w:rsid w:val="00E9257D"/>
    <w:rsid w:val="00E9288E"/>
    <w:rsid w:val="00E92BCB"/>
    <w:rsid w:val="00E92FD3"/>
    <w:rsid w:val="00E9327E"/>
    <w:rsid w:val="00E9388B"/>
    <w:rsid w:val="00E93B88"/>
    <w:rsid w:val="00E941B6"/>
    <w:rsid w:val="00E94EEF"/>
    <w:rsid w:val="00E95302"/>
    <w:rsid w:val="00E954CD"/>
    <w:rsid w:val="00E954E7"/>
    <w:rsid w:val="00E95AE3"/>
    <w:rsid w:val="00E961AD"/>
    <w:rsid w:val="00E9645D"/>
    <w:rsid w:val="00E96B76"/>
    <w:rsid w:val="00E96EE6"/>
    <w:rsid w:val="00E97100"/>
    <w:rsid w:val="00E97942"/>
    <w:rsid w:val="00E97960"/>
    <w:rsid w:val="00E97D06"/>
    <w:rsid w:val="00E97DFD"/>
    <w:rsid w:val="00EA01FA"/>
    <w:rsid w:val="00EA0DD1"/>
    <w:rsid w:val="00EA12C7"/>
    <w:rsid w:val="00EA1A61"/>
    <w:rsid w:val="00EA1D32"/>
    <w:rsid w:val="00EA2547"/>
    <w:rsid w:val="00EA268B"/>
    <w:rsid w:val="00EA2EF4"/>
    <w:rsid w:val="00EA31B3"/>
    <w:rsid w:val="00EA3889"/>
    <w:rsid w:val="00EA38B9"/>
    <w:rsid w:val="00EA4752"/>
    <w:rsid w:val="00EA4D07"/>
    <w:rsid w:val="00EA57BF"/>
    <w:rsid w:val="00EA5A55"/>
    <w:rsid w:val="00EA5B89"/>
    <w:rsid w:val="00EA604A"/>
    <w:rsid w:val="00EA6905"/>
    <w:rsid w:val="00EB0C85"/>
    <w:rsid w:val="00EB104C"/>
    <w:rsid w:val="00EB118F"/>
    <w:rsid w:val="00EB14F7"/>
    <w:rsid w:val="00EB1732"/>
    <w:rsid w:val="00EB1962"/>
    <w:rsid w:val="00EB1C27"/>
    <w:rsid w:val="00EB2724"/>
    <w:rsid w:val="00EB2C23"/>
    <w:rsid w:val="00EB34B5"/>
    <w:rsid w:val="00EB3C1B"/>
    <w:rsid w:val="00EB4182"/>
    <w:rsid w:val="00EB4431"/>
    <w:rsid w:val="00EB5409"/>
    <w:rsid w:val="00EB54DA"/>
    <w:rsid w:val="00EB5675"/>
    <w:rsid w:val="00EB5E98"/>
    <w:rsid w:val="00EB6327"/>
    <w:rsid w:val="00EB6806"/>
    <w:rsid w:val="00EB7181"/>
    <w:rsid w:val="00EB7E0F"/>
    <w:rsid w:val="00EB7F9B"/>
    <w:rsid w:val="00EC0133"/>
    <w:rsid w:val="00EC0F4E"/>
    <w:rsid w:val="00EC2059"/>
    <w:rsid w:val="00EC23F3"/>
    <w:rsid w:val="00EC2D3E"/>
    <w:rsid w:val="00EC2DBB"/>
    <w:rsid w:val="00EC3577"/>
    <w:rsid w:val="00EC3F07"/>
    <w:rsid w:val="00EC3F7C"/>
    <w:rsid w:val="00EC409A"/>
    <w:rsid w:val="00EC4484"/>
    <w:rsid w:val="00EC5033"/>
    <w:rsid w:val="00EC5138"/>
    <w:rsid w:val="00EC5406"/>
    <w:rsid w:val="00EC543F"/>
    <w:rsid w:val="00EC57E8"/>
    <w:rsid w:val="00EC58B0"/>
    <w:rsid w:val="00EC64C8"/>
    <w:rsid w:val="00EC6D64"/>
    <w:rsid w:val="00EC6EC1"/>
    <w:rsid w:val="00EC7078"/>
    <w:rsid w:val="00EC7332"/>
    <w:rsid w:val="00EC768B"/>
    <w:rsid w:val="00EC7874"/>
    <w:rsid w:val="00EC7B60"/>
    <w:rsid w:val="00EC7C62"/>
    <w:rsid w:val="00ED02B2"/>
    <w:rsid w:val="00ED046B"/>
    <w:rsid w:val="00ED0CB6"/>
    <w:rsid w:val="00ED1E84"/>
    <w:rsid w:val="00ED283C"/>
    <w:rsid w:val="00ED28C3"/>
    <w:rsid w:val="00ED2A60"/>
    <w:rsid w:val="00ED3921"/>
    <w:rsid w:val="00ED3BAD"/>
    <w:rsid w:val="00ED4BA2"/>
    <w:rsid w:val="00ED5241"/>
    <w:rsid w:val="00ED5483"/>
    <w:rsid w:val="00ED5D51"/>
    <w:rsid w:val="00ED72F8"/>
    <w:rsid w:val="00ED732B"/>
    <w:rsid w:val="00ED7626"/>
    <w:rsid w:val="00ED7B6D"/>
    <w:rsid w:val="00ED7D75"/>
    <w:rsid w:val="00EE00FA"/>
    <w:rsid w:val="00EE04E1"/>
    <w:rsid w:val="00EE0BDA"/>
    <w:rsid w:val="00EE0F32"/>
    <w:rsid w:val="00EE1010"/>
    <w:rsid w:val="00EE1668"/>
    <w:rsid w:val="00EE1CE9"/>
    <w:rsid w:val="00EE1DF8"/>
    <w:rsid w:val="00EE24EB"/>
    <w:rsid w:val="00EE258B"/>
    <w:rsid w:val="00EE2E87"/>
    <w:rsid w:val="00EE3254"/>
    <w:rsid w:val="00EE37E3"/>
    <w:rsid w:val="00EE3916"/>
    <w:rsid w:val="00EE3B8D"/>
    <w:rsid w:val="00EE3F05"/>
    <w:rsid w:val="00EE3FBC"/>
    <w:rsid w:val="00EE439D"/>
    <w:rsid w:val="00EE526E"/>
    <w:rsid w:val="00EE5A6C"/>
    <w:rsid w:val="00EE64AC"/>
    <w:rsid w:val="00EE6637"/>
    <w:rsid w:val="00EE6899"/>
    <w:rsid w:val="00EE6ADD"/>
    <w:rsid w:val="00EE6C33"/>
    <w:rsid w:val="00EE7211"/>
    <w:rsid w:val="00EF023D"/>
    <w:rsid w:val="00EF05FF"/>
    <w:rsid w:val="00EF1909"/>
    <w:rsid w:val="00EF1C02"/>
    <w:rsid w:val="00EF21C8"/>
    <w:rsid w:val="00EF2254"/>
    <w:rsid w:val="00EF279C"/>
    <w:rsid w:val="00EF2C7D"/>
    <w:rsid w:val="00EF32FF"/>
    <w:rsid w:val="00EF35D3"/>
    <w:rsid w:val="00EF3AFD"/>
    <w:rsid w:val="00EF40AD"/>
    <w:rsid w:val="00EF529E"/>
    <w:rsid w:val="00EF536E"/>
    <w:rsid w:val="00EF55C1"/>
    <w:rsid w:val="00EF5669"/>
    <w:rsid w:val="00EF655E"/>
    <w:rsid w:val="00EF6F47"/>
    <w:rsid w:val="00EF727F"/>
    <w:rsid w:val="00EF73C8"/>
    <w:rsid w:val="00EF73D7"/>
    <w:rsid w:val="00EF7C65"/>
    <w:rsid w:val="00EF7D16"/>
    <w:rsid w:val="00EF7D55"/>
    <w:rsid w:val="00F008F0"/>
    <w:rsid w:val="00F00F22"/>
    <w:rsid w:val="00F016D5"/>
    <w:rsid w:val="00F01B57"/>
    <w:rsid w:val="00F01F52"/>
    <w:rsid w:val="00F026AA"/>
    <w:rsid w:val="00F03158"/>
    <w:rsid w:val="00F034E1"/>
    <w:rsid w:val="00F03F08"/>
    <w:rsid w:val="00F04492"/>
    <w:rsid w:val="00F045F6"/>
    <w:rsid w:val="00F04B50"/>
    <w:rsid w:val="00F04D0D"/>
    <w:rsid w:val="00F050A2"/>
    <w:rsid w:val="00F05576"/>
    <w:rsid w:val="00F0562B"/>
    <w:rsid w:val="00F06283"/>
    <w:rsid w:val="00F06D55"/>
    <w:rsid w:val="00F07248"/>
    <w:rsid w:val="00F073DC"/>
    <w:rsid w:val="00F076B7"/>
    <w:rsid w:val="00F07723"/>
    <w:rsid w:val="00F07931"/>
    <w:rsid w:val="00F07A0E"/>
    <w:rsid w:val="00F07D41"/>
    <w:rsid w:val="00F07EE2"/>
    <w:rsid w:val="00F10172"/>
    <w:rsid w:val="00F10941"/>
    <w:rsid w:val="00F10BD6"/>
    <w:rsid w:val="00F10D41"/>
    <w:rsid w:val="00F10E83"/>
    <w:rsid w:val="00F110F5"/>
    <w:rsid w:val="00F1152C"/>
    <w:rsid w:val="00F1168F"/>
    <w:rsid w:val="00F1180B"/>
    <w:rsid w:val="00F11F5C"/>
    <w:rsid w:val="00F127D5"/>
    <w:rsid w:val="00F127F5"/>
    <w:rsid w:val="00F12EC7"/>
    <w:rsid w:val="00F133B8"/>
    <w:rsid w:val="00F133F5"/>
    <w:rsid w:val="00F13664"/>
    <w:rsid w:val="00F1393C"/>
    <w:rsid w:val="00F13CA7"/>
    <w:rsid w:val="00F13F1A"/>
    <w:rsid w:val="00F14252"/>
    <w:rsid w:val="00F1449A"/>
    <w:rsid w:val="00F148AF"/>
    <w:rsid w:val="00F14A6E"/>
    <w:rsid w:val="00F14CE2"/>
    <w:rsid w:val="00F14E0D"/>
    <w:rsid w:val="00F15206"/>
    <w:rsid w:val="00F155DF"/>
    <w:rsid w:val="00F155FE"/>
    <w:rsid w:val="00F1626C"/>
    <w:rsid w:val="00F165D4"/>
    <w:rsid w:val="00F16DF2"/>
    <w:rsid w:val="00F173A3"/>
    <w:rsid w:val="00F17A48"/>
    <w:rsid w:val="00F17FF2"/>
    <w:rsid w:val="00F2066E"/>
    <w:rsid w:val="00F2070D"/>
    <w:rsid w:val="00F20C91"/>
    <w:rsid w:val="00F20CB3"/>
    <w:rsid w:val="00F2172C"/>
    <w:rsid w:val="00F2184C"/>
    <w:rsid w:val="00F21FF4"/>
    <w:rsid w:val="00F224B0"/>
    <w:rsid w:val="00F22602"/>
    <w:rsid w:val="00F227A3"/>
    <w:rsid w:val="00F22AC8"/>
    <w:rsid w:val="00F22B54"/>
    <w:rsid w:val="00F22BA7"/>
    <w:rsid w:val="00F22BF5"/>
    <w:rsid w:val="00F23FDA"/>
    <w:rsid w:val="00F25534"/>
    <w:rsid w:val="00F25886"/>
    <w:rsid w:val="00F25A4C"/>
    <w:rsid w:val="00F25E8B"/>
    <w:rsid w:val="00F25F24"/>
    <w:rsid w:val="00F25FA8"/>
    <w:rsid w:val="00F260AA"/>
    <w:rsid w:val="00F26445"/>
    <w:rsid w:val="00F267A5"/>
    <w:rsid w:val="00F26B82"/>
    <w:rsid w:val="00F26F48"/>
    <w:rsid w:val="00F2706E"/>
    <w:rsid w:val="00F27407"/>
    <w:rsid w:val="00F277DA"/>
    <w:rsid w:val="00F2788F"/>
    <w:rsid w:val="00F27A41"/>
    <w:rsid w:val="00F27C5B"/>
    <w:rsid w:val="00F3084E"/>
    <w:rsid w:val="00F317B1"/>
    <w:rsid w:val="00F31D83"/>
    <w:rsid w:val="00F31E9E"/>
    <w:rsid w:val="00F320E8"/>
    <w:rsid w:val="00F328A2"/>
    <w:rsid w:val="00F3321D"/>
    <w:rsid w:val="00F336DC"/>
    <w:rsid w:val="00F33A37"/>
    <w:rsid w:val="00F33DE5"/>
    <w:rsid w:val="00F33F2C"/>
    <w:rsid w:val="00F34392"/>
    <w:rsid w:val="00F345FC"/>
    <w:rsid w:val="00F3480C"/>
    <w:rsid w:val="00F34EDB"/>
    <w:rsid w:val="00F34EE5"/>
    <w:rsid w:val="00F353C3"/>
    <w:rsid w:val="00F3581C"/>
    <w:rsid w:val="00F35E9E"/>
    <w:rsid w:val="00F363C2"/>
    <w:rsid w:val="00F36A47"/>
    <w:rsid w:val="00F36BF0"/>
    <w:rsid w:val="00F37195"/>
    <w:rsid w:val="00F37319"/>
    <w:rsid w:val="00F379E3"/>
    <w:rsid w:val="00F40DE0"/>
    <w:rsid w:val="00F418A6"/>
    <w:rsid w:val="00F419A5"/>
    <w:rsid w:val="00F42912"/>
    <w:rsid w:val="00F42BC1"/>
    <w:rsid w:val="00F42E1A"/>
    <w:rsid w:val="00F42E7B"/>
    <w:rsid w:val="00F43389"/>
    <w:rsid w:val="00F43A83"/>
    <w:rsid w:val="00F43C09"/>
    <w:rsid w:val="00F43FDC"/>
    <w:rsid w:val="00F4473D"/>
    <w:rsid w:val="00F4485A"/>
    <w:rsid w:val="00F44EE3"/>
    <w:rsid w:val="00F453FC"/>
    <w:rsid w:val="00F4599A"/>
    <w:rsid w:val="00F45C13"/>
    <w:rsid w:val="00F45CD0"/>
    <w:rsid w:val="00F465A6"/>
    <w:rsid w:val="00F467F6"/>
    <w:rsid w:val="00F46CDE"/>
    <w:rsid w:val="00F46DF3"/>
    <w:rsid w:val="00F47332"/>
    <w:rsid w:val="00F473C7"/>
    <w:rsid w:val="00F475C0"/>
    <w:rsid w:val="00F47BE4"/>
    <w:rsid w:val="00F50D8B"/>
    <w:rsid w:val="00F512B8"/>
    <w:rsid w:val="00F5198A"/>
    <w:rsid w:val="00F51BD5"/>
    <w:rsid w:val="00F51D8F"/>
    <w:rsid w:val="00F51E8B"/>
    <w:rsid w:val="00F51EEB"/>
    <w:rsid w:val="00F51EEE"/>
    <w:rsid w:val="00F52405"/>
    <w:rsid w:val="00F524F0"/>
    <w:rsid w:val="00F5293E"/>
    <w:rsid w:val="00F52B98"/>
    <w:rsid w:val="00F52C20"/>
    <w:rsid w:val="00F52C36"/>
    <w:rsid w:val="00F52C37"/>
    <w:rsid w:val="00F530E5"/>
    <w:rsid w:val="00F532F7"/>
    <w:rsid w:val="00F53D4D"/>
    <w:rsid w:val="00F54233"/>
    <w:rsid w:val="00F5436F"/>
    <w:rsid w:val="00F54DB7"/>
    <w:rsid w:val="00F54FA9"/>
    <w:rsid w:val="00F55C44"/>
    <w:rsid w:val="00F55E8E"/>
    <w:rsid w:val="00F5613A"/>
    <w:rsid w:val="00F563F6"/>
    <w:rsid w:val="00F56491"/>
    <w:rsid w:val="00F56ED4"/>
    <w:rsid w:val="00F573F0"/>
    <w:rsid w:val="00F5769E"/>
    <w:rsid w:val="00F613DB"/>
    <w:rsid w:val="00F61543"/>
    <w:rsid w:val="00F61AA8"/>
    <w:rsid w:val="00F625B6"/>
    <w:rsid w:val="00F629FA"/>
    <w:rsid w:val="00F62C3C"/>
    <w:rsid w:val="00F631E3"/>
    <w:rsid w:val="00F63721"/>
    <w:rsid w:val="00F6385A"/>
    <w:rsid w:val="00F63A0D"/>
    <w:rsid w:val="00F63E78"/>
    <w:rsid w:val="00F64FEF"/>
    <w:rsid w:val="00F6590E"/>
    <w:rsid w:val="00F65B2C"/>
    <w:rsid w:val="00F65B2D"/>
    <w:rsid w:val="00F65D83"/>
    <w:rsid w:val="00F6605E"/>
    <w:rsid w:val="00F66225"/>
    <w:rsid w:val="00F6639E"/>
    <w:rsid w:val="00F66BC9"/>
    <w:rsid w:val="00F67076"/>
    <w:rsid w:val="00F67EA9"/>
    <w:rsid w:val="00F70DAD"/>
    <w:rsid w:val="00F70F85"/>
    <w:rsid w:val="00F712B1"/>
    <w:rsid w:val="00F71ABC"/>
    <w:rsid w:val="00F723D6"/>
    <w:rsid w:val="00F728D0"/>
    <w:rsid w:val="00F729EA"/>
    <w:rsid w:val="00F72D94"/>
    <w:rsid w:val="00F72DAE"/>
    <w:rsid w:val="00F730DF"/>
    <w:rsid w:val="00F737AF"/>
    <w:rsid w:val="00F73953"/>
    <w:rsid w:val="00F73E88"/>
    <w:rsid w:val="00F74228"/>
    <w:rsid w:val="00F74D59"/>
    <w:rsid w:val="00F74EB1"/>
    <w:rsid w:val="00F75D7D"/>
    <w:rsid w:val="00F76248"/>
    <w:rsid w:val="00F76632"/>
    <w:rsid w:val="00F76F3D"/>
    <w:rsid w:val="00F772C1"/>
    <w:rsid w:val="00F7731C"/>
    <w:rsid w:val="00F775A7"/>
    <w:rsid w:val="00F77E16"/>
    <w:rsid w:val="00F80B92"/>
    <w:rsid w:val="00F80E24"/>
    <w:rsid w:val="00F810ED"/>
    <w:rsid w:val="00F811F0"/>
    <w:rsid w:val="00F81EE3"/>
    <w:rsid w:val="00F82675"/>
    <w:rsid w:val="00F826BD"/>
    <w:rsid w:val="00F8282B"/>
    <w:rsid w:val="00F82E16"/>
    <w:rsid w:val="00F83129"/>
    <w:rsid w:val="00F833FA"/>
    <w:rsid w:val="00F83D30"/>
    <w:rsid w:val="00F84040"/>
    <w:rsid w:val="00F844B3"/>
    <w:rsid w:val="00F844CB"/>
    <w:rsid w:val="00F845E7"/>
    <w:rsid w:val="00F848BD"/>
    <w:rsid w:val="00F84BFC"/>
    <w:rsid w:val="00F851E4"/>
    <w:rsid w:val="00F85C60"/>
    <w:rsid w:val="00F85E9D"/>
    <w:rsid w:val="00F861B3"/>
    <w:rsid w:val="00F86349"/>
    <w:rsid w:val="00F86417"/>
    <w:rsid w:val="00F86580"/>
    <w:rsid w:val="00F86DE9"/>
    <w:rsid w:val="00F87373"/>
    <w:rsid w:val="00F903B0"/>
    <w:rsid w:val="00F90447"/>
    <w:rsid w:val="00F905C8"/>
    <w:rsid w:val="00F90982"/>
    <w:rsid w:val="00F90B25"/>
    <w:rsid w:val="00F90B3A"/>
    <w:rsid w:val="00F90D96"/>
    <w:rsid w:val="00F9140B"/>
    <w:rsid w:val="00F9141C"/>
    <w:rsid w:val="00F91D61"/>
    <w:rsid w:val="00F91E2B"/>
    <w:rsid w:val="00F92181"/>
    <w:rsid w:val="00F92456"/>
    <w:rsid w:val="00F92678"/>
    <w:rsid w:val="00F92978"/>
    <w:rsid w:val="00F931B2"/>
    <w:rsid w:val="00F935C3"/>
    <w:rsid w:val="00F93775"/>
    <w:rsid w:val="00F93AC7"/>
    <w:rsid w:val="00F94388"/>
    <w:rsid w:val="00F94A5A"/>
    <w:rsid w:val="00F95291"/>
    <w:rsid w:val="00F95E17"/>
    <w:rsid w:val="00F96498"/>
    <w:rsid w:val="00F969B8"/>
    <w:rsid w:val="00F9799C"/>
    <w:rsid w:val="00F97BA0"/>
    <w:rsid w:val="00FA0791"/>
    <w:rsid w:val="00FA0A1E"/>
    <w:rsid w:val="00FA0ACE"/>
    <w:rsid w:val="00FA0D11"/>
    <w:rsid w:val="00FA13B0"/>
    <w:rsid w:val="00FA1641"/>
    <w:rsid w:val="00FA1855"/>
    <w:rsid w:val="00FA1B00"/>
    <w:rsid w:val="00FA1B8D"/>
    <w:rsid w:val="00FA1E87"/>
    <w:rsid w:val="00FA210C"/>
    <w:rsid w:val="00FA3412"/>
    <w:rsid w:val="00FA4BE7"/>
    <w:rsid w:val="00FA55D9"/>
    <w:rsid w:val="00FA5CD7"/>
    <w:rsid w:val="00FA648F"/>
    <w:rsid w:val="00FA65A0"/>
    <w:rsid w:val="00FA6D88"/>
    <w:rsid w:val="00FA6E33"/>
    <w:rsid w:val="00FA7846"/>
    <w:rsid w:val="00FA7AEA"/>
    <w:rsid w:val="00FB0089"/>
    <w:rsid w:val="00FB045A"/>
    <w:rsid w:val="00FB04BB"/>
    <w:rsid w:val="00FB0F7A"/>
    <w:rsid w:val="00FB109D"/>
    <w:rsid w:val="00FB152D"/>
    <w:rsid w:val="00FB180A"/>
    <w:rsid w:val="00FB1B09"/>
    <w:rsid w:val="00FB1C46"/>
    <w:rsid w:val="00FB1C83"/>
    <w:rsid w:val="00FB1EFC"/>
    <w:rsid w:val="00FB202B"/>
    <w:rsid w:val="00FB256A"/>
    <w:rsid w:val="00FB2894"/>
    <w:rsid w:val="00FB2A72"/>
    <w:rsid w:val="00FB2E8E"/>
    <w:rsid w:val="00FB30AF"/>
    <w:rsid w:val="00FB31A8"/>
    <w:rsid w:val="00FB31D3"/>
    <w:rsid w:val="00FB3274"/>
    <w:rsid w:val="00FB369A"/>
    <w:rsid w:val="00FB3BF1"/>
    <w:rsid w:val="00FB41DF"/>
    <w:rsid w:val="00FB46BC"/>
    <w:rsid w:val="00FB46CF"/>
    <w:rsid w:val="00FB4C88"/>
    <w:rsid w:val="00FB525C"/>
    <w:rsid w:val="00FB5274"/>
    <w:rsid w:val="00FB52E0"/>
    <w:rsid w:val="00FB5F67"/>
    <w:rsid w:val="00FB6B40"/>
    <w:rsid w:val="00FB6EB1"/>
    <w:rsid w:val="00FB6ED8"/>
    <w:rsid w:val="00FB71E5"/>
    <w:rsid w:val="00FB733B"/>
    <w:rsid w:val="00FB73D3"/>
    <w:rsid w:val="00FB76E2"/>
    <w:rsid w:val="00FB77CE"/>
    <w:rsid w:val="00FB7BBF"/>
    <w:rsid w:val="00FB7D7C"/>
    <w:rsid w:val="00FB7FC9"/>
    <w:rsid w:val="00FC0018"/>
    <w:rsid w:val="00FC02E5"/>
    <w:rsid w:val="00FC0A1D"/>
    <w:rsid w:val="00FC0D95"/>
    <w:rsid w:val="00FC0F15"/>
    <w:rsid w:val="00FC0F1F"/>
    <w:rsid w:val="00FC1219"/>
    <w:rsid w:val="00FC1F48"/>
    <w:rsid w:val="00FC25D5"/>
    <w:rsid w:val="00FC2B5D"/>
    <w:rsid w:val="00FC2C26"/>
    <w:rsid w:val="00FC3555"/>
    <w:rsid w:val="00FC3792"/>
    <w:rsid w:val="00FC37C5"/>
    <w:rsid w:val="00FC3BA5"/>
    <w:rsid w:val="00FC4285"/>
    <w:rsid w:val="00FC43C7"/>
    <w:rsid w:val="00FC46AA"/>
    <w:rsid w:val="00FC4B6E"/>
    <w:rsid w:val="00FC4E68"/>
    <w:rsid w:val="00FC55C3"/>
    <w:rsid w:val="00FC57D2"/>
    <w:rsid w:val="00FC648D"/>
    <w:rsid w:val="00FC725A"/>
    <w:rsid w:val="00FC7A9C"/>
    <w:rsid w:val="00FC7E62"/>
    <w:rsid w:val="00FD00F0"/>
    <w:rsid w:val="00FD0662"/>
    <w:rsid w:val="00FD07DF"/>
    <w:rsid w:val="00FD094E"/>
    <w:rsid w:val="00FD0E44"/>
    <w:rsid w:val="00FD212D"/>
    <w:rsid w:val="00FD2617"/>
    <w:rsid w:val="00FD29E4"/>
    <w:rsid w:val="00FD2F92"/>
    <w:rsid w:val="00FD3084"/>
    <w:rsid w:val="00FD3F9E"/>
    <w:rsid w:val="00FD4064"/>
    <w:rsid w:val="00FD434B"/>
    <w:rsid w:val="00FD46F3"/>
    <w:rsid w:val="00FD4B1F"/>
    <w:rsid w:val="00FD4BD2"/>
    <w:rsid w:val="00FD57E2"/>
    <w:rsid w:val="00FD5B7F"/>
    <w:rsid w:val="00FD6281"/>
    <w:rsid w:val="00FD6E3E"/>
    <w:rsid w:val="00FD724B"/>
    <w:rsid w:val="00FD73FF"/>
    <w:rsid w:val="00FD7573"/>
    <w:rsid w:val="00FD798E"/>
    <w:rsid w:val="00FD7F64"/>
    <w:rsid w:val="00FE03B8"/>
    <w:rsid w:val="00FE067F"/>
    <w:rsid w:val="00FE079C"/>
    <w:rsid w:val="00FE0D46"/>
    <w:rsid w:val="00FE10A6"/>
    <w:rsid w:val="00FE190D"/>
    <w:rsid w:val="00FE1D10"/>
    <w:rsid w:val="00FE2A23"/>
    <w:rsid w:val="00FE2ABC"/>
    <w:rsid w:val="00FE2CCE"/>
    <w:rsid w:val="00FE3A85"/>
    <w:rsid w:val="00FE3E2B"/>
    <w:rsid w:val="00FE490A"/>
    <w:rsid w:val="00FE4BBA"/>
    <w:rsid w:val="00FE4C82"/>
    <w:rsid w:val="00FE4CD4"/>
    <w:rsid w:val="00FE5AC5"/>
    <w:rsid w:val="00FE5B01"/>
    <w:rsid w:val="00FE5F39"/>
    <w:rsid w:val="00FE6621"/>
    <w:rsid w:val="00FE6F79"/>
    <w:rsid w:val="00FE72A8"/>
    <w:rsid w:val="00FE73F6"/>
    <w:rsid w:val="00FE7526"/>
    <w:rsid w:val="00FE758A"/>
    <w:rsid w:val="00FE7B7F"/>
    <w:rsid w:val="00FE7CFB"/>
    <w:rsid w:val="00FE7DFC"/>
    <w:rsid w:val="00FE7EE1"/>
    <w:rsid w:val="00FE7FF0"/>
    <w:rsid w:val="00FF08D7"/>
    <w:rsid w:val="00FF1469"/>
    <w:rsid w:val="00FF1B40"/>
    <w:rsid w:val="00FF1BE0"/>
    <w:rsid w:val="00FF296C"/>
    <w:rsid w:val="00FF2A7E"/>
    <w:rsid w:val="00FF2E10"/>
    <w:rsid w:val="00FF3039"/>
    <w:rsid w:val="00FF35D2"/>
    <w:rsid w:val="00FF38F6"/>
    <w:rsid w:val="00FF4740"/>
    <w:rsid w:val="00FF48E3"/>
    <w:rsid w:val="00FF4C91"/>
    <w:rsid w:val="00FF5111"/>
    <w:rsid w:val="00FF5922"/>
    <w:rsid w:val="00FF5A13"/>
    <w:rsid w:val="00FF5BD7"/>
    <w:rsid w:val="00FF5D1F"/>
    <w:rsid w:val="00FF5EC3"/>
    <w:rsid w:val="00FF636B"/>
    <w:rsid w:val="00FF6B43"/>
    <w:rsid w:val="00FF71CD"/>
    <w:rsid w:val="0105531C"/>
    <w:rsid w:val="011CA504"/>
    <w:rsid w:val="01347C0F"/>
    <w:rsid w:val="013787D0"/>
    <w:rsid w:val="01398596"/>
    <w:rsid w:val="01465F41"/>
    <w:rsid w:val="014E0CF6"/>
    <w:rsid w:val="017C812A"/>
    <w:rsid w:val="01848DBA"/>
    <w:rsid w:val="0197C2C2"/>
    <w:rsid w:val="01CE4D2B"/>
    <w:rsid w:val="02004BB9"/>
    <w:rsid w:val="02182410"/>
    <w:rsid w:val="0223A096"/>
    <w:rsid w:val="0225ED41"/>
    <w:rsid w:val="024D2F4F"/>
    <w:rsid w:val="025876BA"/>
    <w:rsid w:val="0274B71B"/>
    <w:rsid w:val="029FE442"/>
    <w:rsid w:val="02D8968D"/>
    <w:rsid w:val="02E74E3B"/>
    <w:rsid w:val="031AFE9A"/>
    <w:rsid w:val="037D0A76"/>
    <w:rsid w:val="03800851"/>
    <w:rsid w:val="03864136"/>
    <w:rsid w:val="03989080"/>
    <w:rsid w:val="03BAD16F"/>
    <w:rsid w:val="03E7529C"/>
    <w:rsid w:val="03EDFBEC"/>
    <w:rsid w:val="03F52A1C"/>
    <w:rsid w:val="03F6D731"/>
    <w:rsid w:val="03F9EFEE"/>
    <w:rsid w:val="04272D3C"/>
    <w:rsid w:val="04465420"/>
    <w:rsid w:val="044F02A7"/>
    <w:rsid w:val="04509E62"/>
    <w:rsid w:val="045701B7"/>
    <w:rsid w:val="049B7D99"/>
    <w:rsid w:val="04B6DC6D"/>
    <w:rsid w:val="04EEB9CF"/>
    <w:rsid w:val="0501BD74"/>
    <w:rsid w:val="053504E2"/>
    <w:rsid w:val="054B0AE2"/>
    <w:rsid w:val="0574DC3D"/>
    <w:rsid w:val="0578D06A"/>
    <w:rsid w:val="05825FD4"/>
    <w:rsid w:val="0586FBD3"/>
    <w:rsid w:val="059417E2"/>
    <w:rsid w:val="05BCCE4B"/>
    <w:rsid w:val="05C7FA2E"/>
    <w:rsid w:val="05C953AE"/>
    <w:rsid w:val="05CAF787"/>
    <w:rsid w:val="05D21B04"/>
    <w:rsid w:val="05E31756"/>
    <w:rsid w:val="05E697F6"/>
    <w:rsid w:val="060085CA"/>
    <w:rsid w:val="0626ED1E"/>
    <w:rsid w:val="064EDC3A"/>
    <w:rsid w:val="065254F1"/>
    <w:rsid w:val="065E5D0D"/>
    <w:rsid w:val="06E906DB"/>
    <w:rsid w:val="06F98EC6"/>
    <w:rsid w:val="073BE91A"/>
    <w:rsid w:val="074B8266"/>
    <w:rsid w:val="075C76CA"/>
    <w:rsid w:val="07876CB7"/>
    <w:rsid w:val="078D637B"/>
    <w:rsid w:val="07923826"/>
    <w:rsid w:val="07A0D941"/>
    <w:rsid w:val="07BDA43B"/>
    <w:rsid w:val="07D180CB"/>
    <w:rsid w:val="07D4CE46"/>
    <w:rsid w:val="07F21027"/>
    <w:rsid w:val="07F8AB83"/>
    <w:rsid w:val="081FCBDF"/>
    <w:rsid w:val="0827D196"/>
    <w:rsid w:val="08393251"/>
    <w:rsid w:val="0845BCA0"/>
    <w:rsid w:val="084F7DCF"/>
    <w:rsid w:val="08521874"/>
    <w:rsid w:val="08720E9E"/>
    <w:rsid w:val="088BC9D7"/>
    <w:rsid w:val="08C0E5F1"/>
    <w:rsid w:val="08E981EE"/>
    <w:rsid w:val="08EDDEBD"/>
    <w:rsid w:val="091DB813"/>
    <w:rsid w:val="094D8244"/>
    <w:rsid w:val="09528E49"/>
    <w:rsid w:val="09573791"/>
    <w:rsid w:val="09A7BBC1"/>
    <w:rsid w:val="09C6D766"/>
    <w:rsid w:val="09E4773D"/>
    <w:rsid w:val="09E51730"/>
    <w:rsid w:val="09EBD6D0"/>
    <w:rsid w:val="0A2F17CB"/>
    <w:rsid w:val="0A69113E"/>
    <w:rsid w:val="0AAB636C"/>
    <w:rsid w:val="0AAE700C"/>
    <w:rsid w:val="0AB2725A"/>
    <w:rsid w:val="0AB5D39D"/>
    <w:rsid w:val="0ACD0517"/>
    <w:rsid w:val="0AD4A89C"/>
    <w:rsid w:val="0ADC9881"/>
    <w:rsid w:val="0B1AF52C"/>
    <w:rsid w:val="0B22398A"/>
    <w:rsid w:val="0B5F946F"/>
    <w:rsid w:val="0B786A23"/>
    <w:rsid w:val="0B7EAE76"/>
    <w:rsid w:val="0B83BBDA"/>
    <w:rsid w:val="0B9630D2"/>
    <w:rsid w:val="0BA8B8F5"/>
    <w:rsid w:val="0BBA46AD"/>
    <w:rsid w:val="0BBF8556"/>
    <w:rsid w:val="0C0FEF51"/>
    <w:rsid w:val="0C1C32C6"/>
    <w:rsid w:val="0C358B02"/>
    <w:rsid w:val="0C38D25E"/>
    <w:rsid w:val="0C404917"/>
    <w:rsid w:val="0C7CCA34"/>
    <w:rsid w:val="0C7EEFE5"/>
    <w:rsid w:val="0C81334F"/>
    <w:rsid w:val="0C8BFA05"/>
    <w:rsid w:val="0C977C2B"/>
    <w:rsid w:val="0CAEC753"/>
    <w:rsid w:val="0CCC176E"/>
    <w:rsid w:val="0CD8BEC0"/>
    <w:rsid w:val="0CD9F6D8"/>
    <w:rsid w:val="0CE762C9"/>
    <w:rsid w:val="0D245E31"/>
    <w:rsid w:val="0D251517"/>
    <w:rsid w:val="0D291DA2"/>
    <w:rsid w:val="0D56A678"/>
    <w:rsid w:val="0DAB3EFA"/>
    <w:rsid w:val="0DCB7896"/>
    <w:rsid w:val="0DDAF9E5"/>
    <w:rsid w:val="0E3C5F6A"/>
    <w:rsid w:val="0E46AF49"/>
    <w:rsid w:val="0E5EFD31"/>
    <w:rsid w:val="0E6023B4"/>
    <w:rsid w:val="0E680D78"/>
    <w:rsid w:val="0E8683FD"/>
    <w:rsid w:val="0E895418"/>
    <w:rsid w:val="0EAA9C58"/>
    <w:rsid w:val="0EBB7184"/>
    <w:rsid w:val="0EC2AF2E"/>
    <w:rsid w:val="0EE5BC93"/>
    <w:rsid w:val="0EFA1AA6"/>
    <w:rsid w:val="0F391999"/>
    <w:rsid w:val="0F41F6DE"/>
    <w:rsid w:val="0F7AEAF6"/>
    <w:rsid w:val="0F9A2BD5"/>
    <w:rsid w:val="0F9D01DF"/>
    <w:rsid w:val="0FAA9873"/>
    <w:rsid w:val="0FB159CD"/>
    <w:rsid w:val="0FBC5929"/>
    <w:rsid w:val="0FD835FE"/>
    <w:rsid w:val="0FDA4457"/>
    <w:rsid w:val="0FDA75B6"/>
    <w:rsid w:val="0FFEE66A"/>
    <w:rsid w:val="102472A8"/>
    <w:rsid w:val="103C6E02"/>
    <w:rsid w:val="103D451C"/>
    <w:rsid w:val="1057081E"/>
    <w:rsid w:val="10795FB3"/>
    <w:rsid w:val="1093F886"/>
    <w:rsid w:val="10A3D094"/>
    <w:rsid w:val="10BF8185"/>
    <w:rsid w:val="10C06718"/>
    <w:rsid w:val="10C274D5"/>
    <w:rsid w:val="10CF4C2C"/>
    <w:rsid w:val="10F12BC6"/>
    <w:rsid w:val="11116D96"/>
    <w:rsid w:val="1128C440"/>
    <w:rsid w:val="113546F1"/>
    <w:rsid w:val="113B98ED"/>
    <w:rsid w:val="1153C3DD"/>
    <w:rsid w:val="115D2AA0"/>
    <w:rsid w:val="115F8A3B"/>
    <w:rsid w:val="11741A0E"/>
    <w:rsid w:val="11750A31"/>
    <w:rsid w:val="118A607A"/>
    <w:rsid w:val="1191EFE1"/>
    <w:rsid w:val="11B4CCEE"/>
    <w:rsid w:val="11CFF04D"/>
    <w:rsid w:val="1218D601"/>
    <w:rsid w:val="121DCD61"/>
    <w:rsid w:val="1245382C"/>
    <w:rsid w:val="124C7D53"/>
    <w:rsid w:val="12551B54"/>
    <w:rsid w:val="125E0158"/>
    <w:rsid w:val="12617906"/>
    <w:rsid w:val="127D2A41"/>
    <w:rsid w:val="12876833"/>
    <w:rsid w:val="12A41165"/>
    <w:rsid w:val="12C01729"/>
    <w:rsid w:val="12DD9C5D"/>
    <w:rsid w:val="12E14CBC"/>
    <w:rsid w:val="1319524F"/>
    <w:rsid w:val="13206854"/>
    <w:rsid w:val="132A0B12"/>
    <w:rsid w:val="1331C5DB"/>
    <w:rsid w:val="13330ED9"/>
    <w:rsid w:val="134D5221"/>
    <w:rsid w:val="13617757"/>
    <w:rsid w:val="13A69EAA"/>
    <w:rsid w:val="13B3B462"/>
    <w:rsid w:val="13D153AF"/>
    <w:rsid w:val="13D4D7D9"/>
    <w:rsid w:val="13E1173E"/>
    <w:rsid w:val="13E7DD39"/>
    <w:rsid w:val="1432B595"/>
    <w:rsid w:val="144790D8"/>
    <w:rsid w:val="146FADB7"/>
    <w:rsid w:val="14ACA42C"/>
    <w:rsid w:val="14B9FDA3"/>
    <w:rsid w:val="150880D6"/>
    <w:rsid w:val="151A31F8"/>
    <w:rsid w:val="152BC981"/>
    <w:rsid w:val="1533EEB7"/>
    <w:rsid w:val="1574EBA9"/>
    <w:rsid w:val="1579C557"/>
    <w:rsid w:val="15950C36"/>
    <w:rsid w:val="1599592A"/>
    <w:rsid w:val="15C5F46E"/>
    <w:rsid w:val="15F2D6D1"/>
    <w:rsid w:val="162E584B"/>
    <w:rsid w:val="163F1938"/>
    <w:rsid w:val="1642A525"/>
    <w:rsid w:val="165D7436"/>
    <w:rsid w:val="167F2529"/>
    <w:rsid w:val="1698984C"/>
    <w:rsid w:val="16A54279"/>
    <w:rsid w:val="16BF4D8B"/>
    <w:rsid w:val="16C8130F"/>
    <w:rsid w:val="16E47897"/>
    <w:rsid w:val="16E4BA07"/>
    <w:rsid w:val="16FA1763"/>
    <w:rsid w:val="16FC30F0"/>
    <w:rsid w:val="170C3B2B"/>
    <w:rsid w:val="1722325E"/>
    <w:rsid w:val="1729194F"/>
    <w:rsid w:val="173F212C"/>
    <w:rsid w:val="17518999"/>
    <w:rsid w:val="17653834"/>
    <w:rsid w:val="17720CCA"/>
    <w:rsid w:val="179A1F07"/>
    <w:rsid w:val="17A26BF4"/>
    <w:rsid w:val="17E3CAEC"/>
    <w:rsid w:val="17F651FA"/>
    <w:rsid w:val="180C18EA"/>
    <w:rsid w:val="18283684"/>
    <w:rsid w:val="1844C2D6"/>
    <w:rsid w:val="185174FD"/>
    <w:rsid w:val="18538B78"/>
    <w:rsid w:val="18770A4B"/>
    <w:rsid w:val="18782E91"/>
    <w:rsid w:val="187BB0E8"/>
    <w:rsid w:val="18A6281B"/>
    <w:rsid w:val="18AFCE7B"/>
    <w:rsid w:val="18DB16E6"/>
    <w:rsid w:val="19052FC5"/>
    <w:rsid w:val="190F5FD8"/>
    <w:rsid w:val="1916D947"/>
    <w:rsid w:val="1919DCAE"/>
    <w:rsid w:val="19555C8F"/>
    <w:rsid w:val="195C02E8"/>
    <w:rsid w:val="1960ADB8"/>
    <w:rsid w:val="19703B16"/>
    <w:rsid w:val="197A5EA3"/>
    <w:rsid w:val="1981F21E"/>
    <w:rsid w:val="19986081"/>
    <w:rsid w:val="19A7B498"/>
    <w:rsid w:val="19BA94AE"/>
    <w:rsid w:val="19DE337D"/>
    <w:rsid w:val="19F294D7"/>
    <w:rsid w:val="19F9966E"/>
    <w:rsid w:val="1A0DFB39"/>
    <w:rsid w:val="1A13EDA0"/>
    <w:rsid w:val="1A24F99C"/>
    <w:rsid w:val="1A33E7EC"/>
    <w:rsid w:val="1A492DEE"/>
    <w:rsid w:val="1A859C53"/>
    <w:rsid w:val="1A8E7F96"/>
    <w:rsid w:val="1A9624FB"/>
    <w:rsid w:val="1ADD193F"/>
    <w:rsid w:val="1AE6820E"/>
    <w:rsid w:val="1AF80FDB"/>
    <w:rsid w:val="1AFDB964"/>
    <w:rsid w:val="1B02569C"/>
    <w:rsid w:val="1B074AC3"/>
    <w:rsid w:val="1B0A26C6"/>
    <w:rsid w:val="1B2BB454"/>
    <w:rsid w:val="1B5948D8"/>
    <w:rsid w:val="1B5ACF1B"/>
    <w:rsid w:val="1B5B845B"/>
    <w:rsid w:val="1B69B384"/>
    <w:rsid w:val="1B7534CC"/>
    <w:rsid w:val="1B7F7EB8"/>
    <w:rsid w:val="1B812B9C"/>
    <w:rsid w:val="1B8E0C4C"/>
    <w:rsid w:val="1BE9E491"/>
    <w:rsid w:val="1BF57CCD"/>
    <w:rsid w:val="1C14FB88"/>
    <w:rsid w:val="1C3C11CB"/>
    <w:rsid w:val="1C56E3D6"/>
    <w:rsid w:val="1CC1FB10"/>
    <w:rsid w:val="1D00A312"/>
    <w:rsid w:val="1D0C5EE2"/>
    <w:rsid w:val="1D1595EB"/>
    <w:rsid w:val="1D42D3FE"/>
    <w:rsid w:val="1D593EC1"/>
    <w:rsid w:val="1D8E157D"/>
    <w:rsid w:val="1D95FD71"/>
    <w:rsid w:val="1DFE9BB2"/>
    <w:rsid w:val="1E01B008"/>
    <w:rsid w:val="1E23545D"/>
    <w:rsid w:val="1E97DAEB"/>
    <w:rsid w:val="1EA65C31"/>
    <w:rsid w:val="1EE40846"/>
    <w:rsid w:val="1F1B5802"/>
    <w:rsid w:val="1F1BC0AD"/>
    <w:rsid w:val="1F246A50"/>
    <w:rsid w:val="1F29BC68"/>
    <w:rsid w:val="1F6DBE72"/>
    <w:rsid w:val="1F75F3E5"/>
    <w:rsid w:val="1F76349B"/>
    <w:rsid w:val="1FB10DB5"/>
    <w:rsid w:val="1FDAB01E"/>
    <w:rsid w:val="1FEEAAF3"/>
    <w:rsid w:val="2005C01E"/>
    <w:rsid w:val="20135C4F"/>
    <w:rsid w:val="20171186"/>
    <w:rsid w:val="2019CE7F"/>
    <w:rsid w:val="2023DAB6"/>
    <w:rsid w:val="20332BDC"/>
    <w:rsid w:val="205CAAFA"/>
    <w:rsid w:val="2069E070"/>
    <w:rsid w:val="20741D5B"/>
    <w:rsid w:val="20B62195"/>
    <w:rsid w:val="20BD27A6"/>
    <w:rsid w:val="20C7B810"/>
    <w:rsid w:val="20EAE88D"/>
    <w:rsid w:val="20F4FDDE"/>
    <w:rsid w:val="2106A054"/>
    <w:rsid w:val="2116D6F3"/>
    <w:rsid w:val="212825E7"/>
    <w:rsid w:val="21307312"/>
    <w:rsid w:val="2133DBF4"/>
    <w:rsid w:val="214F3BE2"/>
    <w:rsid w:val="2156EF12"/>
    <w:rsid w:val="21725A50"/>
    <w:rsid w:val="21873428"/>
    <w:rsid w:val="21AA99B6"/>
    <w:rsid w:val="21AEF992"/>
    <w:rsid w:val="21DBB639"/>
    <w:rsid w:val="21F4A205"/>
    <w:rsid w:val="21FC0B6D"/>
    <w:rsid w:val="221B0101"/>
    <w:rsid w:val="222DE007"/>
    <w:rsid w:val="223CAADF"/>
    <w:rsid w:val="223E8202"/>
    <w:rsid w:val="2249AD0F"/>
    <w:rsid w:val="2251E80F"/>
    <w:rsid w:val="2254E92A"/>
    <w:rsid w:val="22579AAE"/>
    <w:rsid w:val="227D98AF"/>
    <w:rsid w:val="229247A5"/>
    <w:rsid w:val="22A76BA5"/>
    <w:rsid w:val="22A7C4CF"/>
    <w:rsid w:val="22AFC385"/>
    <w:rsid w:val="22D1DB05"/>
    <w:rsid w:val="22F5C47A"/>
    <w:rsid w:val="23015390"/>
    <w:rsid w:val="23024C64"/>
    <w:rsid w:val="232BD4A9"/>
    <w:rsid w:val="23360617"/>
    <w:rsid w:val="233A6D59"/>
    <w:rsid w:val="2353BE5E"/>
    <w:rsid w:val="23A78A06"/>
    <w:rsid w:val="23AAD49D"/>
    <w:rsid w:val="23ABAD17"/>
    <w:rsid w:val="23AFA313"/>
    <w:rsid w:val="23B66332"/>
    <w:rsid w:val="23BDFD7D"/>
    <w:rsid w:val="23C2FFF8"/>
    <w:rsid w:val="23C4F5BA"/>
    <w:rsid w:val="240AAC6F"/>
    <w:rsid w:val="240D13CC"/>
    <w:rsid w:val="242D7D16"/>
    <w:rsid w:val="2433DB28"/>
    <w:rsid w:val="2439D89A"/>
    <w:rsid w:val="246D7354"/>
    <w:rsid w:val="247AC6D4"/>
    <w:rsid w:val="247AD385"/>
    <w:rsid w:val="2480991F"/>
    <w:rsid w:val="24AB6B01"/>
    <w:rsid w:val="24ACED61"/>
    <w:rsid w:val="24AE4023"/>
    <w:rsid w:val="24C98450"/>
    <w:rsid w:val="24D5DF58"/>
    <w:rsid w:val="24D7E537"/>
    <w:rsid w:val="24F2AD91"/>
    <w:rsid w:val="2500641F"/>
    <w:rsid w:val="25070372"/>
    <w:rsid w:val="251301DA"/>
    <w:rsid w:val="2544F2EA"/>
    <w:rsid w:val="25681FFC"/>
    <w:rsid w:val="256A7620"/>
    <w:rsid w:val="2587A678"/>
    <w:rsid w:val="25B03E17"/>
    <w:rsid w:val="25B13CC0"/>
    <w:rsid w:val="25ED861A"/>
    <w:rsid w:val="261A219B"/>
    <w:rsid w:val="26234210"/>
    <w:rsid w:val="26305C7F"/>
    <w:rsid w:val="265A9046"/>
    <w:rsid w:val="265CF6B2"/>
    <w:rsid w:val="267154A0"/>
    <w:rsid w:val="269287FB"/>
    <w:rsid w:val="26A0C3B0"/>
    <w:rsid w:val="26A50215"/>
    <w:rsid w:val="26D644C2"/>
    <w:rsid w:val="271634F1"/>
    <w:rsid w:val="2731EE6D"/>
    <w:rsid w:val="27647D8B"/>
    <w:rsid w:val="277D3A93"/>
    <w:rsid w:val="278A490E"/>
    <w:rsid w:val="278CDE4F"/>
    <w:rsid w:val="279ACBD6"/>
    <w:rsid w:val="279D1FD6"/>
    <w:rsid w:val="279E7176"/>
    <w:rsid w:val="27A2B417"/>
    <w:rsid w:val="27AEBC19"/>
    <w:rsid w:val="27F06A19"/>
    <w:rsid w:val="27F204B5"/>
    <w:rsid w:val="2810E733"/>
    <w:rsid w:val="2811A46E"/>
    <w:rsid w:val="2815470C"/>
    <w:rsid w:val="282042BF"/>
    <w:rsid w:val="284026D4"/>
    <w:rsid w:val="285D23F1"/>
    <w:rsid w:val="28694B2A"/>
    <w:rsid w:val="2875FDC6"/>
    <w:rsid w:val="28AC4499"/>
    <w:rsid w:val="28AF7E24"/>
    <w:rsid w:val="28DAFC04"/>
    <w:rsid w:val="2907DB3E"/>
    <w:rsid w:val="2907DF93"/>
    <w:rsid w:val="290E7A4F"/>
    <w:rsid w:val="29161C40"/>
    <w:rsid w:val="292722BF"/>
    <w:rsid w:val="293AB658"/>
    <w:rsid w:val="2958CB46"/>
    <w:rsid w:val="2969601E"/>
    <w:rsid w:val="2986A497"/>
    <w:rsid w:val="298E0402"/>
    <w:rsid w:val="2990AD11"/>
    <w:rsid w:val="29D4B49E"/>
    <w:rsid w:val="29E72BAB"/>
    <w:rsid w:val="29F2ABCD"/>
    <w:rsid w:val="2A02958C"/>
    <w:rsid w:val="2A10594D"/>
    <w:rsid w:val="2A14135B"/>
    <w:rsid w:val="2A5FBEBE"/>
    <w:rsid w:val="2A635C70"/>
    <w:rsid w:val="2A6A02F8"/>
    <w:rsid w:val="2A7B8B8E"/>
    <w:rsid w:val="2A81C337"/>
    <w:rsid w:val="2A9025F8"/>
    <w:rsid w:val="2A975F00"/>
    <w:rsid w:val="2A9A919A"/>
    <w:rsid w:val="2AABD72D"/>
    <w:rsid w:val="2AB21A33"/>
    <w:rsid w:val="2AB6AC0A"/>
    <w:rsid w:val="2ACF846B"/>
    <w:rsid w:val="2AD275EE"/>
    <w:rsid w:val="2AE24E42"/>
    <w:rsid w:val="2AFDDD63"/>
    <w:rsid w:val="2B03E1EF"/>
    <w:rsid w:val="2B073DEA"/>
    <w:rsid w:val="2B1C5D7C"/>
    <w:rsid w:val="2B31FFD0"/>
    <w:rsid w:val="2B379BBB"/>
    <w:rsid w:val="2B56573D"/>
    <w:rsid w:val="2B7434A7"/>
    <w:rsid w:val="2B7A68B7"/>
    <w:rsid w:val="2B9664BE"/>
    <w:rsid w:val="2BA43227"/>
    <w:rsid w:val="2BC331F8"/>
    <w:rsid w:val="2BDCBA6B"/>
    <w:rsid w:val="2BE2EF2D"/>
    <w:rsid w:val="2BED20BD"/>
    <w:rsid w:val="2C1990DC"/>
    <w:rsid w:val="2C1CD434"/>
    <w:rsid w:val="2C3CF7CE"/>
    <w:rsid w:val="2C429269"/>
    <w:rsid w:val="2C44CE62"/>
    <w:rsid w:val="2C7A1119"/>
    <w:rsid w:val="2C88D89A"/>
    <w:rsid w:val="2C8D20D6"/>
    <w:rsid w:val="2C8FEF2A"/>
    <w:rsid w:val="2C94D9F3"/>
    <w:rsid w:val="2CD18F77"/>
    <w:rsid w:val="2CE42E17"/>
    <w:rsid w:val="2D2615A1"/>
    <w:rsid w:val="2D5392A6"/>
    <w:rsid w:val="2D6F5929"/>
    <w:rsid w:val="2D8B6108"/>
    <w:rsid w:val="2DB11E0B"/>
    <w:rsid w:val="2DDD6A04"/>
    <w:rsid w:val="2DE16CB9"/>
    <w:rsid w:val="2DEBE513"/>
    <w:rsid w:val="2DF91E97"/>
    <w:rsid w:val="2E5604AE"/>
    <w:rsid w:val="2E5A7B26"/>
    <w:rsid w:val="2E6348D2"/>
    <w:rsid w:val="2E75A351"/>
    <w:rsid w:val="2E87B2B0"/>
    <w:rsid w:val="2EA10473"/>
    <w:rsid w:val="2EBAF267"/>
    <w:rsid w:val="2EBD833D"/>
    <w:rsid w:val="2EBFCDDD"/>
    <w:rsid w:val="2EC3740F"/>
    <w:rsid w:val="2EC59FE9"/>
    <w:rsid w:val="2EEE1810"/>
    <w:rsid w:val="2EEFA02B"/>
    <w:rsid w:val="2F064A72"/>
    <w:rsid w:val="2F4C6BFC"/>
    <w:rsid w:val="2F570214"/>
    <w:rsid w:val="2F66E37B"/>
    <w:rsid w:val="2F7401E3"/>
    <w:rsid w:val="2F8D5891"/>
    <w:rsid w:val="2FC854B4"/>
    <w:rsid w:val="2FCAB704"/>
    <w:rsid w:val="2FD5E0DA"/>
    <w:rsid w:val="2FF2BE63"/>
    <w:rsid w:val="2FF8969D"/>
    <w:rsid w:val="300D9E3D"/>
    <w:rsid w:val="3010E0FF"/>
    <w:rsid w:val="30429571"/>
    <w:rsid w:val="3057D016"/>
    <w:rsid w:val="3067B888"/>
    <w:rsid w:val="306FFF13"/>
    <w:rsid w:val="3080FAF8"/>
    <w:rsid w:val="308E1155"/>
    <w:rsid w:val="30B36B33"/>
    <w:rsid w:val="30CD0E5F"/>
    <w:rsid w:val="30E62DC9"/>
    <w:rsid w:val="30E63D7E"/>
    <w:rsid w:val="31052094"/>
    <w:rsid w:val="3110ECA2"/>
    <w:rsid w:val="31137FE7"/>
    <w:rsid w:val="312E20A1"/>
    <w:rsid w:val="3130964B"/>
    <w:rsid w:val="313D63E8"/>
    <w:rsid w:val="313DCDB2"/>
    <w:rsid w:val="3163CA64"/>
    <w:rsid w:val="317463E7"/>
    <w:rsid w:val="318B9150"/>
    <w:rsid w:val="31984F0C"/>
    <w:rsid w:val="3199B301"/>
    <w:rsid w:val="31BD5088"/>
    <w:rsid w:val="32012893"/>
    <w:rsid w:val="3215FC5E"/>
    <w:rsid w:val="321B6489"/>
    <w:rsid w:val="321F9F06"/>
    <w:rsid w:val="322C418D"/>
    <w:rsid w:val="322E8D77"/>
    <w:rsid w:val="323197C3"/>
    <w:rsid w:val="3254882A"/>
    <w:rsid w:val="326F5F8C"/>
    <w:rsid w:val="32AA6637"/>
    <w:rsid w:val="32B20F43"/>
    <w:rsid w:val="32CD98AE"/>
    <w:rsid w:val="32D3A043"/>
    <w:rsid w:val="32EF68CC"/>
    <w:rsid w:val="32FD9245"/>
    <w:rsid w:val="3306158C"/>
    <w:rsid w:val="33121FA4"/>
    <w:rsid w:val="334893A3"/>
    <w:rsid w:val="33523C94"/>
    <w:rsid w:val="33703851"/>
    <w:rsid w:val="3385334F"/>
    <w:rsid w:val="338B7006"/>
    <w:rsid w:val="339A6C10"/>
    <w:rsid w:val="339C673A"/>
    <w:rsid w:val="33C1EBA1"/>
    <w:rsid w:val="33CE7542"/>
    <w:rsid w:val="33DBD9A8"/>
    <w:rsid w:val="33DE90B7"/>
    <w:rsid w:val="33E46893"/>
    <w:rsid w:val="33E56BFA"/>
    <w:rsid w:val="340BCE79"/>
    <w:rsid w:val="3432106E"/>
    <w:rsid w:val="345C4CE1"/>
    <w:rsid w:val="3465E1FD"/>
    <w:rsid w:val="346D311E"/>
    <w:rsid w:val="34A409F1"/>
    <w:rsid w:val="34C4E8BB"/>
    <w:rsid w:val="34CC52B8"/>
    <w:rsid w:val="34D35E13"/>
    <w:rsid w:val="35096546"/>
    <w:rsid w:val="3511C14D"/>
    <w:rsid w:val="351AD8ED"/>
    <w:rsid w:val="354EC5D1"/>
    <w:rsid w:val="35595237"/>
    <w:rsid w:val="356A3589"/>
    <w:rsid w:val="35776E80"/>
    <w:rsid w:val="357FA2C5"/>
    <w:rsid w:val="358AA0BC"/>
    <w:rsid w:val="358B4B06"/>
    <w:rsid w:val="35B4BF36"/>
    <w:rsid w:val="35B65FD0"/>
    <w:rsid w:val="3618B99A"/>
    <w:rsid w:val="361D8F1B"/>
    <w:rsid w:val="3634CE67"/>
    <w:rsid w:val="36357735"/>
    <w:rsid w:val="363E0025"/>
    <w:rsid w:val="3656D836"/>
    <w:rsid w:val="3671A524"/>
    <w:rsid w:val="3676CB8B"/>
    <w:rsid w:val="36879554"/>
    <w:rsid w:val="3697414A"/>
    <w:rsid w:val="369F62F3"/>
    <w:rsid w:val="36A174EF"/>
    <w:rsid w:val="36A7E387"/>
    <w:rsid w:val="36B2580A"/>
    <w:rsid w:val="36BD9727"/>
    <w:rsid w:val="36CED01B"/>
    <w:rsid w:val="36D6D8B9"/>
    <w:rsid w:val="36E79691"/>
    <w:rsid w:val="36F0FF53"/>
    <w:rsid w:val="36FD4BDE"/>
    <w:rsid w:val="37014DD2"/>
    <w:rsid w:val="373A486E"/>
    <w:rsid w:val="374FC659"/>
    <w:rsid w:val="375196E9"/>
    <w:rsid w:val="37808F85"/>
    <w:rsid w:val="37B017C9"/>
    <w:rsid w:val="37BEAA36"/>
    <w:rsid w:val="37D39244"/>
    <w:rsid w:val="37DE1DCE"/>
    <w:rsid w:val="37ED7823"/>
    <w:rsid w:val="3825D1CA"/>
    <w:rsid w:val="38266158"/>
    <w:rsid w:val="383D41A2"/>
    <w:rsid w:val="3853935A"/>
    <w:rsid w:val="388A00D9"/>
    <w:rsid w:val="389E35A3"/>
    <w:rsid w:val="38A52342"/>
    <w:rsid w:val="38AD6964"/>
    <w:rsid w:val="38BF63EC"/>
    <w:rsid w:val="38C20AC7"/>
    <w:rsid w:val="38C21D0B"/>
    <w:rsid w:val="38C4CD03"/>
    <w:rsid w:val="38C91F94"/>
    <w:rsid w:val="3900E723"/>
    <w:rsid w:val="39161774"/>
    <w:rsid w:val="391B8B8E"/>
    <w:rsid w:val="39318058"/>
    <w:rsid w:val="397B4514"/>
    <w:rsid w:val="39C1840F"/>
    <w:rsid w:val="39FF564C"/>
    <w:rsid w:val="3A18A4BB"/>
    <w:rsid w:val="3A286EAB"/>
    <w:rsid w:val="3A2A69C3"/>
    <w:rsid w:val="3A349FAA"/>
    <w:rsid w:val="3A3D5D12"/>
    <w:rsid w:val="3A577FB5"/>
    <w:rsid w:val="3A6CC804"/>
    <w:rsid w:val="3A7889C9"/>
    <w:rsid w:val="3A90FACE"/>
    <w:rsid w:val="3A913D33"/>
    <w:rsid w:val="3AB9C794"/>
    <w:rsid w:val="3AC0E5A6"/>
    <w:rsid w:val="3AC563AB"/>
    <w:rsid w:val="3AD99E46"/>
    <w:rsid w:val="3ADEB43A"/>
    <w:rsid w:val="3B03CC9D"/>
    <w:rsid w:val="3B112602"/>
    <w:rsid w:val="3B1D967D"/>
    <w:rsid w:val="3B23E615"/>
    <w:rsid w:val="3B25EAA6"/>
    <w:rsid w:val="3B3D5FF2"/>
    <w:rsid w:val="3B68146B"/>
    <w:rsid w:val="3B7F4D59"/>
    <w:rsid w:val="3B87060F"/>
    <w:rsid w:val="3BBD7F0D"/>
    <w:rsid w:val="3BC7DB2D"/>
    <w:rsid w:val="3BDB64C0"/>
    <w:rsid w:val="3C116FB1"/>
    <w:rsid w:val="3C36C618"/>
    <w:rsid w:val="3C448DA6"/>
    <w:rsid w:val="3C45B70C"/>
    <w:rsid w:val="3C4C38A3"/>
    <w:rsid w:val="3C59EDE0"/>
    <w:rsid w:val="3C5B2EC8"/>
    <w:rsid w:val="3CA552DE"/>
    <w:rsid w:val="3CBA28F6"/>
    <w:rsid w:val="3D2449EF"/>
    <w:rsid w:val="3D2BA31C"/>
    <w:rsid w:val="3D3DA508"/>
    <w:rsid w:val="3D4386E8"/>
    <w:rsid w:val="3D4A1123"/>
    <w:rsid w:val="3D4FE057"/>
    <w:rsid w:val="3D5C0A61"/>
    <w:rsid w:val="3D5D1463"/>
    <w:rsid w:val="3D7F9F60"/>
    <w:rsid w:val="3DADD55D"/>
    <w:rsid w:val="3DD942AE"/>
    <w:rsid w:val="3DE8EF16"/>
    <w:rsid w:val="3DEC9CAD"/>
    <w:rsid w:val="3DF25E21"/>
    <w:rsid w:val="3E009A49"/>
    <w:rsid w:val="3E06CBAD"/>
    <w:rsid w:val="3E0BEA05"/>
    <w:rsid w:val="3E5C5C1B"/>
    <w:rsid w:val="3E61B47D"/>
    <w:rsid w:val="3E657DE1"/>
    <w:rsid w:val="3E72492F"/>
    <w:rsid w:val="3E7F4927"/>
    <w:rsid w:val="3E951CCF"/>
    <w:rsid w:val="3E9CEA4A"/>
    <w:rsid w:val="3EF5DE20"/>
    <w:rsid w:val="3F21F816"/>
    <w:rsid w:val="3F6332C6"/>
    <w:rsid w:val="3F7AB34B"/>
    <w:rsid w:val="3F99E873"/>
    <w:rsid w:val="3FBFE10C"/>
    <w:rsid w:val="3FD8C639"/>
    <w:rsid w:val="3FF26376"/>
    <w:rsid w:val="3FF54BB0"/>
    <w:rsid w:val="3FFA3EB6"/>
    <w:rsid w:val="400032FF"/>
    <w:rsid w:val="4010CDA2"/>
    <w:rsid w:val="403183DA"/>
    <w:rsid w:val="404733C9"/>
    <w:rsid w:val="40495360"/>
    <w:rsid w:val="40569AB0"/>
    <w:rsid w:val="409605C2"/>
    <w:rsid w:val="409B48AE"/>
    <w:rsid w:val="409BA470"/>
    <w:rsid w:val="40DC7289"/>
    <w:rsid w:val="40EACE97"/>
    <w:rsid w:val="40F6F8E8"/>
    <w:rsid w:val="41101287"/>
    <w:rsid w:val="414DF97D"/>
    <w:rsid w:val="41AC82E4"/>
    <w:rsid w:val="41AF2011"/>
    <w:rsid w:val="41B4604B"/>
    <w:rsid w:val="41E03726"/>
    <w:rsid w:val="420F76E0"/>
    <w:rsid w:val="42284062"/>
    <w:rsid w:val="42360ECE"/>
    <w:rsid w:val="4237DEFA"/>
    <w:rsid w:val="426FB25A"/>
    <w:rsid w:val="42861611"/>
    <w:rsid w:val="42C5E60D"/>
    <w:rsid w:val="42DFFE8B"/>
    <w:rsid w:val="4313B5F6"/>
    <w:rsid w:val="431C6429"/>
    <w:rsid w:val="431D3932"/>
    <w:rsid w:val="431E7988"/>
    <w:rsid w:val="43496FCF"/>
    <w:rsid w:val="4357B6A9"/>
    <w:rsid w:val="4370F62E"/>
    <w:rsid w:val="439C0779"/>
    <w:rsid w:val="43D70108"/>
    <w:rsid w:val="43DF071F"/>
    <w:rsid w:val="440DCE0F"/>
    <w:rsid w:val="441531E6"/>
    <w:rsid w:val="441E1971"/>
    <w:rsid w:val="44217D36"/>
    <w:rsid w:val="4443EE0F"/>
    <w:rsid w:val="444E3CC1"/>
    <w:rsid w:val="445B5C1D"/>
    <w:rsid w:val="4470B6A9"/>
    <w:rsid w:val="448575BB"/>
    <w:rsid w:val="44AE127C"/>
    <w:rsid w:val="44C11A18"/>
    <w:rsid w:val="44D1D970"/>
    <w:rsid w:val="44EDEA35"/>
    <w:rsid w:val="450A2913"/>
    <w:rsid w:val="4515F3E1"/>
    <w:rsid w:val="4520EC0C"/>
    <w:rsid w:val="4538C2F0"/>
    <w:rsid w:val="455717EC"/>
    <w:rsid w:val="455B61E5"/>
    <w:rsid w:val="4575FEDE"/>
    <w:rsid w:val="45832174"/>
    <w:rsid w:val="458F1480"/>
    <w:rsid w:val="45CBA3BC"/>
    <w:rsid w:val="45D1C546"/>
    <w:rsid w:val="45D300B7"/>
    <w:rsid w:val="45E86DEE"/>
    <w:rsid w:val="4600C8E6"/>
    <w:rsid w:val="4604736F"/>
    <w:rsid w:val="462B87BA"/>
    <w:rsid w:val="46522303"/>
    <w:rsid w:val="466C9BBE"/>
    <w:rsid w:val="467176D4"/>
    <w:rsid w:val="467CA8AB"/>
    <w:rsid w:val="46BF7480"/>
    <w:rsid w:val="46CA4103"/>
    <w:rsid w:val="46D16FDE"/>
    <w:rsid w:val="46F1CA99"/>
    <w:rsid w:val="46FCA337"/>
    <w:rsid w:val="4700A9BE"/>
    <w:rsid w:val="47157A7E"/>
    <w:rsid w:val="4724ABDC"/>
    <w:rsid w:val="472E5675"/>
    <w:rsid w:val="479A1FAE"/>
    <w:rsid w:val="47C145DA"/>
    <w:rsid w:val="47C25867"/>
    <w:rsid w:val="47C88A1A"/>
    <w:rsid w:val="47E19209"/>
    <w:rsid w:val="47ED456D"/>
    <w:rsid w:val="47EE941E"/>
    <w:rsid w:val="47F49ABE"/>
    <w:rsid w:val="481BFB66"/>
    <w:rsid w:val="484CD503"/>
    <w:rsid w:val="4878A69D"/>
    <w:rsid w:val="48BB0563"/>
    <w:rsid w:val="48BDE51D"/>
    <w:rsid w:val="48C72A43"/>
    <w:rsid w:val="48CEA3C6"/>
    <w:rsid w:val="48D3CB9D"/>
    <w:rsid w:val="48D6C4D1"/>
    <w:rsid w:val="48EC9EEF"/>
    <w:rsid w:val="48F1BF4B"/>
    <w:rsid w:val="48F1EC4E"/>
    <w:rsid w:val="48FC4FB7"/>
    <w:rsid w:val="491D30FF"/>
    <w:rsid w:val="4922E8AC"/>
    <w:rsid w:val="4930C228"/>
    <w:rsid w:val="4932B875"/>
    <w:rsid w:val="494F30AD"/>
    <w:rsid w:val="49548A2D"/>
    <w:rsid w:val="4992F762"/>
    <w:rsid w:val="499C310C"/>
    <w:rsid w:val="49B9A073"/>
    <w:rsid w:val="49DF257A"/>
    <w:rsid w:val="49F3EBD7"/>
    <w:rsid w:val="49F783B7"/>
    <w:rsid w:val="4A155341"/>
    <w:rsid w:val="4A21223C"/>
    <w:rsid w:val="4A32CA71"/>
    <w:rsid w:val="4A3570A6"/>
    <w:rsid w:val="4A3F2B9A"/>
    <w:rsid w:val="4A4068DD"/>
    <w:rsid w:val="4A4F3257"/>
    <w:rsid w:val="4A6E6F94"/>
    <w:rsid w:val="4A8E9FD5"/>
    <w:rsid w:val="4A973C8B"/>
    <w:rsid w:val="4AA8E50E"/>
    <w:rsid w:val="4AC0D27D"/>
    <w:rsid w:val="4ADC4BE1"/>
    <w:rsid w:val="4B28FECF"/>
    <w:rsid w:val="4B3E2729"/>
    <w:rsid w:val="4B92046A"/>
    <w:rsid w:val="4B967BFD"/>
    <w:rsid w:val="4B98D9EA"/>
    <w:rsid w:val="4BB98ECC"/>
    <w:rsid w:val="4BCDCF19"/>
    <w:rsid w:val="4BE60057"/>
    <w:rsid w:val="4BEDAD1E"/>
    <w:rsid w:val="4C0E6A45"/>
    <w:rsid w:val="4C27F9BB"/>
    <w:rsid w:val="4C45DD3D"/>
    <w:rsid w:val="4C715E3D"/>
    <w:rsid w:val="4C93AF34"/>
    <w:rsid w:val="4C9AEE5F"/>
    <w:rsid w:val="4CD46538"/>
    <w:rsid w:val="4CE4AD82"/>
    <w:rsid w:val="4D103999"/>
    <w:rsid w:val="4D14EFF6"/>
    <w:rsid w:val="4D329EE0"/>
    <w:rsid w:val="4D3E2D4D"/>
    <w:rsid w:val="4D4F63D4"/>
    <w:rsid w:val="4D528C3F"/>
    <w:rsid w:val="4D537047"/>
    <w:rsid w:val="4D7F1049"/>
    <w:rsid w:val="4D964E42"/>
    <w:rsid w:val="4DA5E33F"/>
    <w:rsid w:val="4DBD88D1"/>
    <w:rsid w:val="4DD00FB9"/>
    <w:rsid w:val="4DF696E8"/>
    <w:rsid w:val="4DFB19B8"/>
    <w:rsid w:val="4E14788F"/>
    <w:rsid w:val="4E25AE07"/>
    <w:rsid w:val="4E52227B"/>
    <w:rsid w:val="4E59E96C"/>
    <w:rsid w:val="4E5A5D12"/>
    <w:rsid w:val="4E5E5390"/>
    <w:rsid w:val="4E815DAB"/>
    <w:rsid w:val="4E8BE81A"/>
    <w:rsid w:val="4E95BEB9"/>
    <w:rsid w:val="4EAAE1F0"/>
    <w:rsid w:val="4EB62CE9"/>
    <w:rsid w:val="4EB63B7E"/>
    <w:rsid w:val="4EB71817"/>
    <w:rsid w:val="4EB81906"/>
    <w:rsid w:val="4ED49F70"/>
    <w:rsid w:val="4EE30249"/>
    <w:rsid w:val="4EEE2C9B"/>
    <w:rsid w:val="4EF71599"/>
    <w:rsid w:val="4F24ABC7"/>
    <w:rsid w:val="4F276FB5"/>
    <w:rsid w:val="4F29BE08"/>
    <w:rsid w:val="4F2BB431"/>
    <w:rsid w:val="4F32F332"/>
    <w:rsid w:val="4F3A2182"/>
    <w:rsid w:val="4F673A41"/>
    <w:rsid w:val="4F6F5549"/>
    <w:rsid w:val="4F7F0962"/>
    <w:rsid w:val="4F870004"/>
    <w:rsid w:val="4F91C08F"/>
    <w:rsid w:val="4FAA7FC6"/>
    <w:rsid w:val="4FB273EB"/>
    <w:rsid w:val="4FB37AB7"/>
    <w:rsid w:val="4FD84941"/>
    <w:rsid w:val="4FFF7269"/>
    <w:rsid w:val="50B51F8D"/>
    <w:rsid w:val="50B63A40"/>
    <w:rsid w:val="50D5D2C5"/>
    <w:rsid w:val="50D766DE"/>
    <w:rsid w:val="50E709D8"/>
    <w:rsid w:val="50FC0AF7"/>
    <w:rsid w:val="51068969"/>
    <w:rsid w:val="51131961"/>
    <w:rsid w:val="51299F8B"/>
    <w:rsid w:val="5188E188"/>
    <w:rsid w:val="51A51A05"/>
    <w:rsid w:val="51B7CA2F"/>
    <w:rsid w:val="51C478B3"/>
    <w:rsid w:val="51C65F3E"/>
    <w:rsid w:val="51EB57A7"/>
    <w:rsid w:val="52028B4D"/>
    <w:rsid w:val="520542EF"/>
    <w:rsid w:val="52063147"/>
    <w:rsid w:val="5207BAAB"/>
    <w:rsid w:val="52273A9D"/>
    <w:rsid w:val="5232EA9A"/>
    <w:rsid w:val="523F8B24"/>
    <w:rsid w:val="526476A8"/>
    <w:rsid w:val="52745C8B"/>
    <w:rsid w:val="5280D5C9"/>
    <w:rsid w:val="529CFD6F"/>
    <w:rsid w:val="52A9EF01"/>
    <w:rsid w:val="52AB5991"/>
    <w:rsid w:val="52C6AD9C"/>
    <w:rsid w:val="52CA9E8C"/>
    <w:rsid w:val="5303539D"/>
    <w:rsid w:val="533551CE"/>
    <w:rsid w:val="5338884C"/>
    <w:rsid w:val="5339500F"/>
    <w:rsid w:val="5340D226"/>
    <w:rsid w:val="5359DC49"/>
    <w:rsid w:val="536623D4"/>
    <w:rsid w:val="53664116"/>
    <w:rsid w:val="53676B13"/>
    <w:rsid w:val="53734421"/>
    <w:rsid w:val="537E603B"/>
    <w:rsid w:val="53801408"/>
    <w:rsid w:val="5385F0F2"/>
    <w:rsid w:val="53A25DD4"/>
    <w:rsid w:val="53B04C61"/>
    <w:rsid w:val="53BBE34A"/>
    <w:rsid w:val="54756667"/>
    <w:rsid w:val="54764429"/>
    <w:rsid w:val="54E66DA9"/>
    <w:rsid w:val="55327FAB"/>
    <w:rsid w:val="55742D76"/>
    <w:rsid w:val="55B1C7AC"/>
    <w:rsid w:val="55B4A079"/>
    <w:rsid w:val="55CEB59D"/>
    <w:rsid w:val="55D3AC4A"/>
    <w:rsid w:val="55F2141C"/>
    <w:rsid w:val="55FF3A0C"/>
    <w:rsid w:val="560884CE"/>
    <w:rsid w:val="560CF20A"/>
    <w:rsid w:val="561CD9DB"/>
    <w:rsid w:val="56274617"/>
    <w:rsid w:val="567A0CC5"/>
    <w:rsid w:val="567E7688"/>
    <w:rsid w:val="56A4841B"/>
    <w:rsid w:val="56ACA549"/>
    <w:rsid w:val="56C37EA6"/>
    <w:rsid w:val="56C6E0A4"/>
    <w:rsid w:val="56E52E56"/>
    <w:rsid w:val="56E765EA"/>
    <w:rsid w:val="5736B22D"/>
    <w:rsid w:val="57478788"/>
    <w:rsid w:val="57578865"/>
    <w:rsid w:val="5758C13E"/>
    <w:rsid w:val="5772A880"/>
    <w:rsid w:val="5799E6E7"/>
    <w:rsid w:val="57A260A8"/>
    <w:rsid w:val="57A441C5"/>
    <w:rsid w:val="57AD4530"/>
    <w:rsid w:val="57C70F35"/>
    <w:rsid w:val="57E38E36"/>
    <w:rsid w:val="58013EE0"/>
    <w:rsid w:val="5810D301"/>
    <w:rsid w:val="58130912"/>
    <w:rsid w:val="582597F6"/>
    <w:rsid w:val="5846C5D7"/>
    <w:rsid w:val="585D0223"/>
    <w:rsid w:val="587A2F1F"/>
    <w:rsid w:val="58A80825"/>
    <w:rsid w:val="58ADC3B2"/>
    <w:rsid w:val="58B3F3E5"/>
    <w:rsid w:val="58C5C045"/>
    <w:rsid w:val="58E5BEAD"/>
    <w:rsid w:val="58EF0C01"/>
    <w:rsid w:val="58F40724"/>
    <w:rsid w:val="59306AD5"/>
    <w:rsid w:val="5933ECCA"/>
    <w:rsid w:val="593B5048"/>
    <w:rsid w:val="595120A7"/>
    <w:rsid w:val="595B5593"/>
    <w:rsid w:val="597273E7"/>
    <w:rsid w:val="597C3547"/>
    <w:rsid w:val="59913211"/>
    <w:rsid w:val="599CB968"/>
    <w:rsid w:val="59B65EF0"/>
    <w:rsid w:val="5A1893E8"/>
    <w:rsid w:val="5A1BF28B"/>
    <w:rsid w:val="5A89EB2D"/>
    <w:rsid w:val="5A98C8FB"/>
    <w:rsid w:val="5AA247D2"/>
    <w:rsid w:val="5AC2CCF7"/>
    <w:rsid w:val="5AC73996"/>
    <w:rsid w:val="5ADC6CAA"/>
    <w:rsid w:val="5AED216D"/>
    <w:rsid w:val="5B076048"/>
    <w:rsid w:val="5B225769"/>
    <w:rsid w:val="5B4D2188"/>
    <w:rsid w:val="5B9542E1"/>
    <w:rsid w:val="5BA61CFF"/>
    <w:rsid w:val="5BC2EE10"/>
    <w:rsid w:val="5BD62EBB"/>
    <w:rsid w:val="5BF61032"/>
    <w:rsid w:val="5BF778C4"/>
    <w:rsid w:val="5C1D7A17"/>
    <w:rsid w:val="5C3CB1CC"/>
    <w:rsid w:val="5C6A6475"/>
    <w:rsid w:val="5C8CD6B9"/>
    <w:rsid w:val="5CBFA657"/>
    <w:rsid w:val="5CC4A9A6"/>
    <w:rsid w:val="5CE69E50"/>
    <w:rsid w:val="5CE74826"/>
    <w:rsid w:val="5CF05D76"/>
    <w:rsid w:val="5CFF7475"/>
    <w:rsid w:val="5D1B9152"/>
    <w:rsid w:val="5D3677F5"/>
    <w:rsid w:val="5D4AEA15"/>
    <w:rsid w:val="5D545274"/>
    <w:rsid w:val="5D5D1AE8"/>
    <w:rsid w:val="5D7CE233"/>
    <w:rsid w:val="5D8BAAF6"/>
    <w:rsid w:val="5D8DB1D3"/>
    <w:rsid w:val="5D8F7892"/>
    <w:rsid w:val="5DA79E52"/>
    <w:rsid w:val="5DC82852"/>
    <w:rsid w:val="5DCE32E8"/>
    <w:rsid w:val="5DDB2F92"/>
    <w:rsid w:val="5DDB5FCF"/>
    <w:rsid w:val="5DE1183D"/>
    <w:rsid w:val="5DE67474"/>
    <w:rsid w:val="5DEE4520"/>
    <w:rsid w:val="5E03208A"/>
    <w:rsid w:val="5E0DBB2B"/>
    <w:rsid w:val="5E1E0BD6"/>
    <w:rsid w:val="5E6CD299"/>
    <w:rsid w:val="5E86AE5C"/>
    <w:rsid w:val="5E8BABF1"/>
    <w:rsid w:val="5EA603E8"/>
    <w:rsid w:val="5EAD6A25"/>
    <w:rsid w:val="5EC10035"/>
    <w:rsid w:val="5ED7F0D6"/>
    <w:rsid w:val="5EE580B3"/>
    <w:rsid w:val="5EF9BCE1"/>
    <w:rsid w:val="5F6F748A"/>
    <w:rsid w:val="5F7758B2"/>
    <w:rsid w:val="5F971AC5"/>
    <w:rsid w:val="5FAC7B3D"/>
    <w:rsid w:val="5FADE4B8"/>
    <w:rsid w:val="5FB061FA"/>
    <w:rsid w:val="5FB71A08"/>
    <w:rsid w:val="5FF033E2"/>
    <w:rsid w:val="5FF21BA7"/>
    <w:rsid w:val="5FF902E5"/>
    <w:rsid w:val="5FFD8886"/>
    <w:rsid w:val="600CB1C9"/>
    <w:rsid w:val="60108F06"/>
    <w:rsid w:val="60111DE9"/>
    <w:rsid w:val="601B4387"/>
    <w:rsid w:val="60253B59"/>
    <w:rsid w:val="6026C7FF"/>
    <w:rsid w:val="60318C7C"/>
    <w:rsid w:val="603D8241"/>
    <w:rsid w:val="604715B5"/>
    <w:rsid w:val="60500063"/>
    <w:rsid w:val="60655546"/>
    <w:rsid w:val="6069823F"/>
    <w:rsid w:val="6091E308"/>
    <w:rsid w:val="60B11302"/>
    <w:rsid w:val="60C2D2D1"/>
    <w:rsid w:val="60DA2652"/>
    <w:rsid w:val="60DFACA6"/>
    <w:rsid w:val="60E2E84C"/>
    <w:rsid w:val="60FD70CD"/>
    <w:rsid w:val="61255166"/>
    <w:rsid w:val="612893BC"/>
    <w:rsid w:val="612E0915"/>
    <w:rsid w:val="613A0B90"/>
    <w:rsid w:val="61447EC5"/>
    <w:rsid w:val="61512B61"/>
    <w:rsid w:val="6179BE83"/>
    <w:rsid w:val="617F3783"/>
    <w:rsid w:val="6184A178"/>
    <w:rsid w:val="618DB322"/>
    <w:rsid w:val="6193A387"/>
    <w:rsid w:val="61AF0EE6"/>
    <w:rsid w:val="61BA9DFB"/>
    <w:rsid w:val="6248D0FC"/>
    <w:rsid w:val="62617C76"/>
    <w:rsid w:val="62DE07C2"/>
    <w:rsid w:val="62F147F9"/>
    <w:rsid w:val="633B24EE"/>
    <w:rsid w:val="634724E8"/>
    <w:rsid w:val="63875187"/>
    <w:rsid w:val="63C0D259"/>
    <w:rsid w:val="64527DF3"/>
    <w:rsid w:val="646110F5"/>
    <w:rsid w:val="64AB983E"/>
    <w:rsid w:val="64C04D36"/>
    <w:rsid w:val="64EF446A"/>
    <w:rsid w:val="64F86B0B"/>
    <w:rsid w:val="651E9EBE"/>
    <w:rsid w:val="6550A1A0"/>
    <w:rsid w:val="655543CD"/>
    <w:rsid w:val="65575CB8"/>
    <w:rsid w:val="65B51273"/>
    <w:rsid w:val="662B1C92"/>
    <w:rsid w:val="66440762"/>
    <w:rsid w:val="664BF21D"/>
    <w:rsid w:val="6678CAE4"/>
    <w:rsid w:val="668F3875"/>
    <w:rsid w:val="668FB56C"/>
    <w:rsid w:val="669A7175"/>
    <w:rsid w:val="66A5CDAE"/>
    <w:rsid w:val="66A886EF"/>
    <w:rsid w:val="66BBE5B4"/>
    <w:rsid w:val="66C127FA"/>
    <w:rsid w:val="66E6B2C3"/>
    <w:rsid w:val="66F7F404"/>
    <w:rsid w:val="672BDD8C"/>
    <w:rsid w:val="67495E3B"/>
    <w:rsid w:val="6776B1E1"/>
    <w:rsid w:val="67778635"/>
    <w:rsid w:val="67791B8D"/>
    <w:rsid w:val="677C85BC"/>
    <w:rsid w:val="67943C48"/>
    <w:rsid w:val="67ABAE77"/>
    <w:rsid w:val="67E62AB9"/>
    <w:rsid w:val="68020365"/>
    <w:rsid w:val="68058647"/>
    <w:rsid w:val="68079BC0"/>
    <w:rsid w:val="680A0307"/>
    <w:rsid w:val="682EB76F"/>
    <w:rsid w:val="6839DF06"/>
    <w:rsid w:val="684C206C"/>
    <w:rsid w:val="68574BED"/>
    <w:rsid w:val="688811D4"/>
    <w:rsid w:val="68AB4B28"/>
    <w:rsid w:val="68C270E4"/>
    <w:rsid w:val="68CA3D66"/>
    <w:rsid w:val="68CCA0BD"/>
    <w:rsid w:val="68E14D42"/>
    <w:rsid w:val="68F269F8"/>
    <w:rsid w:val="6907D7FD"/>
    <w:rsid w:val="690F5F67"/>
    <w:rsid w:val="6922F527"/>
    <w:rsid w:val="69234A6A"/>
    <w:rsid w:val="692C16D9"/>
    <w:rsid w:val="6941C1C0"/>
    <w:rsid w:val="69647E3E"/>
    <w:rsid w:val="6968345B"/>
    <w:rsid w:val="6971B7BD"/>
    <w:rsid w:val="69E9D4B0"/>
    <w:rsid w:val="69F6F749"/>
    <w:rsid w:val="6A26E48B"/>
    <w:rsid w:val="6A361D53"/>
    <w:rsid w:val="6A414726"/>
    <w:rsid w:val="6A48DEF6"/>
    <w:rsid w:val="6A5A5A86"/>
    <w:rsid w:val="6A6033B7"/>
    <w:rsid w:val="6A7F51E4"/>
    <w:rsid w:val="6A824F80"/>
    <w:rsid w:val="6A890ADB"/>
    <w:rsid w:val="6A9B88E1"/>
    <w:rsid w:val="6AAF3EF3"/>
    <w:rsid w:val="6ABD33A5"/>
    <w:rsid w:val="6ACA91C2"/>
    <w:rsid w:val="6AD39FAD"/>
    <w:rsid w:val="6AE3B24B"/>
    <w:rsid w:val="6AF2B70F"/>
    <w:rsid w:val="6AF95977"/>
    <w:rsid w:val="6AFB60D2"/>
    <w:rsid w:val="6B1503A8"/>
    <w:rsid w:val="6B2EB216"/>
    <w:rsid w:val="6B335083"/>
    <w:rsid w:val="6B3CE32C"/>
    <w:rsid w:val="6B4F8479"/>
    <w:rsid w:val="6B5A9F96"/>
    <w:rsid w:val="6B60A7A4"/>
    <w:rsid w:val="6B8EAE39"/>
    <w:rsid w:val="6B927F70"/>
    <w:rsid w:val="6B9B49BA"/>
    <w:rsid w:val="6BB89654"/>
    <w:rsid w:val="6BC42C17"/>
    <w:rsid w:val="6BCAD452"/>
    <w:rsid w:val="6BE37286"/>
    <w:rsid w:val="6BEB84D5"/>
    <w:rsid w:val="6BF211BF"/>
    <w:rsid w:val="6C0A6489"/>
    <w:rsid w:val="6C0E277A"/>
    <w:rsid w:val="6C126323"/>
    <w:rsid w:val="6C1B7B2E"/>
    <w:rsid w:val="6C2EC68D"/>
    <w:rsid w:val="6C3AA879"/>
    <w:rsid w:val="6C3AD50C"/>
    <w:rsid w:val="6C460162"/>
    <w:rsid w:val="6C48B6AF"/>
    <w:rsid w:val="6C48FE80"/>
    <w:rsid w:val="6C4D428D"/>
    <w:rsid w:val="6C598512"/>
    <w:rsid w:val="6C80F45C"/>
    <w:rsid w:val="6C843B27"/>
    <w:rsid w:val="6C9AA4D8"/>
    <w:rsid w:val="6C9B1254"/>
    <w:rsid w:val="6C9F8B66"/>
    <w:rsid w:val="6CA66AF3"/>
    <w:rsid w:val="6CDABF5D"/>
    <w:rsid w:val="6CF02AE9"/>
    <w:rsid w:val="6D2A7D20"/>
    <w:rsid w:val="6D541F2B"/>
    <w:rsid w:val="6D8EEE3E"/>
    <w:rsid w:val="6DCB0D1F"/>
    <w:rsid w:val="6E0A7BBB"/>
    <w:rsid w:val="6E1CAE09"/>
    <w:rsid w:val="6E246231"/>
    <w:rsid w:val="6E27692D"/>
    <w:rsid w:val="6E4C30D7"/>
    <w:rsid w:val="6E5E3BE9"/>
    <w:rsid w:val="6E82E174"/>
    <w:rsid w:val="6E8C3B76"/>
    <w:rsid w:val="6EBA9768"/>
    <w:rsid w:val="6EE8F71B"/>
    <w:rsid w:val="6EFD071E"/>
    <w:rsid w:val="6EFE1456"/>
    <w:rsid w:val="6F1C97D0"/>
    <w:rsid w:val="6F7E3059"/>
    <w:rsid w:val="6F821F8E"/>
    <w:rsid w:val="6F9ACDDA"/>
    <w:rsid w:val="6FA79D69"/>
    <w:rsid w:val="6FD66C49"/>
    <w:rsid w:val="7004FAF2"/>
    <w:rsid w:val="7011FF4D"/>
    <w:rsid w:val="70195D55"/>
    <w:rsid w:val="701DC62D"/>
    <w:rsid w:val="703B29EC"/>
    <w:rsid w:val="704971E3"/>
    <w:rsid w:val="704E40C9"/>
    <w:rsid w:val="706AA45D"/>
    <w:rsid w:val="70938B45"/>
    <w:rsid w:val="70BCBCB6"/>
    <w:rsid w:val="70D88CC7"/>
    <w:rsid w:val="70E05856"/>
    <w:rsid w:val="70F20F79"/>
    <w:rsid w:val="71048544"/>
    <w:rsid w:val="710F5352"/>
    <w:rsid w:val="714C2EE9"/>
    <w:rsid w:val="714EA585"/>
    <w:rsid w:val="716377BB"/>
    <w:rsid w:val="716384C5"/>
    <w:rsid w:val="71A2C28C"/>
    <w:rsid w:val="71AB79B7"/>
    <w:rsid w:val="71CB36A0"/>
    <w:rsid w:val="71ED32FC"/>
    <w:rsid w:val="720C91E6"/>
    <w:rsid w:val="722D11AB"/>
    <w:rsid w:val="724223BF"/>
    <w:rsid w:val="724495C7"/>
    <w:rsid w:val="7268F96C"/>
    <w:rsid w:val="72737E8B"/>
    <w:rsid w:val="7273B620"/>
    <w:rsid w:val="72753CCB"/>
    <w:rsid w:val="7288C569"/>
    <w:rsid w:val="72EA58EF"/>
    <w:rsid w:val="72EE1B5B"/>
    <w:rsid w:val="7315BD70"/>
    <w:rsid w:val="7318ED66"/>
    <w:rsid w:val="731B92A3"/>
    <w:rsid w:val="731FC29A"/>
    <w:rsid w:val="73515195"/>
    <w:rsid w:val="73587902"/>
    <w:rsid w:val="735E26CB"/>
    <w:rsid w:val="73688F28"/>
    <w:rsid w:val="736BD0F4"/>
    <w:rsid w:val="737AE261"/>
    <w:rsid w:val="737DD18F"/>
    <w:rsid w:val="738C12CA"/>
    <w:rsid w:val="739CEF3C"/>
    <w:rsid w:val="73A2B6C8"/>
    <w:rsid w:val="73B903CB"/>
    <w:rsid w:val="73BA1DF2"/>
    <w:rsid w:val="73D67AEE"/>
    <w:rsid w:val="73D70EAD"/>
    <w:rsid w:val="73DC9DED"/>
    <w:rsid w:val="73DF8880"/>
    <w:rsid w:val="73F01636"/>
    <w:rsid w:val="7447EDFE"/>
    <w:rsid w:val="744D914C"/>
    <w:rsid w:val="748D14BA"/>
    <w:rsid w:val="74BAFE42"/>
    <w:rsid w:val="750B447B"/>
    <w:rsid w:val="7525B678"/>
    <w:rsid w:val="752EB970"/>
    <w:rsid w:val="754A0B07"/>
    <w:rsid w:val="7579E06B"/>
    <w:rsid w:val="7590C59B"/>
    <w:rsid w:val="75A0008E"/>
    <w:rsid w:val="75A85403"/>
    <w:rsid w:val="75C3F4E2"/>
    <w:rsid w:val="75D581A9"/>
    <w:rsid w:val="75E70D62"/>
    <w:rsid w:val="75FF268F"/>
    <w:rsid w:val="761AD415"/>
    <w:rsid w:val="76210EA9"/>
    <w:rsid w:val="764AB5D0"/>
    <w:rsid w:val="76CB3F46"/>
    <w:rsid w:val="76CF8E11"/>
    <w:rsid w:val="76EEFBC9"/>
    <w:rsid w:val="76FA0B25"/>
    <w:rsid w:val="7714FC9E"/>
    <w:rsid w:val="771905AA"/>
    <w:rsid w:val="771C2E6C"/>
    <w:rsid w:val="77394B6A"/>
    <w:rsid w:val="7759CBFF"/>
    <w:rsid w:val="776C5D34"/>
    <w:rsid w:val="77B880A8"/>
    <w:rsid w:val="77E3C5AE"/>
    <w:rsid w:val="77F612B1"/>
    <w:rsid w:val="78065C85"/>
    <w:rsid w:val="7817AD20"/>
    <w:rsid w:val="7819C85A"/>
    <w:rsid w:val="7829AD34"/>
    <w:rsid w:val="783B2D60"/>
    <w:rsid w:val="784139F3"/>
    <w:rsid w:val="78501EDA"/>
    <w:rsid w:val="7869E3D0"/>
    <w:rsid w:val="78859A03"/>
    <w:rsid w:val="788B34DD"/>
    <w:rsid w:val="78AF0D65"/>
    <w:rsid w:val="78BDD7EF"/>
    <w:rsid w:val="78EBD345"/>
    <w:rsid w:val="78FFEDE5"/>
    <w:rsid w:val="7911D09A"/>
    <w:rsid w:val="791664DD"/>
    <w:rsid w:val="7923B440"/>
    <w:rsid w:val="7946C3C2"/>
    <w:rsid w:val="798A94DE"/>
    <w:rsid w:val="79A0BB12"/>
    <w:rsid w:val="79AEF14B"/>
    <w:rsid w:val="79C3D7B0"/>
    <w:rsid w:val="79D2C7ED"/>
    <w:rsid w:val="79E93E67"/>
    <w:rsid w:val="7A0725C8"/>
    <w:rsid w:val="7A305534"/>
    <w:rsid w:val="7A3602E1"/>
    <w:rsid w:val="7A42A3FB"/>
    <w:rsid w:val="7A499BC2"/>
    <w:rsid w:val="7A6184F0"/>
    <w:rsid w:val="7A83F5A9"/>
    <w:rsid w:val="7A89B06F"/>
    <w:rsid w:val="7A91A064"/>
    <w:rsid w:val="7AA59DD8"/>
    <w:rsid w:val="7AB41F6D"/>
    <w:rsid w:val="7ABAA5A6"/>
    <w:rsid w:val="7ABEFB45"/>
    <w:rsid w:val="7AC5DA78"/>
    <w:rsid w:val="7AC8B22B"/>
    <w:rsid w:val="7ACEB759"/>
    <w:rsid w:val="7AEFC0FA"/>
    <w:rsid w:val="7B052F4E"/>
    <w:rsid w:val="7B086FD9"/>
    <w:rsid w:val="7B0DDC21"/>
    <w:rsid w:val="7B1D6762"/>
    <w:rsid w:val="7B435DF2"/>
    <w:rsid w:val="7B52B1C4"/>
    <w:rsid w:val="7B6D32AA"/>
    <w:rsid w:val="7B8164A4"/>
    <w:rsid w:val="7B85E1BE"/>
    <w:rsid w:val="7B9CD610"/>
    <w:rsid w:val="7BDAD220"/>
    <w:rsid w:val="7BEBB457"/>
    <w:rsid w:val="7BF70752"/>
    <w:rsid w:val="7BFBA95B"/>
    <w:rsid w:val="7C2AA3D5"/>
    <w:rsid w:val="7C2B3B52"/>
    <w:rsid w:val="7C2C29AB"/>
    <w:rsid w:val="7C36D88E"/>
    <w:rsid w:val="7C3FD123"/>
    <w:rsid w:val="7C40ADAB"/>
    <w:rsid w:val="7C415CDA"/>
    <w:rsid w:val="7C4D6505"/>
    <w:rsid w:val="7C5EE6D8"/>
    <w:rsid w:val="7C8D4720"/>
    <w:rsid w:val="7CBD6181"/>
    <w:rsid w:val="7CF9EF8C"/>
    <w:rsid w:val="7CFE59BA"/>
    <w:rsid w:val="7D2E3E27"/>
    <w:rsid w:val="7D532266"/>
    <w:rsid w:val="7D7ADE70"/>
    <w:rsid w:val="7D80DA6C"/>
    <w:rsid w:val="7D92B296"/>
    <w:rsid w:val="7DA91EE3"/>
    <w:rsid w:val="7DCC36DE"/>
    <w:rsid w:val="7DCDE9F5"/>
    <w:rsid w:val="7DD974E7"/>
    <w:rsid w:val="7DDC8B09"/>
    <w:rsid w:val="7DF017B4"/>
    <w:rsid w:val="7DF8BC38"/>
    <w:rsid w:val="7E2EF45E"/>
    <w:rsid w:val="7E4AB26C"/>
    <w:rsid w:val="7E563297"/>
    <w:rsid w:val="7E58D78C"/>
    <w:rsid w:val="7E82CD89"/>
    <w:rsid w:val="7E950073"/>
    <w:rsid w:val="7EA468B2"/>
    <w:rsid w:val="7EB03515"/>
    <w:rsid w:val="7EB3C6F0"/>
    <w:rsid w:val="7EDAF029"/>
    <w:rsid w:val="7EEC1040"/>
    <w:rsid w:val="7EF6B700"/>
    <w:rsid w:val="7F168273"/>
    <w:rsid w:val="7F282679"/>
    <w:rsid w:val="7F29C93C"/>
    <w:rsid w:val="7F4F30A9"/>
    <w:rsid w:val="7F82EC5D"/>
    <w:rsid w:val="7F8875D9"/>
    <w:rsid w:val="7F88E0AD"/>
    <w:rsid w:val="7F8FFF5C"/>
    <w:rsid w:val="7FC2D778"/>
    <w:rsid w:val="7FD23E15"/>
    <w:rsid w:val="7FD3AE28"/>
    <w:rsid w:val="7FE49D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D2005"/>
  <w15:chartTrackingRefBased/>
  <w15:docId w15:val="{C3720DF9-C54C-41E5-94D8-B6555BE29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5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5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27A"/>
    <w:rPr>
      <w:rFonts w:eastAsiaTheme="majorEastAsia" w:cstheme="majorBidi"/>
      <w:color w:val="272727" w:themeColor="text1" w:themeTint="D8"/>
    </w:rPr>
  </w:style>
  <w:style w:type="paragraph" w:styleId="Title">
    <w:name w:val="Title"/>
    <w:basedOn w:val="Normal"/>
    <w:next w:val="Normal"/>
    <w:link w:val="TitleChar"/>
    <w:uiPriority w:val="10"/>
    <w:qFormat/>
    <w:rsid w:val="008E5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27A"/>
    <w:pPr>
      <w:spacing w:before="160"/>
      <w:jc w:val="center"/>
    </w:pPr>
    <w:rPr>
      <w:i/>
      <w:iCs/>
      <w:color w:val="404040" w:themeColor="text1" w:themeTint="BF"/>
    </w:rPr>
  </w:style>
  <w:style w:type="character" w:customStyle="1" w:styleId="QuoteChar">
    <w:name w:val="Quote Char"/>
    <w:basedOn w:val="DefaultParagraphFont"/>
    <w:link w:val="Quote"/>
    <w:uiPriority w:val="29"/>
    <w:rsid w:val="008E527A"/>
    <w:rPr>
      <w:i/>
      <w:iCs/>
      <w:color w:val="404040" w:themeColor="text1" w:themeTint="BF"/>
    </w:rPr>
  </w:style>
  <w:style w:type="paragraph" w:styleId="ListParagraph">
    <w:name w:val="List Paragraph"/>
    <w:basedOn w:val="Normal"/>
    <w:uiPriority w:val="34"/>
    <w:qFormat/>
    <w:rsid w:val="008E527A"/>
    <w:pPr>
      <w:ind w:left="720"/>
      <w:contextualSpacing/>
    </w:pPr>
  </w:style>
  <w:style w:type="character" w:styleId="IntenseEmphasis">
    <w:name w:val="Intense Emphasis"/>
    <w:basedOn w:val="DefaultParagraphFont"/>
    <w:uiPriority w:val="21"/>
    <w:qFormat/>
    <w:rsid w:val="008E527A"/>
    <w:rPr>
      <w:i/>
      <w:iCs/>
      <w:color w:val="0F4761" w:themeColor="accent1" w:themeShade="BF"/>
    </w:rPr>
  </w:style>
  <w:style w:type="paragraph" w:styleId="IntenseQuote">
    <w:name w:val="Intense Quote"/>
    <w:basedOn w:val="Normal"/>
    <w:next w:val="Normal"/>
    <w:link w:val="IntenseQuoteChar"/>
    <w:uiPriority w:val="30"/>
    <w:qFormat/>
    <w:rsid w:val="008E5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27A"/>
    <w:rPr>
      <w:i/>
      <w:iCs/>
      <w:color w:val="0F4761" w:themeColor="accent1" w:themeShade="BF"/>
    </w:rPr>
  </w:style>
  <w:style w:type="character" w:styleId="IntenseReference">
    <w:name w:val="Intense Reference"/>
    <w:basedOn w:val="DefaultParagraphFont"/>
    <w:uiPriority w:val="32"/>
    <w:qFormat/>
    <w:rsid w:val="008E527A"/>
    <w:rPr>
      <w:b/>
      <w:bCs/>
      <w:smallCaps/>
      <w:color w:val="0F4761" w:themeColor="accent1" w:themeShade="BF"/>
      <w:spacing w:val="5"/>
    </w:rPr>
  </w:style>
  <w:style w:type="character" w:styleId="Hyperlink">
    <w:name w:val="Hyperlink"/>
    <w:basedOn w:val="DefaultParagraphFont"/>
    <w:uiPriority w:val="99"/>
    <w:unhideWhenUsed/>
    <w:rsid w:val="008E527A"/>
    <w:rPr>
      <w:color w:val="467886" w:themeColor="hyperlink"/>
      <w:u w:val="single"/>
    </w:rPr>
  </w:style>
  <w:style w:type="character" w:styleId="UnresolvedMention">
    <w:name w:val="Unresolved Mention"/>
    <w:basedOn w:val="DefaultParagraphFont"/>
    <w:uiPriority w:val="99"/>
    <w:semiHidden/>
    <w:unhideWhenUsed/>
    <w:rsid w:val="008E527A"/>
    <w:rPr>
      <w:color w:val="605E5C"/>
      <w:shd w:val="clear" w:color="auto" w:fill="E1DFDD"/>
    </w:rPr>
  </w:style>
  <w:style w:type="paragraph" w:styleId="Footer">
    <w:name w:val="footer"/>
    <w:basedOn w:val="Normal"/>
    <w:link w:val="FooterChar"/>
    <w:uiPriority w:val="99"/>
    <w:unhideWhenUsed/>
    <w:rsid w:val="00A43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32A"/>
  </w:style>
  <w:style w:type="paragraph" w:styleId="Header">
    <w:name w:val="header"/>
    <w:basedOn w:val="Normal"/>
    <w:link w:val="HeaderChar"/>
    <w:uiPriority w:val="99"/>
    <w:unhideWhenUsed/>
    <w:rsid w:val="005E29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9EF"/>
  </w:style>
  <w:style w:type="table" w:styleId="TableGrid">
    <w:name w:val="Table Grid"/>
    <w:basedOn w:val="TableNormal"/>
    <w:uiPriority w:val="39"/>
    <w:rsid w:val="00AD7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3F6D"/>
    <w:rPr>
      <w:sz w:val="16"/>
      <w:szCs w:val="16"/>
    </w:rPr>
  </w:style>
  <w:style w:type="paragraph" w:styleId="CommentText">
    <w:name w:val="annotation text"/>
    <w:basedOn w:val="Normal"/>
    <w:link w:val="CommentTextChar"/>
    <w:uiPriority w:val="99"/>
    <w:unhideWhenUsed/>
    <w:rsid w:val="001C3F6D"/>
    <w:pPr>
      <w:spacing w:line="240" w:lineRule="auto"/>
    </w:pPr>
    <w:rPr>
      <w:sz w:val="20"/>
      <w:szCs w:val="20"/>
    </w:rPr>
  </w:style>
  <w:style w:type="character" w:customStyle="1" w:styleId="CommentTextChar">
    <w:name w:val="Comment Text Char"/>
    <w:basedOn w:val="DefaultParagraphFont"/>
    <w:link w:val="CommentText"/>
    <w:uiPriority w:val="99"/>
    <w:rsid w:val="001C3F6D"/>
    <w:rPr>
      <w:sz w:val="20"/>
      <w:szCs w:val="20"/>
    </w:rPr>
  </w:style>
  <w:style w:type="paragraph" w:styleId="CommentSubject">
    <w:name w:val="annotation subject"/>
    <w:basedOn w:val="CommentText"/>
    <w:next w:val="CommentText"/>
    <w:link w:val="CommentSubjectChar"/>
    <w:uiPriority w:val="99"/>
    <w:semiHidden/>
    <w:unhideWhenUsed/>
    <w:rsid w:val="001C3F6D"/>
    <w:rPr>
      <w:b/>
      <w:bCs/>
    </w:rPr>
  </w:style>
  <w:style w:type="character" w:customStyle="1" w:styleId="CommentSubjectChar">
    <w:name w:val="Comment Subject Char"/>
    <w:basedOn w:val="CommentTextChar"/>
    <w:link w:val="CommentSubject"/>
    <w:uiPriority w:val="99"/>
    <w:semiHidden/>
    <w:rsid w:val="001C3F6D"/>
    <w:rPr>
      <w:b/>
      <w:bCs/>
      <w:sz w:val="20"/>
      <w:szCs w:val="20"/>
    </w:rPr>
  </w:style>
  <w:style w:type="character" w:styleId="Mention">
    <w:name w:val="Mention"/>
    <w:basedOn w:val="DefaultParagraphFont"/>
    <w:uiPriority w:val="99"/>
    <w:unhideWhenUsed/>
    <w:rsid w:val="001C3F6D"/>
    <w:rPr>
      <w:color w:val="2B579A"/>
      <w:shd w:val="clear" w:color="auto" w:fill="E1DFDD"/>
    </w:rPr>
  </w:style>
  <w:style w:type="character" w:styleId="FollowedHyperlink">
    <w:name w:val="FollowedHyperlink"/>
    <w:basedOn w:val="DefaultParagraphFont"/>
    <w:uiPriority w:val="99"/>
    <w:semiHidden/>
    <w:unhideWhenUsed/>
    <w:rsid w:val="00986EED"/>
    <w:rPr>
      <w:color w:val="96607D" w:themeColor="followedHyperlink"/>
      <w:u w:val="single"/>
    </w:rPr>
  </w:style>
  <w:style w:type="paragraph" w:styleId="TOCHeading">
    <w:name w:val="TOC Heading"/>
    <w:basedOn w:val="Heading1"/>
    <w:next w:val="Normal"/>
    <w:uiPriority w:val="39"/>
    <w:unhideWhenUsed/>
    <w:qFormat/>
    <w:rsid w:val="00986EE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6EED"/>
    <w:pPr>
      <w:spacing w:after="100"/>
    </w:pPr>
  </w:style>
  <w:style w:type="paragraph" w:styleId="TOC2">
    <w:name w:val="toc 2"/>
    <w:basedOn w:val="Normal"/>
    <w:next w:val="Normal"/>
    <w:autoRedefine/>
    <w:uiPriority w:val="39"/>
    <w:unhideWhenUsed/>
    <w:rsid w:val="00986EED"/>
    <w:pPr>
      <w:spacing w:after="100"/>
      <w:ind w:left="240"/>
    </w:pPr>
  </w:style>
  <w:style w:type="paragraph" w:styleId="TOC3">
    <w:name w:val="toc 3"/>
    <w:basedOn w:val="Normal"/>
    <w:next w:val="Normal"/>
    <w:autoRedefine/>
    <w:uiPriority w:val="39"/>
    <w:unhideWhenUsed/>
    <w:rsid w:val="00986EED"/>
    <w:pPr>
      <w:spacing w:after="100"/>
      <w:ind w:left="480"/>
    </w:pPr>
  </w:style>
  <w:style w:type="character" w:customStyle="1" w:styleId="s1">
    <w:name w:val="s1"/>
    <w:basedOn w:val="DefaultParagraphFont"/>
    <w:rsid w:val="00986EED"/>
  </w:style>
  <w:style w:type="paragraph" w:customStyle="1" w:styleId="p1">
    <w:name w:val="p1"/>
    <w:basedOn w:val="Normal"/>
    <w:rsid w:val="00986EE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86EE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986E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6E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42" Type="http://schemas.microsoft.com/office/2019/05/relationships/documenttasks" Target="documenttasks/documenttasks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2.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asurion-my.sharepoint.com/:x:/r/personal/meagan_malone_asurion_com/Documents/Ascend%20Tiger%20Team/Resources/Ascend%20Simulations.xlsx?d=w48870269875d47ecadd8e7d1f5eb8fb7&amp;csf=1&amp;web=1&amp;e=57w5g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5C99E98E-73D0-41B6-9397-B0A9CF7A6C62}">
    <t:Anchor>
      <t:Comment id="976572991"/>
    </t:Anchor>
    <t:History>
      <t:Event id="{6376E3B8-DC1B-4EB4-BD7B-56351B19F787}" time="2026-07-30T16:03:22.157Z">
        <t:Attribution userId="S::Meagan.Malone@asurion.com::d75986dc-4e04-4e58-a175-ec90f91869d0" userProvider="AD" userName="Malone, Meagan"/>
        <t:Anchor>
          <t:Comment id="1546431891"/>
        </t:Anchor>
        <t:Create/>
      </t:Event>
      <t:Event id="{21D8B2D2-2202-4DBF-A374-B816E6952EAF}" time="2026-07-30T16:03:22.157Z">
        <t:Attribution userId="S::Meagan.Malone@asurion.com::d75986dc-4e04-4e58-a175-ec90f91869d0" userProvider="AD" userName="Malone, Meagan"/>
        <t:Anchor>
          <t:Comment id="1546431891"/>
        </t:Anchor>
        <t:Assign userId="S::Elizabeth.Noble@asurion.com::cc8a6444-82c2-46d8-9a3f-e7f6006c9e3e" userProvider="AD" userName="Noble, Elizabeth"/>
      </t:Event>
      <t:Event id="{8646C732-195C-4364-B788-8292C26B1482}" time="2026-07-30T16:03:22.157Z">
        <t:Attribution userId="S::Meagan.Malone@asurion.com::d75986dc-4e04-4e58-a175-ec90f91869d0" userProvider="AD" userName="Malone, Meagan"/>
        <t:Anchor>
          <t:Comment id="1546431891"/>
        </t:Anchor>
        <t:SetTitle title="@Noble, Elizabeth can you let me know if this aligns to what you are thinking? Add a column that would include what simulation this would relate to and a column titled capabilities and state what capabilities we stated above would be related to that…"/>
      </t:Event>
    </t:History>
  </t:Task>
  <t:Task id="{E39C9293-BCD2-432D-8873-148BEE004B04}">
    <t:Anchor>
      <t:Comment id="1392674315"/>
    </t:Anchor>
    <t:History>
      <t:Event id="{96895CA9-B16C-4F5E-BE88-C50C6679448B}" time="2026-07-22T18:28:16.956Z">
        <t:Attribution userId="S::Meagan.Malone@asurion.com::d75986dc-4e04-4e58-a175-ec90f91869d0" userProvider="AD" userName="Malone, Meagan"/>
        <t:Anchor>
          <t:Comment id="1392674315"/>
        </t:Anchor>
        <t:Create/>
      </t:Event>
      <t:Event id="{726B3604-632F-4753-87B5-E2F89DBA53A7}" time="2026-07-22T18:28:16.956Z">
        <t:Attribution userId="S::Meagan.Malone@asurion.com::d75986dc-4e04-4e58-a175-ec90f91869d0" userProvider="AD" userName="Malone, Meagan"/>
        <t:Anchor>
          <t:Comment id="1392674315"/>
        </t:Anchor>
        <t:Assign userId="S::CarloAngelo.Velasquez@asurion.com::9ea951ae-8597-4840-90c7-f7c7c0b55025" userProvider="AD" userName="Velasquez, Gelo"/>
      </t:Event>
      <t:Event id="{A7E223CA-577C-4EDE-BB35-1E400F9616C1}" time="2026-07-22T18:28:16.956Z">
        <t:Attribution userId="S::Meagan.Malone@asurion.com::d75986dc-4e04-4e58-a175-ec90f91869d0" userProvider="AD" userName="Malone, Meagan"/>
        <t:Anchor>
          <t:Comment id="1392674315"/>
        </t:Anchor>
        <t:SetTitle title="@Velasquez, Gelo Can you move your simulations into this table please?"/>
      </t:Event>
      <t:Event id="{A07C6FD8-9221-47E1-AB2B-C0C0CEF29991}" time="2026-07-23T17:42:25.272Z">
        <t:Attribution userId="S::carloangelo.velasquez@asurion.com::9ea951ae-8597-4840-90c7-f7c7c0b55025" userProvider="AD" userName="Velasquez, Gelo"/>
        <t:Progress percentComplete="100"/>
      </t:Event>
    </t:History>
  </t:Task>
  <t:Task id="{C48FCDB1-7A91-40D5-816A-FDDD5CC2F64E}">
    <t:Anchor>
      <t:Comment id="1392844732"/>
    </t:Anchor>
    <t:History>
      <t:Event id="{E1BFF7F3-FE29-49C9-A815-279E316B981B}" time="2026-07-29T15:11:01.579Z">
        <t:Attribution userId="S::nate.friend@asurion.com::c035741c-4108-421b-97ac-12e4bc3d3c29" userProvider="AD" userName="Friend, Nate"/>
        <t:Anchor>
          <t:Comment id="1392844732"/>
        </t:Anchor>
        <t:Create/>
      </t:Event>
      <t:Event id="{5D930A2E-EBA8-4142-B013-EEF044EB66CC}" time="2026-07-29T15:11:01.579Z">
        <t:Attribution userId="S::nate.friend@asurion.com::c035741c-4108-421b-97ac-12e4bc3d3c29" userProvider="AD" userName="Friend, Nate"/>
        <t:Anchor>
          <t:Comment id="1392844732"/>
        </t:Anchor>
        <t:Assign userId="S::Meagan.Malone@asurion.com::d75986dc-4e04-4e58-a175-ec90f91869d0" userProvider="AD" userName="Malone, Meagan"/>
      </t:Event>
      <t:Event id="{87E588CA-FACE-4FE6-B46E-FBD02B75EC3F}" time="2026-07-29T15:11:01.579Z">
        <t:Attribution userId="S::nate.friend@asurion.com::c035741c-4108-421b-97ac-12e4bc3d3c29" userProvider="AD" userName="Friend, Nate"/>
        <t:Anchor>
          <t:Comment id="1392844732"/>
        </t:Anchor>
        <t:SetTitle title="@Malone, Meagan I'm about to start on this. Are there existing &quot;universal&quot; call flow resources somewhere? I haven't seen any content on a universal call flow. The only resource I know is the Helix article on the call flow. Should this video try to be …"/>
      </t:Event>
      <t:Event id="{0080DA5A-027E-48E3-9F2E-118AB7AEBB38}" time="2026-07-31T14:25:48.21Z">
        <t:Attribution userId="S::Meagan.Malone@asurion.com::d75986dc-4e04-4e58-a175-ec90f91869d0" userProvider="AD" userName="Malone, Meagan"/>
        <t:Progress percentComplete="100"/>
      </t:Event>
    </t:History>
  </t:Task>
  <t:Task id="{E1D63DB4-F569-42D5-8274-93D6BD8539CD}">
    <t:Anchor>
      <t:Comment id="196044960"/>
    </t:Anchor>
    <t:History>
      <t:Event id="{2C5FCC08-1BF7-4152-B8CE-B91D1516D97C}" time="2026-07-24T17:30:33.304Z">
        <t:Attribution userId="S::Meagan.Malone@asurion.com::d75986dc-4e04-4e58-a175-ec90f91869d0" userProvider="AD" userName="Malone, Meagan"/>
        <t:Anchor>
          <t:Comment id="1331653798"/>
        </t:Anchor>
        <t:Create/>
      </t:Event>
      <t:Event id="{5F08FE6D-7BF1-42EB-ABD4-92CC97A90417}" time="2026-07-24T17:30:33.304Z">
        <t:Attribution userId="S::Meagan.Malone@asurion.com::d75986dc-4e04-4e58-a175-ec90f91869d0" userProvider="AD" userName="Malone, Meagan"/>
        <t:Anchor>
          <t:Comment id="1331653798"/>
        </t:Anchor>
        <t:Assign userId="S::John.Essary@asurion.com::c81608cd-c493-4994-b9c2-84d52d0349bf" userProvider="AD" userName="Essary, John"/>
      </t:Event>
      <t:Event id="{8517D690-1674-4318-B9C1-4B2E815DFE21}" time="2026-07-24T17:30:33.304Z">
        <t:Attribution userId="S::Meagan.Malone@asurion.com::d75986dc-4e04-4e58-a175-ec90f91869d0" userProvider="AD" userName="Malone, Meagan"/>
        <t:Anchor>
          <t:Comment id="1331653798"/>
        </t:Anchor>
        <t:SetTitle title="@Essary, John @Friend, Nate is working on the update. "/>
      </t:Event>
      <t:Event id="{140668BB-A455-423C-A700-CC9BE882D0AE}" time="2026-07-24T17:30:52.746Z">
        <t:Attribution userId="S::Meagan.Malone@asurion.com::d75986dc-4e04-4e58-a175-ec90f91869d0" userProvider="AD" userName="Malone, Meagan"/>
        <t:Progress percentComplete="100"/>
      </t:Event>
      <t:Event id="{2DF13130-83B7-4696-9B9F-D1DB17993371}" time="2026-07-24T17:30:57.67Z">
        <t:Attribution userId="S::Meagan.Malone@asurion.com::d75986dc-4e04-4e58-a175-ec90f91869d0" userProvider="AD" userName="Malone, Meagan"/>
        <t:Progress percentComplete="0"/>
      </t:Event>
      <t:Event id="{573E5919-7C25-4185-B7B6-2CD7A585D383}" time="2026-07-24T17:31:13.427Z">
        <t:Attribution userId="S::Meagan.Malone@asurion.com::d75986dc-4e04-4e58-a175-ec90f91869d0" userProvider="AD" userName="Malone, Meagan"/>
        <t:Anchor>
          <t:Comment id="505230946"/>
        </t:Anchor>
        <t:UnassignAll/>
      </t:Event>
      <t:Event id="{907CEC1E-C37A-4537-B60B-91EF8744D4E6}" time="2026-07-24T17:31:13.427Z">
        <t:Attribution userId="S::Meagan.Malone@asurion.com::d75986dc-4e04-4e58-a175-ec90f91869d0" userProvider="AD" userName="Malone, Meagan"/>
        <t:Anchor>
          <t:Comment id="505230946"/>
        </t:Anchor>
        <t:Assign userId="S::Nate.Friend@asurion.com::c035741c-4108-421b-97ac-12e4bc3d3c29" userProvider="AD" userName="Friend, Nate"/>
      </t:Event>
      <t:Event id="{F1781A89-9542-403C-BB7F-49AB0B483222}" time="2026-07-24T18:49:39.773Z">
        <t:Attribution userId="S::nate.friend@asurion.com::c035741c-4108-421b-97ac-12e4bc3d3c29" userProvider="AD" userName="Friend, Nate"/>
        <t:Progress percentComplete="100"/>
      </t:Event>
    </t:History>
  </t:Task>
  <t:Task id="{29C501AD-3F26-4258-A2E6-B0F574806421}">
    <t:Anchor>
      <t:Comment id="1174575093"/>
    </t:Anchor>
    <t:History>
      <t:Event id="{B11295FA-4FBC-41FC-ADAD-85021DB702CA}" time="2026-08-05T16:33:33.042Z">
        <t:Attribution userId="S::Elizabeth.Noble@asurion.com::cc8a6444-82c2-46d8-9a3f-e7f6006c9e3e" userProvider="AD" userName="Noble, Elizabeth"/>
        <t:Anchor>
          <t:Comment id="1174575093"/>
        </t:Anchor>
        <t:Create/>
      </t:Event>
      <t:Event id="{F2ECA37B-E1B4-4F4C-B8B2-A6B12162C1C6}" time="2026-08-05T16:33:33.042Z">
        <t:Attribution userId="S::Elizabeth.Noble@asurion.com::cc8a6444-82c2-46d8-9a3f-e7f6006c9e3e" userProvider="AD" userName="Noble, Elizabeth"/>
        <t:Anchor>
          <t:Comment id="1174575093"/>
        </t:Anchor>
        <t:Assign userId="S::John.Essary@asurion.com::c81608cd-c493-4994-b9c2-84d52d0349bf" userProvider="AD" userName="Essary, John"/>
      </t:Event>
      <t:Event id="{FFF5DB84-6F91-4344-9679-20B3FAA519ED}" time="2026-08-05T16:33:33.042Z">
        <t:Attribution userId="S::Elizabeth.Noble@asurion.com::cc8a6444-82c2-46d8-9a3f-e7f6006c9e3e" userProvider="AD" userName="Noble, Elizabeth"/>
        <t:Anchor>
          <t:Comment id="1174575093"/>
        </t:Anchor>
        <t:SetTitle title="@Essary, John "/>
      </t:Event>
      <t:Event id="{9282BE85-FCFC-4BC1-B0DE-51BD92E4F91A}" time="2026-08-05T16:35:21.482Z">
        <t:Attribution userId="S::Elizabeth.Noble@asurion.com::cc8a6444-82c2-46d8-9a3f-e7f6006c9e3e" userProvider="AD" userName="Noble, Elizabeth"/>
        <t:Progress percentComplete="100"/>
      </t:Event>
    </t:History>
  </t:Task>
  <t:Task id="{5579796B-5F05-4A99-A49A-9E15090CBBE6}">
    <t:Anchor>
      <t:Comment id="1684406010"/>
    </t:Anchor>
    <t:History>
      <t:Event id="{7B86204F-C64C-48D0-A21C-691EE1046860}" time="2026-08-05T16:50:06.525Z">
        <t:Attribution userId="S::Elizabeth.Noble@asurion.com::cc8a6444-82c2-46d8-9a3f-e7f6006c9e3e" userProvider="AD" userName="Noble, Elizabeth"/>
        <t:Anchor>
          <t:Comment id="1684406010"/>
        </t:Anchor>
        <t:Create/>
      </t:Event>
      <t:Event id="{1688F060-77CB-4C7E-9101-DD0EF251BBD2}" time="2026-08-05T16:50:06.525Z">
        <t:Attribution userId="S::Elizabeth.Noble@asurion.com::cc8a6444-82c2-46d8-9a3f-e7f6006c9e3e" userProvider="AD" userName="Noble, Elizabeth"/>
        <t:Anchor>
          <t:Comment id="1684406010"/>
        </t:Anchor>
        <t:Assign userId="S::John.Essary@asurion.com::c81608cd-c493-4994-b9c2-84d52d0349bf" userProvider="AD" userName="Essary, John"/>
      </t:Event>
      <t:Event id="{06A3BB36-ABA7-4819-9E43-69D04EDC5AC0}" time="2026-08-05T16:50:06.525Z">
        <t:Attribution userId="S::Elizabeth.Noble@asurion.com::cc8a6444-82c2-46d8-9a3f-e7f6006c9e3e" userProvider="AD" userName="Noble, Elizabeth"/>
        <t:Anchor>
          <t:Comment id="1684406010"/>
        </t:Anchor>
        <t:SetTitle title="@Essary, John Add a classification for full end to end scenarios so that @Henriquez, Karla and @Taylor, Nathan can identify what ObserveAI can do by 9/14"/>
      </t:Event>
    </t:History>
  </t:Task>
  <t:Task id="{848607E7-9CB0-435C-923B-DA028B5660DF}">
    <t:Anchor>
      <t:Comment id="220337337"/>
    </t:Anchor>
    <t:History>
      <t:Event id="{5FD81753-5084-4A74-B181-8E6DE7AC3DF1}" time="2026-07-23T18:29:24.996Z">
        <t:Attribution userId="S::alexandra.ritter@asurion.com::9a59bc27-7ab5-41b8-8517-431624c3df1a" userProvider="AD" userName="Ritter, Alexandra"/>
        <t:Anchor>
          <t:Comment id="220337337"/>
        </t:Anchor>
        <t:Create/>
      </t:Event>
      <t:Event id="{BA3F0068-99CB-4120-84D3-354D04198888}" time="2026-07-23T18:29:24.996Z">
        <t:Attribution userId="S::alexandra.ritter@asurion.com::9a59bc27-7ab5-41b8-8517-431624c3df1a" userProvider="AD" userName="Ritter, Alexandra"/>
        <t:Anchor>
          <t:Comment id="220337337"/>
        </t:Anchor>
        <t:Assign userId="S::Meagan.Malone@asurion.com::d75986dc-4e04-4e58-a175-ec90f91869d0" userProvider="AD" userName="Malone, Meagan"/>
      </t:Event>
      <t:Event id="{DD7AD711-2595-4200-807E-C033F3A8DF4C}" time="2026-07-23T18:29:24.996Z">
        <t:Attribution userId="S::alexandra.ritter@asurion.com::9a59bc27-7ab5-41b8-8517-431624c3df1a" userProvider="AD" userName="Ritter, Alexandra"/>
        <t:Anchor>
          <t:Comment id="220337337"/>
        </t:Anchor>
        <t:SetTitle title="@Malone, Meagan assuming a screenshot will be loaded in here to replace but calling out this just in case"/>
      </t:Event>
      <t:Event id="{64864A4E-3F30-4F8B-AC69-9EE60AFAC875}" time="2026-07-23T20:24:47.234Z">
        <t:Attribution userId="S::Meagan.Malone@asurion.com::d75986dc-4e04-4e58-a175-ec90f91869d0" userProvider="AD" userName="Malone, Meagan"/>
        <t:Progress percentComplete="100"/>
      </t:Event>
    </t:History>
  </t:Task>
  <t:Task id="{CE7FD11E-CA80-4705-BFEB-248C5F7AAE58}">
    <t:Anchor>
      <t:Comment id="1844980726"/>
    </t:Anchor>
    <t:History>
      <t:Event id="{85A01739-5EF2-47FF-8225-2730A05EED14}" time="2026-08-05T16:01:29.437Z">
        <t:Attribution userId="S::Elizabeth.Noble@asurion.com::cc8a6444-82c2-46d8-9a3f-e7f6006c9e3e" userProvider="AD" userName="Noble, Elizabeth"/>
        <t:Anchor>
          <t:Comment id="1844980726"/>
        </t:Anchor>
        <t:Create/>
      </t:Event>
      <t:Event id="{114D1F2D-A72A-47FE-ACCD-4C58407C16DD}" time="2026-08-05T16:01:29.437Z">
        <t:Attribution userId="S::Elizabeth.Noble@asurion.com::cc8a6444-82c2-46d8-9a3f-e7f6006c9e3e" userProvider="AD" userName="Noble, Elizabeth"/>
        <t:Anchor>
          <t:Comment id="1844980726"/>
        </t:Anchor>
        <t:Assign userId="S::Meagan.Malone@asurion.com::d75986dc-4e04-4e58-a175-ec90f91869d0" userProvider="AD" userName="Malone, Meagan"/>
      </t:Event>
      <t:Event id="{CC0AFCB4-88E1-4EC8-B3A7-2A723A269F71}" time="2026-08-05T16:01:29.437Z">
        <t:Attribution userId="S::Elizabeth.Noble@asurion.com::cc8a6444-82c2-46d8-9a3f-e7f6006c9e3e" userProvider="AD" userName="Noble, Elizabeth"/>
        <t:Anchor>
          <t:Comment id="1844980726"/>
        </t:Anchor>
        <t:SetTitle title="@Malone, Meagan can you add a completion column for each of these tables in each learning block? would be good to know in progress, completed/approved, not started"/>
      </t:Event>
    </t:History>
  </t:Task>
  <t:Task id="{3CA62E2F-9248-47A7-884C-4857E52876CD}">
    <t:Anchor>
      <t:Comment id="1551396252"/>
    </t:Anchor>
    <t:History>
      <t:Event id="{FB641844-AE03-4B41-917E-6D4A3BB3126B}" time="2026-07-22T21:00:44.764Z">
        <t:Attribution userId="S::Meagan.Malone@asurion.com::d75986dc-4e04-4e58-a175-ec90f91869d0" userProvider="AD" userName="Malone, Meagan"/>
        <t:Anchor>
          <t:Comment id="1551396252"/>
        </t:Anchor>
        <t:Create/>
      </t:Event>
      <t:Event id="{849843F0-2215-4276-BACD-DFB206CEA759}" time="2026-07-22T21:00:44.764Z">
        <t:Attribution userId="S::Meagan.Malone@asurion.com::d75986dc-4e04-4e58-a175-ec90f91869d0" userProvider="AD" userName="Malone, Meagan"/>
        <t:Anchor>
          <t:Comment id="1551396252"/>
        </t:Anchor>
        <t:Assign userId="S::CarloAngelo.Velasquez@asurion.com::9ea951ae-8597-4840-90c7-f7c7c0b55025" userProvider="AD" userName="Velasquez, Gelo"/>
      </t:Event>
      <t:Event id="{4E443771-6370-4504-85EF-B84B4657C5E6}" time="2026-07-22T21:00:44.764Z">
        <t:Attribution userId="S::Meagan.Malone@asurion.com::d75986dc-4e04-4e58-a175-ec90f91869d0" userProvider="AD" userName="Malone, Meagan"/>
        <t:Anchor>
          <t:Comment id="1551396252"/>
        </t:Anchor>
        <t:SetTitle title="@Velasquez, Gelo can you move your simulations for device concerns from below to this table?"/>
      </t:Event>
      <t:Event id="{EED8BC49-286B-418D-966D-4226FFD0A696}" time="2026-07-23T17:34:19.868Z">
        <t:Attribution userId="S::carloangelo.velasquez@asurion.com::9ea951ae-8597-4840-90c7-f7c7c0b55025" userProvider="AD" userName="Velasquez, Gelo"/>
        <t:Progress percentComplete="100"/>
      </t:Event>
    </t:History>
  </t:Task>
  <t:Task id="{1D37176B-C998-4F75-802D-9A1A748D302B}">
    <t:Anchor>
      <t:Comment id="1502098694"/>
    </t:Anchor>
    <t:History>
      <t:Event id="{C9093FA6-D4B6-482C-AD0F-1F9C273B3EEC}" time="2026-08-18T17:18:49.3Z">
        <t:Attribution userId="S::alexandra.ritter@asurion.com::9a59bc27-7ab5-41b8-8517-431624c3df1a" userProvider="AD" userName="Ritter, Alexandra"/>
        <t:Anchor>
          <t:Comment id="1502098694"/>
        </t:Anchor>
        <t:Create/>
      </t:Event>
      <t:Event id="{00EB717E-441B-431C-8E82-5E42EE4DCB7D}" time="2026-08-18T17:18:49.3Z">
        <t:Attribution userId="S::alexandra.ritter@asurion.com::9a59bc27-7ab5-41b8-8517-431624c3df1a" userProvider="AD" userName="Ritter, Alexandra"/>
        <t:Anchor>
          <t:Comment id="1502098694"/>
        </t:Anchor>
        <t:Assign userId="S::Meagan.Malone@asurion.com::d75986dc-4e04-4e58-a175-ec90f91869d0" userProvider="AD" userName="Malone, Meagan"/>
      </t:Event>
      <t:Event id="{8FF877CE-7903-48FF-BA7C-5E4689A0D573}" time="2026-08-18T17:18:49.3Z">
        <t:Attribution userId="S::alexandra.ritter@asurion.com::9a59bc27-7ab5-41b8-8517-431624c3df1a" userProvider="AD" userName="Ritter, Alexandra"/>
        <t:Anchor>
          <t:Comment id="1502098694"/>
        </t:Anchor>
        <t:SetTitle title="Why do we call these out here? @Malone, Meagan"/>
      </t:Event>
    </t:History>
  </t:Task>
  <t:Task id="{65E8320D-B3BE-4775-9630-448641036796}">
    <t:Anchor>
      <t:Comment id="1653000911"/>
    </t:Anchor>
    <t:History>
      <t:Event id="{F8C103EB-C139-462B-BE54-4560B970F27D}" time="2026-07-29T14:51:51.78Z">
        <t:Attribution userId="S::Meagan.Malone@asurion.com::d75986dc-4e04-4e58-a175-ec90f91869d0" userProvider="AD" userName="Malone, Meagan"/>
        <t:Anchor>
          <t:Comment id="1825890792"/>
        </t:Anchor>
        <t:Create/>
      </t:Event>
      <t:Event id="{F5FE89C6-BCD9-4DC8-B738-C9ADFC8E6FA0}" time="2026-07-29T14:51:51.78Z">
        <t:Attribution userId="S::Meagan.Malone@asurion.com::d75986dc-4e04-4e58-a175-ec90f91869d0" userProvider="AD" userName="Malone, Meagan"/>
        <t:Anchor>
          <t:Comment id="1825890792"/>
        </t:Anchor>
        <t:Assign userId="S::Elizabeth.Noble@asurion.com::cc8a6444-82c2-46d8-9a3f-e7f6006c9e3e" userProvider="AD" userName="Noble, Elizabeth"/>
      </t:Event>
      <t:Event id="{BAEF26AB-F6A9-4949-8AC2-D87617C76F9B}" time="2026-07-29T14:51:51.78Z">
        <t:Attribution userId="S::Meagan.Malone@asurion.com::d75986dc-4e04-4e58-a175-ec90f91869d0" userProvider="AD" userName="Malone, Meagan"/>
        <t:Anchor>
          <t:Comment id="1825890792"/>
        </t:Anchor>
        <t:SetTitle title="@Noble, Elizabeth I will be updating this but we just learned from TD that they are now able to do the new hire check in ticket on the Friday before and get Experts into their systems a lot sooner. We are also working to see if TD has ChatGPT like we…"/>
      </t:Event>
      <t:Event id="{36366E8B-9B29-415B-B6DA-4D825692A9C8}" time="2026-07-31T12:24:41.718Z">
        <t:Attribution userId="S::Meagan.Malone@asurion.com::d75986dc-4e04-4e58-a175-ec90f91869d0" userProvider="AD" userName="Malone, Meaga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D5D0E-7209-464F-BD88-D4EA22713F71}">
  <ds:schemaRefs>
    <ds:schemaRef ds:uri="http://schemas.openxmlformats.org/officeDocument/2006/bibliography"/>
  </ds:schemaRefs>
</ds:datastoreItem>
</file>

<file path=docMetadata/LabelInfo.xml><?xml version="1.0" encoding="utf-8"?>
<clbl:labelList xmlns:clbl="http://schemas.microsoft.com/office/2020/mipLabelMetadata">
  <clbl:label id="{2b80b92f-9448-407d-bb92-436ea878fe95}" enabled="1" method="Standard" siteId="{64e5ad32-cb04-44df-8896-bed5d7792429}" contentBits="2" removed="0"/>
</clbl:labelList>
</file>

<file path=docProps/app.xml><?xml version="1.0" encoding="utf-8"?>
<Properties xmlns="http://schemas.openxmlformats.org/officeDocument/2006/extended-properties" xmlns:vt="http://schemas.openxmlformats.org/officeDocument/2006/docPropsVTypes">
  <Template>Normal.dotm</Template>
  <TotalTime>13937</TotalTime>
  <Pages>1</Pages>
  <Words>23094</Words>
  <Characters>131642</Characters>
  <Application>Microsoft Office Word</Application>
  <DocSecurity>4</DocSecurity>
  <Lines>1097</Lines>
  <Paragraphs>308</Paragraphs>
  <ScaleCrop>false</ScaleCrop>
  <Company>Asurion</Company>
  <LinksUpToDate>false</LinksUpToDate>
  <CharactersWithSpaces>154428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Malone, Meagan</dc:creator>
  <cp:keywords/>
  <dc:description/>
  <cp:lastModifiedBy>Malone, Meagan</cp:lastModifiedBy>
  <cp:revision>2732</cp:revision>
  <dcterms:created xsi:type="dcterms:W3CDTF">2026-07-21T05:14:00Z</dcterms:created>
  <dcterms:modified xsi:type="dcterms:W3CDTF">2026-08-31T18:50:00Z</dcterms:modified>
</cp:coreProperties>
</file>